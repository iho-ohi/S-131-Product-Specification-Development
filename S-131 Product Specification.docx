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C26C1B1" w:rsidR="009E40BB" w:rsidRPr="00A275C8" w:rsidRDefault="009E40BB" w:rsidP="00092544">
                              <w:pPr>
                                <w:rPr>
                                  <w:b/>
                                </w:rPr>
                              </w:pPr>
                              <w:r>
                                <w:rPr>
                                  <w:b/>
                                </w:rPr>
                                <w:t>S-131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7E77AD52" w14:textId="28F898A0" w:rsidR="009E40BB" w:rsidRDefault="009E40BB"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Marine Harbour Infrastructure (MHI) Product Specification</w:t>
                              </w:r>
                            </w:p>
                            <w:p w14:paraId="50412CE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6F63AAF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5DA205BE" w14:textId="323CD18E" w:rsidR="009E40BB" w:rsidRPr="00FD27EE" w:rsidRDefault="009E40BB"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ins w:id="0" w:author="Raphael Malyankar" w:date="2022-08-20T22:05:00Z">
                                <w:del w:id="1" w:author="Jens Søe Christiansen" w:date="2025-06-27T11:56:00Z">
                                  <w:r w:rsidDel="002F2BAA">
                                    <w:rPr>
                                      <w:rFonts w:ascii="Arial" w:hAnsi="Arial" w:cs="HelveticaNeueLT Std Med"/>
                                      <w:b/>
                                      <w:color w:val="00004C"/>
                                      <w:sz w:val="28"/>
                                      <w:szCs w:val="28"/>
                                    </w:rPr>
                                    <w:delText>0</w:delText>
                                  </w:r>
                                </w:del>
                              </w:ins>
                              <w:ins w:id="2" w:author="Jens Søe Christiansen" w:date="2025-06-27T11:56:00Z">
                                <w:r w:rsidR="002F2BAA">
                                  <w:rPr>
                                    <w:rFonts w:ascii="Arial" w:hAnsi="Arial" w:cs="HelveticaNeueLT Std Med"/>
                                    <w:b/>
                                    <w:color w:val="00004C"/>
                                    <w:sz w:val="28"/>
                                    <w:szCs w:val="28"/>
                                  </w:rPr>
                                  <w:t>1</w:t>
                                </w:r>
                              </w:ins>
                              <w:r w:rsidRPr="00194C42">
                                <w:rPr>
                                  <w:rFonts w:ascii="Arial" w:hAnsi="Arial" w:cs="HelveticaNeueLT Std Med"/>
                                  <w:b/>
                                  <w:color w:val="00004C"/>
                                  <w:sz w:val="28"/>
                                  <w:szCs w:val="28"/>
                                </w:rPr>
                                <w:t>.0</w:t>
                              </w:r>
                              <w:del w:id="3" w:author="Jens Søe Christiansen" w:date="2025-06-27T11:56:00Z">
                                <w:r w:rsidDel="002F2BAA">
                                  <w:rPr>
                                    <w:rFonts w:ascii="Arial" w:hAnsi="Arial" w:cs="HelveticaNeueLT Std Med"/>
                                    <w:b/>
                                    <w:color w:val="00004C"/>
                                    <w:sz w:val="28"/>
                                    <w:szCs w:val="28"/>
                                  </w:rPr>
                                  <w:delText>.</w:delText>
                                </w:r>
                              </w:del>
                              <w:ins w:id="4" w:author="Raphael Malyankar" w:date="2022-09-06T20:17:00Z">
                                <w:del w:id="5" w:author="Jens Søe Christiansen" w:date="2025-06-27T11:56:00Z">
                                  <w:r w:rsidDel="002F2BAA">
                                    <w:rPr>
                                      <w:rFonts w:ascii="Arial" w:hAnsi="Arial" w:cs="HelveticaNeueLT Std Med"/>
                                      <w:b/>
                                      <w:color w:val="00004C"/>
                                      <w:sz w:val="28"/>
                                      <w:szCs w:val="28"/>
                                    </w:rPr>
                                    <w:delText>2022</w:delText>
                                  </w:r>
                                </w:del>
                              </w:ins>
                              <w:ins w:id="6" w:author="Raphael Malyankar" w:date="2022-11-15T00:02:00Z">
                                <w:del w:id="7" w:author="Jens Søe Christiansen" w:date="2025-06-27T11:56:00Z">
                                  <w:r w:rsidDel="002F2BAA">
                                    <w:rPr>
                                      <w:rFonts w:ascii="Arial" w:hAnsi="Arial" w:cs="HelveticaNeueLT Std Med"/>
                                      <w:b/>
                                      <w:color w:val="00004C"/>
                                      <w:sz w:val="28"/>
                                      <w:szCs w:val="28"/>
                                    </w:rPr>
                                    <w:delText>1</w:delText>
                                  </w:r>
                                </w:del>
                              </w:ins>
                              <w:ins w:id="8" w:author="Raphael Malyankar" w:date="2023-01-10T14:07:00Z">
                                <w:del w:id="9" w:author="Jens Søe Christiansen" w:date="2025-06-27T11:56:00Z">
                                  <w:r w:rsidDel="002F2BAA">
                                    <w:rPr>
                                      <w:rFonts w:ascii="Arial" w:hAnsi="Arial" w:cs="HelveticaNeueLT Std Med"/>
                                      <w:b/>
                                      <w:color w:val="00004C"/>
                                      <w:sz w:val="28"/>
                                      <w:szCs w:val="28"/>
                                    </w:rPr>
                                    <w:delText>231</w:delText>
                                  </w:r>
                                </w:del>
                              </w:ins>
                              <w:ins w:id="10" w:author="Raphael Malyankar" w:date="2022-09-06T20:17:00Z">
                                <w:del w:id="11" w:author="Jens Søe Christiansen" w:date="2025-06-27T11:56:00Z">
                                  <w:r w:rsidRPr="00194C42" w:rsidDel="002F2BAA">
                                    <w:rPr>
                                      <w:rFonts w:ascii="Arial" w:hAnsi="Arial" w:cs="HelveticaNeueLT Std Med"/>
                                      <w:b/>
                                      <w:color w:val="00004C"/>
                                      <w:sz w:val="28"/>
                                      <w:szCs w:val="28"/>
                                    </w:rPr>
                                    <w:delText xml:space="preserve"> </w:delText>
                                  </w:r>
                                </w:del>
                              </w:ins>
                              <w:del w:id="12" w:author="Jens Søe Christiansen" w:date="2025-06-27T11:56:00Z">
                                <w:r w:rsidRPr="00194C42" w:rsidDel="002F2BAA">
                                  <w:rPr>
                                    <w:rFonts w:ascii="Arial" w:hAnsi="Arial" w:cs="HelveticaNeueLT Std Med"/>
                                    <w:b/>
                                    <w:color w:val="00004C"/>
                                    <w:sz w:val="28"/>
                                    <w:szCs w:val="28"/>
                                  </w:rPr>
                                  <w:delText xml:space="preserve">– </w:delText>
                                </w:r>
                              </w:del>
                              <w:ins w:id="13" w:author="Raphael Malyankar" w:date="2023-01-10T14:07:00Z">
                                <w:del w:id="14" w:author="Jens Søe Christiansen" w:date="2025-06-27T11:56:00Z">
                                  <w:r w:rsidDel="002F2BAA">
                                    <w:rPr>
                                      <w:rFonts w:ascii="Arial" w:hAnsi="Arial" w:cs="HelveticaNeueLT Std Med"/>
                                      <w:b/>
                                      <w:color w:val="FF0000"/>
                                      <w:sz w:val="28"/>
                                      <w:szCs w:val="28"/>
                                    </w:rPr>
                                    <w:delText>Dece</w:delText>
                                  </w:r>
                                </w:del>
                              </w:ins>
                              <w:ins w:id="15" w:author="Raphael Malyankar" w:date="2023-01-10T14:08:00Z">
                                <w:del w:id="16" w:author="Jens Søe Christiansen" w:date="2025-06-27T11:56:00Z">
                                  <w:r w:rsidDel="002F2BAA">
                                    <w:rPr>
                                      <w:rFonts w:ascii="Arial" w:hAnsi="Arial" w:cs="HelveticaNeueLT Std Med"/>
                                      <w:b/>
                                      <w:color w:val="FF0000"/>
                                      <w:sz w:val="28"/>
                                      <w:szCs w:val="28"/>
                                    </w:rPr>
                                    <w:delText>mber</w:delText>
                                  </w:r>
                                </w:del>
                              </w:ins>
                              <w:ins w:id="17" w:author="Raphael Malyankar" w:date="2022-11-20T21:51:00Z">
                                <w:del w:id="18" w:author="Jens Søe Christiansen" w:date="2025-06-27T11:56:00Z">
                                  <w:r w:rsidRPr="00194C42" w:rsidDel="002F2BAA">
                                    <w:rPr>
                                      <w:rFonts w:ascii="Arial" w:hAnsi="Arial" w:cs="HelveticaNeueLT Std Med"/>
                                      <w:b/>
                                      <w:color w:val="00004C"/>
                                      <w:sz w:val="28"/>
                                      <w:szCs w:val="28"/>
                                    </w:rPr>
                                    <w:delText xml:space="preserve"> </w:delText>
                                  </w:r>
                                </w:del>
                              </w:ins>
                              <w:del w:id="19" w:author="Jens Søe Christiansen" w:date="2025-06-27T11:56:00Z">
                                <w:r w:rsidRPr="00194C42" w:rsidDel="002F2BAA">
                                  <w:rPr>
                                    <w:rFonts w:ascii="Arial" w:hAnsi="Arial" w:cs="HelveticaNeueLT Std Med"/>
                                    <w:b/>
                                    <w:color w:val="00004C"/>
                                    <w:sz w:val="28"/>
                                    <w:szCs w:val="28"/>
                                  </w:rPr>
                                  <w:delText>20</w:delText>
                                </w:r>
                                <w:r w:rsidRPr="000E796C" w:rsidDel="002F2BAA">
                                  <w:rPr>
                                    <w:rFonts w:ascii="Arial" w:hAnsi="Arial" w:cs="HelveticaNeueLT Std Med"/>
                                    <w:b/>
                                    <w:color w:val="00004C"/>
                                    <w:sz w:val="28"/>
                                    <w:szCs w:val="28"/>
                                  </w:rPr>
                                  <w:delText>2</w:delText>
                                </w:r>
                                <w:r w:rsidDel="002F2BAA">
                                  <w:rPr>
                                    <w:rFonts w:ascii="Arial" w:hAnsi="Arial" w:cs="HelveticaNeueLT Std Med"/>
                                    <w:b/>
                                    <w:color w:val="00004C"/>
                                    <w:sz w:val="28"/>
                                    <w:szCs w:val="28"/>
                                  </w:rPr>
                                  <w:delText>2</w:delText>
                                </w:r>
                              </w:del>
                            </w:p>
                            <w:p w14:paraId="2BC31F5E"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7972EB7"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DE80CF3" w14:textId="77777777" w:rsidR="009E40BB" w:rsidRPr="00FD27EE" w:rsidRDefault="009E40BB"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C26C1B1" w:rsidR="009E40BB" w:rsidRPr="00A275C8" w:rsidRDefault="009E40BB" w:rsidP="00092544">
                        <w:pPr>
                          <w:rPr>
                            <w:b/>
                          </w:rPr>
                        </w:pPr>
                        <w:r>
                          <w:rPr>
                            <w:b/>
                          </w:rPr>
                          <w:t>S-131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7E77AD52" w14:textId="28F898A0" w:rsidR="009E40BB" w:rsidRDefault="009E40BB"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Marine Harbour Infrastructure (MHI) Product Specification</w:t>
                        </w:r>
                      </w:p>
                      <w:p w14:paraId="50412CE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6F63AAF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5DA205BE" w14:textId="323CD18E" w:rsidR="009E40BB" w:rsidRPr="00FD27EE" w:rsidRDefault="009E40BB"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ins w:id="20" w:author="Raphael Malyankar" w:date="2022-08-20T22:05:00Z">
                          <w:del w:id="21" w:author="Jens Søe Christiansen" w:date="2025-06-27T11:56:00Z">
                            <w:r w:rsidDel="002F2BAA">
                              <w:rPr>
                                <w:rFonts w:ascii="Arial" w:hAnsi="Arial" w:cs="HelveticaNeueLT Std Med"/>
                                <w:b/>
                                <w:color w:val="00004C"/>
                                <w:sz w:val="28"/>
                                <w:szCs w:val="28"/>
                              </w:rPr>
                              <w:delText>0</w:delText>
                            </w:r>
                          </w:del>
                        </w:ins>
                        <w:ins w:id="22" w:author="Jens Søe Christiansen" w:date="2025-06-27T11:56:00Z">
                          <w:r w:rsidR="002F2BAA">
                            <w:rPr>
                              <w:rFonts w:ascii="Arial" w:hAnsi="Arial" w:cs="HelveticaNeueLT Std Med"/>
                              <w:b/>
                              <w:color w:val="00004C"/>
                              <w:sz w:val="28"/>
                              <w:szCs w:val="28"/>
                            </w:rPr>
                            <w:t>1</w:t>
                          </w:r>
                        </w:ins>
                        <w:r w:rsidRPr="00194C42">
                          <w:rPr>
                            <w:rFonts w:ascii="Arial" w:hAnsi="Arial" w:cs="HelveticaNeueLT Std Med"/>
                            <w:b/>
                            <w:color w:val="00004C"/>
                            <w:sz w:val="28"/>
                            <w:szCs w:val="28"/>
                          </w:rPr>
                          <w:t>.0</w:t>
                        </w:r>
                        <w:del w:id="23" w:author="Jens Søe Christiansen" w:date="2025-06-27T11:56:00Z">
                          <w:r w:rsidDel="002F2BAA">
                            <w:rPr>
                              <w:rFonts w:ascii="Arial" w:hAnsi="Arial" w:cs="HelveticaNeueLT Std Med"/>
                              <w:b/>
                              <w:color w:val="00004C"/>
                              <w:sz w:val="28"/>
                              <w:szCs w:val="28"/>
                            </w:rPr>
                            <w:delText>.</w:delText>
                          </w:r>
                        </w:del>
                        <w:ins w:id="24" w:author="Raphael Malyankar" w:date="2022-09-06T20:17:00Z">
                          <w:del w:id="25" w:author="Jens Søe Christiansen" w:date="2025-06-27T11:56:00Z">
                            <w:r w:rsidDel="002F2BAA">
                              <w:rPr>
                                <w:rFonts w:ascii="Arial" w:hAnsi="Arial" w:cs="HelveticaNeueLT Std Med"/>
                                <w:b/>
                                <w:color w:val="00004C"/>
                                <w:sz w:val="28"/>
                                <w:szCs w:val="28"/>
                              </w:rPr>
                              <w:delText>2022</w:delText>
                            </w:r>
                          </w:del>
                        </w:ins>
                        <w:ins w:id="26" w:author="Raphael Malyankar" w:date="2022-11-15T00:02:00Z">
                          <w:del w:id="27" w:author="Jens Søe Christiansen" w:date="2025-06-27T11:56:00Z">
                            <w:r w:rsidDel="002F2BAA">
                              <w:rPr>
                                <w:rFonts w:ascii="Arial" w:hAnsi="Arial" w:cs="HelveticaNeueLT Std Med"/>
                                <w:b/>
                                <w:color w:val="00004C"/>
                                <w:sz w:val="28"/>
                                <w:szCs w:val="28"/>
                              </w:rPr>
                              <w:delText>1</w:delText>
                            </w:r>
                          </w:del>
                        </w:ins>
                        <w:ins w:id="28" w:author="Raphael Malyankar" w:date="2023-01-10T14:07:00Z">
                          <w:del w:id="29" w:author="Jens Søe Christiansen" w:date="2025-06-27T11:56:00Z">
                            <w:r w:rsidDel="002F2BAA">
                              <w:rPr>
                                <w:rFonts w:ascii="Arial" w:hAnsi="Arial" w:cs="HelveticaNeueLT Std Med"/>
                                <w:b/>
                                <w:color w:val="00004C"/>
                                <w:sz w:val="28"/>
                                <w:szCs w:val="28"/>
                              </w:rPr>
                              <w:delText>231</w:delText>
                            </w:r>
                          </w:del>
                        </w:ins>
                        <w:ins w:id="30" w:author="Raphael Malyankar" w:date="2022-09-06T20:17:00Z">
                          <w:del w:id="31" w:author="Jens Søe Christiansen" w:date="2025-06-27T11:56:00Z">
                            <w:r w:rsidRPr="00194C42" w:rsidDel="002F2BAA">
                              <w:rPr>
                                <w:rFonts w:ascii="Arial" w:hAnsi="Arial" w:cs="HelveticaNeueLT Std Med"/>
                                <w:b/>
                                <w:color w:val="00004C"/>
                                <w:sz w:val="28"/>
                                <w:szCs w:val="28"/>
                              </w:rPr>
                              <w:delText xml:space="preserve"> </w:delText>
                            </w:r>
                          </w:del>
                        </w:ins>
                        <w:del w:id="32" w:author="Jens Søe Christiansen" w:date="2025-06-27T11:56:00Z">
                          <w:r w:rsidRPr="00194C42" w:rsidDel="002F2BAA">
                            <w:rPr>
                              <w:rFonts w:ascii="Arial" w:hAnsi="Arial" w:cs="HelveticaNeueLT Std Med"/>
                              <w:b/>
                              <w:color w:val="00004C"/>
                              <w:sz w:val="28"/>
                              <w:szCs w:val="28"/>
                            </w:rPr>
                            <w:delText xml:space="preserve">– </w:delText>
                          </w:r>
                        </w:del>
                        <w:ins w:id="33" w:author="Raphael Malyankar" w:date="2023-01-10T14:07:00Z">
                          <w:del w:id="34" w:author="Jens Søe Christiansen" w:date="2025-06-27T11:56:00Z">
                            <w:r w:rsidDel="002F2BAA">
                              <w:rPr>
                                <w:rFonts w:ascii="Arial" w:hAnsi="Arial" w:cs="HelveticaNeueLT Std Med"/>
                                <w:b/>
                                <w:color w:val="FF0000"/>
                                <w:sz w:val="28"/>
                                <w:szCs w:val="28"/>
                              </w:rPr>
                              <w:delText>Dece</w:delText>
                            </w:r>
                          </w:del>
                        </w:ins>
                        <w:ins w:id="35" w:author="Raphael Malyankar" w:date="2023-01-10T14:08:00Z">
                          <w:del w:id="36" w:author="Jens Søe Christiansen" w:date="2025-06-27T11:56:00Z">
                            <w:r w:rsidDel="002F2BAA">
                              <w:rPr>
                                <w:rFonts w:ascii="Arial" w:hAnsi="Arial" w:cs="HelveticaNeueLT Std Med"/>
                                <w:b/>
                                <w:color w:val="FF0000"/>
                                <w:sz w:val="28"/>
                                <w:szCs w:val="28"/>
                              </w:rPr>
                              <w:delText>mber</w:delText>
                            </w:r>
                          </w:del>
                        </w:ins>
                        <w:ins w:id="37" w:author="Raphael Malyankar" w:date="2022-11-20T21:51:00Z">
                          <w:del w:id="38" w:author="Jens Søe Christiansen" w:date="2025-06-27T11:56:00Z">
                            <w:r w:rsidRPr="00194C42" w:rsidDel="002F2BAA">
                              <w:rPr>
                                <w:rFonts w:ascii="Arial" w:hAnsi="Arial" w:cs="HelveticaNeueLT Std Med"/>
                                <w:b/>
                                <w:color w:val="00004C"/>
                                <w:sz w:val="28"/>
                                <w:szCs w:val="28"/>
                              </w:rPr>
                              <w:delText xml:space="preserve"> </w:delText>
                            </w:r>
                          </w:del>
                        </w:ins>
                        <w:del w:id="39" w:author="Jens Søe Christiansen" w:date="2025-06-27T11:56:00Z">
                          <w:r w:rsidRPr="00194C42" w:rsidDel="002F2BAA">
                            <w:rPr>
                              <w:rFonts w:ascii="Arial" w:hAnsi="Arial" w:cs="HelveticaNeueLT Std Med"/>
                              <w:b/>
                              <w:color w:val="00004C"/>
                              <w:sz w:val="28"/>
                              <w:szCs w:val="28"/>
                            </w:rPr>
                            <w:delText>20</w:delText>
                          </w:r>
                          <w:r w:rsidRPr="000E796C" w:rsidDel="002F2BAA">
                            <w:rPr>
                              <w:rFonts w:ascii="Arial" w:hAnsi="Arial" w:cs="HelveticaNeueLT Std Med"/>
                              <w:b/>
                              <w:color w:val="00004C"/>
                              <w:sz w:val="28"/>
                              <w:szCs w:val="28"/>
                            </w:rPr>
                            <w:delText>2</w:delText>
                          </w:r>
                          <w:r w:rsidDel="002F2BAA">
                            <w:rPr>
                              <w:rFonts w:ascii="Arial" w:hAnsi="Arial" w:cs="HelveticaNeueLT Std Med"/>
                              <w:b/>
                              <w:color w:val="00004C"/>
                              <w:sz w:val="28"/>
                              <w:szCs w:val="28"/>
                            </w:rPr>
                            <w:delText>2</w:delText>
                          </w:r>
                        </w:del>
                      </w:p>
                      <w:p w14:paraId="2BC31F5E"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7972EB7"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DE80CF3" w14:textId="77777777" w:rsidR="009E40BB" w:rsidRPr="00FD27EE" w:rsidRDefault="009E40BB"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BD1032" w:rsidRPr="00DC6E9A" w14:paraId="3FEBD2ED" w14:textId="77777777" w:rsidTr="007C6390">
        <w:tc>
          <w:tcPr>
            <w:tcW w:w="9253" w:type="dxa"/>
            <w:tcBorders>
              <w:top w:val="single" w:sz="4" w:space="0" w:color="000000"/>
            </w:tcBorders>
          </w:tcPr>
          <w:p w14:paraId="0E6E7E31" w14:textId="5E4C1AC1" w:rsidR="00BD1032" w:rsidRPr="002F4B80" w:rsidRDefault="00BD1032" w:rsidP="00C128E3">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Copyright International Hydrographic Organization 20</w:t>
            </w:r>
            <w:r w:rsidR="00500A50">
              <w:rPr>
                <w:rFonts w:ascii="Helvetica" w:hAnsi="Helvetica"/>
                <w:sz w:val="22"/>
                <w:szCs w:val="22"/>
                <w:lang w:val="en-AU"/>
              </w:rPr>
              <w:t>22</w:t>
            </w:r>
          </w:p>
        </w:tc>
      </w:tr>
      <w:tr w:rsidR="00BD1032" w:rsidRPr="00DC6E9A" w14:paraId="23F5DA83" w14:textId="77777777" w:rsidTr="007C6390">
        <w:tc>
          <w:tcPr>
            <w:tcW w:w="9253" w:type="dxa"/>
          </w:tcPr>
          <w:p w14:paraId="5507B69F" w14:textId="3B5D613E"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riat (Permission No …</w:t>
            </w:r>
            <w:proofErr w:type="gramStart"/>
            <w:r w:rsidRPr="007F6DC7">
              <w:rPr>
                <w:rFonts w:ascii="Calibri" w:hAnsi="Calibri" w:cs="Arial"/>
                <w:i/>
                <w:lang w:val="en-AU"/>
              </w:rPr>
              <w:t>…./</w:t>
            </w:r>
            <w:proofErr w:type="gramEnd"/>
            <w:r w:rsidRPr="007F6DC7">
              <w:rPr>
                <w:rFonts w:ascii="Calibri" w:hAnsi="Calibri" w:cs="Arial"/>
                <w:i/>
                <w:lang w:val="en-AU"/>
              </w:rPr>
              <w:t xml:space="preserve">…)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7EC12C4B" w14:textId="197D1CA2" w:rsidR="00CE16D3" w:rsidRDefault="007653F1">
      <w:pPr>
        <w:pStyle w:val="TOC1"/>
        <w:rPr>
          <w:rFonts w:asciiTheme="minorHAnsi" w:eastAsiaTheme="minorEastAsia" w:hAnsiTheme="minorHAnsi" w:cstheme="minorBidi"/>
          <w:b w:val="0"/>
          <w:noProof/>
          <w:sz w:val="22"/>
          <w:szCs w:val="22"/>
          <w:lang w:val="en-US" w:eastAsia="en-US"/>
        </w:rPr>
      </w:pPr>
      <w:r w:rsidRPr="00AC2B9E">
        <w:rPr>
          <w:rFonts w:cs="Arial"/>
          <w:b w:val="0"/>
        </w:rPr>
        <w:fldChar w:fldCharType="begin"/>
      </w:r>
      <w:r w:rsidRPr="00AC2B9E">
        <w:rPr>
          <w:rFonts w:cs="Arial"/>
          <w:b w:val="0"/>
        </w:rPr>
        <w:instrText xml:space="preserve"> TOC \o "1-3" \h \z \u </w:instrText>
      </w:r>
      <w:r w:rsidRPr="00AC2B9E">
        <w:rPr>
          <w:rFonts w:cs="Arial"/>
          <w:b w:val="0"/>
        </w:rPr>
        <w:fldChar w:fldCharType="separate"/>
      </w:r>
      <w:hyperlink w:anchor="_Toc120228601" w:history="1">
        <w:r w:rsidR="00CE16D3" w:rsidRPr="008E62AB">
          <w:rPr>
            <w:rStyle w:val="Hyperlink"/>
            <w:noProof/>
          </w:rPr>
          <w:t>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Overview</w:t>
        </w:r>
        <w:r w:rsidR="00CE16D3">
          <w:rPr>
            <w:noProof/>
            <w:webHidden/>
          </w:rPr>
          <w:tab/>
        </w:r>
        <w:r w:rsidR="00CE16D3">
          <w:rPr>
            <w:noProof/>
            <w:webHidden/>
          </w:rPr>
          <w:fldChar w:fldCharType="begin"/>
        </w:r>
        <w:r w:rsidR="00CE16D3">
          <w:rPr>
            <w:noProof/>
            <w:webHidden/>
          </w:rPr>
          <w:instrText xml:space="preserve"> PAGEREF _Toc120228601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53CD2717" w14:textId="1F70772A" w:rsidR="00CE16D3" w:rsidRDefault="00D27D27">
      <w:pPr>
        <w:pStyle w:val="TOC2"/>
        <w:rPr>
          <w:rFonts w:asciiTheme="minorHAnsi" w:eastAsiaTheme="minorEastAsia" w:hAnsiTheme="minorHAnsi" w:cstheme="minorBidi"/>
          <w:b w:val="0"/>
          <w:noProof/>
          <w:sz w:val="22"/>
          <w:szCs w:val="22"/>
          <w:lang w:val="en-US" w:eastAsia="en-US"/>
        </w:rPr>
      </w:pPr>
      <w:hyperlink w:anchor="_Toc120228602" w:history="1">
        <w:r w:rsidR="00CE16D3" w:rsidRPr="008E62AB">
          <w:rPr>
            <w:rStyle w:val="Hyperlink"/>
            <w:noProof/>
          </w:rPr>
          <w:t>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_Toc120228602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0061824A" w14:textId="732B2562" w:rsidR="00CE16D3" w:rsidRDefault="00D27D27">
      <w:pPr>
        <w:pStyle w:val="TOC2"/>
        <w:rPr>
          <w:rFonts w:asciiTheme="minorHAnsi" w:eastAsiaTheme="minorEastAsia" w:hAnsiTheme="minorHAnsi" w:cstheme="minorBidi"/>
          <w:b w:val="0"/>
          <w:noProof/>
          <w:sz w:val="22"/>
          <w:szCs w:val="22"/>
          <w:lang w:val="en-US" w:eastAsia="en-US"/>
        </w:rPr>
      </w:pPr>
      <w:hyperlink w:anchor="_Toc120228603" w:history="1">
        <w:r w:rsidR="00CE16D3" w:rsidRPr="008E62AB">
          <w:rPr>
            <w:rStyle w:val="Hyperlink"/>
            <w:noProof/>
          </w:rPr>
          <w:t>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Scope</w:t>
        </w:r>
        <w:r w:rsidR="00CE16D3">
          <w:rPr>
            <w:noProof/>
            <w:webHidden/>
          </w:rPr>
          <w:tab/>
        </w:r>
        <w:r w:rsidR="00CE16D3">
          <w:rPr>
            <w:noProof/>
            <w:webHidden/>
          </w:rPr>
          <w:fldChar w:fldCharType="begin"/>
        </w:r>
        <w:r w:rsidR="00CE16D3">
          <w:rPr>
            <w:noProof/>
            <w:webHidden/>
          </w:rPr>
          <w:instrText xml:space="preserve"> PAGEREF _Toc120228603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37CFF7B2" w14:textId="07F11380" w:rsidR="00CE16D3" w:rsidRDefault="00D27D27">
      <w:pPr>
        <w:pStyle w:val="TOC2"/>
        <w:rPr>
          <w:rFonts w:asciiTheme="minorHAnsi" w:eastAsiaTheme="minorEastAsia" w:hAnsiTheme="minorHAnsi" w:cstheme="minorBidi"/>
          <w:b w:val="0"/>
          <w:noProof/>
          <w:sz w:val="22"/>
          <w:szCs w:val="22"/>
          <w:lang w:val="en-US" w:eastAsia="en-US"/>
        </w:rPr>
      </w:pPr>
      <w:hyperlink w:anchor="_Toc120228604" w:history="1">
        <w:r w:rsidR="00CE16D3" w:rsidRPr="008E62AB">
          <w:rPr>
            <w:rStyle w:val="Hyperlink"/>
            <w:noProof/>
            <w:lang w:eastAsia="en-GB"/>
          </w:rPr>
          <w:t>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GB"/>
          </w:rPr>
          <w:t>References</w:t>
        </w:r>
        <w:r w:rsidR="00CE16D3">
          <w:rPr>
            <w:noProof/>
            <w:webHidden/>
          </w:rPr>
          <w:tab/>
        </w:r>
        <w:r w:rsidR="00CE16D3">
          <w:rPr>
            <w:noProof/>
            <w:webHidden/>
          </w:rPr>
          <w:fldChar w:fldCharType="begin"/>
        </w:r>
        <w:r w:rsidR="00CE16D3">
          <w:rPr>
            <w:noProof/>
            <w:webHidden/>
          </w:rPr>
          <w:instrText xml:space="preserve"> PAGEREF _Toc120228604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405E44F4" w14:textId="433E4991" w:rsidR="00CE16D3" w:rsidRDefault="00D27D27">
      <w:pPr>
        <w:pStyle w:val="TOC3"/>
        <w:rPr>
          <w:rFonts w:asciiTheme="minorHAnsi" w:eastAsiaTheme="minorEastAsia" w:hAnsiTheme="minorHAnsi" w:cstheme="minorBidi"/>
          <w:b w:val="0"/>
          <w:noProof/>
          <w:sz w:val="22"/>
          <w:szCs w:val="22"/>
          <w:lang w:val="en-US" w:eastAsia="en-US"/>
        </w:rPr>
      </w:pPr>
      <w:hyperlink w:anchor="_Toc120228605" w:history="1">
        <w:r w:rsidR="00CE16D3" w:rsidRPr="008E62AB">
          <w:rPr>
            <w:rStyle w:val="Hyperlink"/>
            <w:noProof/>
            <w:lang w:eastAsia="en-GB"/>
          </w:rPr>
          <w:t>1.3.1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GB"/>
          </w:rPr>
          <w:t>Normative</w:t>
        </w:r>
        <w:r w:rsidR="00CE16D3">
          <w:rPr>
            <w:noProof/>
            <w:webHidden/>
          </w:rPr>
          <w:tab/>
        </w:r>
        <w:r w:rsidR="00CE16D3">
          <w:rPr>
            <w:noProof/>
            <w:webHidden/>
          </w:rPr>
          <w:fldChar w:fldCharType="begin"/>
        </w:r>
        <w:r w:rsidR="00CE16D3">
          <w:rPr>
            <w:noProof/>
            <w:webHidden/>
          </w:rPr>
          <w:instrText xml:space="preserve"> PAGEREF _Toc120228605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7B880BF8" w14:textId="2DBE8144" w:rsidR="00CE16D3" w:rsidRDefault="00D27D27">
      <w:pPr>
        <w:pStyle w:val="TOC3"/>
        <w:rPr>
          <w:rFonts w:asciiTheme="minorHAnsi" w:eastAsiaTheme="minorEastAsia" w:hAnsiTheme="minorHAnsi" w:cstheme="minorBidi"/>
          <w:b w:val="0"/>
          <w:noProof/>
          <w:sz w:val="22"/>
          <w:szCs w:val="22"/>
          <w:lang w:val="en-US" w:eastAsia="en-US"/>
        </w:rPr>
      </w:pPr>
      <w:hyperlink w:anchor="_Toc120228606" w:history="1">
        <w:r w:rsidR="00CE16D3" w:rsidRPr="008E62AB">
          <w:rPr>
            <w:rStyle w:val="Hyperlink"/>
            <w:noProof/>
            <w:lang w:val="en-AU" w:eastAsia="en-GB"/>
          </w:rPr>
          <w:t>1.3.2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eastAsia="en-GB"/>
          </w:rPr>
          <w:t>Informative</w:t>
        </w:r>
        <w:r w:rsidR="00CE16D3">
          <w:rPr>
            <w:noProof/>
            <w:webHidden/>
          </w:rPr>
          <w:tab/>
        </w:r>
        <w:r w:rsidR="00CE16D3">
          <w:rPr>
            <w:noProof/>
            <w:webHidden/>
          </w:rPr>
          <w:fldChar w:fldCharType="begin"/>
        </w:r>
        <w:r w:rsidR="00CE16D3">
          <w:rPr>
            <w:noProof/>
            <w:webHidden/>
          </w:rPr>
          <w:instrText xml:space="preserve"> PAGEREF _Toc120228606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2D40264D" w14:textId="3023255D" w:rsidR="00CE16D3" w:rsidRDefault="00D27D27">
      <w:pPr>
        <w:pStyle w:val="TOC2"/>
        <w:rPr>
          <w:rFonts w:asciiTheme="minorHAnsi" w:eastAsiaTheme="minorEastAsia" w:hAnsiTheme="minorHAnsi" w:cstheme="minorBidi"/>
          <w:b w:val="0"/>
          <w:noProof/>
          <w:sz w:val="22"/>
          <w:szCs w:val="22"/>
          <w:lang w:val="en-US" w:eastAsia="en-US"/>
        </w:rPr>
      </w:pPr>
      <w:hyperlink w:anchor="_Toc120228607" w:history="1">
        <w:r w:rsidR="00CE16D3" w:rsidRPr="008E62AB">
          <w:rPr>
            <w:rStyle w:val="Hyperlink"/>
            <w:noProof/>
          </w:rPr>
          <w:t>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Terms, definitions and abbreviations</w:t>
        </w:r>
        <w:r w:rsidR="00CE16D3">
          <w:rPr>
            <w:noProof/>
            <w:webHidden/>
          </w:rPr>
          <w:tab/>
        </w:r>
        <w:r w:rsidR="00CE16D3">
          <w:rPr>
            <w:noProof/>
            <w:webHidden/>
          </w:rPr>
          <w:fldChar w:fldCharType="begin"/>
        </w:r>
        <w:r w:rsidR="00CE16D3">
          <w:rPr>
            <w:noProof/>
            <w:webHidden/>
          </w:rPr>
          <w:instrText xml:space="preserve"> PAGEREF _Toc120228607 \h </w:instrText>
        </w:r>
        <w:r w:rsidR="00CE16D3">
          <w:rPr>
            <w:noProof/>
            <w:webHidden/>
          </w:rPr>
        </w:r>
        <w:r w:rsidR="00CE16D3">
          <w:rPr>
            <w:noProof/>
            <w:webHidden/>
          </w:rPr>
          <w:fldChar w:fldCharType="separate"/>
        </w:r>
        <w:r w:rsidR="00CE16D3">
          <w:rPr>
            <w:noProof/>
            <w:webHidden/>
          </w:rPr>
          <w:t>2</w:t>
        </w:r>
        <w:r w:rsidR="00CE16D3">
          <w:rPr>
            <w:noProof/>
            <w:webHidden/>
          </w:rPr>
          <w:fldChar w:fldCharType="end"/>
        </w:r>
      </w:hyperlink>
    </w:p>
    <w:p w14:paraId="110A1F88" w14:textId="198D8E01" w:rsidR="00CE16D3" w:rsidRDefault="00D27D27">
      <w:pPr>
        <w:pStyle w:val="TOC3"/>
        <w:rPr>
          <w:rFonts w:asciiTheme="minorHAnsi" w:eastAsiaTheme="minorEastAsia" w:hAnsiTheme="minorHAnsi" w:cstheme="minorBidi"/>
          <w:b w:val="0"/>
          <w:noProof/>
          <w:sz w:val="22"/>
          <w:szCs w:val="22"/>
          <w:lang w:val="en-US" w:eastAsia="en-US"/>
        </w:rPr>
      </w:pPr>
      <w:hyperlink w:anchor="_Toc120228608" w:history="1">
        <w:r w:rsidR="00CE16D3" w:rsidRPr="008E62AB">
          <w:rPr>
            <w:rStyle w:val="Hyperlink"/>
            <w:noProof/>
          </w:rPr>
          <w:t>1.4.1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Use of language</w:t>
        </w:r>
        <w:r w:rsidR="00CE16D3">
          <w:rPr>
            <w:noProof/>
            <w:webHidden/>
          </w:rPr>
          <w:tab/>
        </w:r>
        <w:r w:rsidR="00CE16D3">
          <w:rPr>
            <w:noProof/>
            <w:webHidden/>
          </w:rPr>
          <w:fldChar w:fldCharType="begin"/>
        </w:r>
        <w:r w:rsidR="00CE16D3">
          <w:rPr>
            <w:noProof/>
            <w:webHidden/>
          </w:rPr>
          <w:instrText xml:space="preserve"> PAGEREF _Toc120228608 \h </w:instrText>
        </w:r>
        <w:r w:rsidR="00CE16D3">
          <w:rPr>
            <w:noProof/>
            <w:webHidden/>
          </w:rPr>
        </w:r>
        <w:r w:rsidR="00CE16D3">
          <w:rPr>
            <w:noProof/>
            <w:webHidden/>
          </w:rPr>
          <w:fldChar w:fldCharType="separate"/>
        </w:r>
        <w:r w:rsidR="00CE16D3">
          <w:rPr>
            <w:noProof/>
            <w:webHidden/>
          </w:rPr>
          <w:t>2</w:t>
        </w:r>
        <w:r w:rsidR="00CE16D3">
          <w:rPr>
            <w:noProof/>
            <w:webHidden/>
          </w:rPr>
          <w:fldChar w:fldCharType="end"/>
        </w:r>
      </w:hyperlink>
    </w:p>
    <w:p w14:paraId="4C6869CA" w14:textId="49AF3BE0" w:rsidR="00CE16D3" w:rsidRDefault="00D27D27">
      <w:pPr>
        <w:pStyle w:val="TOC3"/>
        <w:rPr>
          <w:rFonts w:asciiTheme="minorHAnsi" w:eastAsiaTheme="minorEastAsia" w:hAnsiTheme="minorHAnsi" w:cstheme="minorBidi"/>
          <w:b w:val="0"/>
          <w:noProof/>
          <w:sz w:val="22"/>
          <w:szCs w:val="22"/>
          <w:lang w:val="en-US" w:eastAsia="en-US"/>
        </w:rPr>
      </w:pPr>
      <w:hyperlink w:anchor="_Toc120228609" w:history="1">
        <w:r w:rsidR="00CE16D3" w:rsidRPr="008E62AB">
          <w:rPr>
            <w:rStyle w:val="Hyperlink"/>
            <w:noProof/>
          </w:rPr>
          <w:t>1.4.2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Terms and definitions</w:t>
        </w:r>
        <w:r w:rsidR="00CE16D3">
          <w:rPr>
            <w:noProof/>
            <w:webHidden/>
          </w:rPr>
          <w:tab/>
        </w:r>
        <w:r w:rsidR="00CE16D3">
          <w:rPr>
            <w:noProof/>
            <w:webHidden/>
          </w:rPr>
          <w:fldChar w:fldCharType="begin"/>
        </w:r>
        <w:r w:rsidR="00CE16D3">
          <w:rPr>
            <w:noProof/>
            <w:webHidden/>
          </w:rPr>
          <w:instrText xml:space="preserve"> PAGEREF _Toc120228609 \h </w:instrText>
        </w:r>
        <w:r w:rsidR="00CE16D3">
          <w:rPr>
            <w:noProof/>
            <w:webHidden/>
          </w:rPr>
        </w:r>
        <w:r w:rsidR="00CE16D3">
          <w:rPr>
            <w:noProof/>
            <w:webHidden/>
          </w:rPr>
          <w:fldChar w:fldCharType="separate"/>
        </w:r>
        <w:r w:rsidR="00CE16D3">
          <w:rPr>
            <w:noProof/>
            <w:webHidden/>
          </w:rPr>
          <w:t>2</w:t>
        </w:r>
        <w:r w:rsidR="00CE16D3">
          <w:rPr>
            <w:noProof/>
            <w:webHidden/>
          </w:rPr>
          <w:fldChar w:fldCharType="end"/>
        </w:r>
      </w:hyperlink>
    </w:p>
    <w:p w14:paraId="5CAF4BDD" w14:textId="6E849B15" w:rsidR="00CE16D3" w:rsidRDefault="00D27D27">
      <w:pPr>
        <w:pStyle w:val="TOC3"/>
        <w:rPr>
          <w:rFonts w:asciiTheme="minorHAnsi" w:eastAsiaTheme="minorEastAsia" w:hAnsiTheme="minorHAnsi" w:cstheme="minorBidi"/>
          <w:b w:val="0"/>
          <w:noProof/>
          <w:sz w:val="22"/>
          <w:szCs w:val="22"/>
          <w:lang w:val="en-US" w:eastAsia="en-US"/>
        </w:rPr>
      </w:pPr>
      <w:hyperlink w:anchor="_Toc120228610" w:history="1">
        <w:r w:rsidR="00CE16D3" w:rsidRPr="008E62AB">
          <w:rPr>
            <w:rStyle w:val="Hyperlink"/>
            <w:noProof/>
          </w:rPr>
          <w:t>1.4.3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Abbreviations</w:t>
        </w:r>
        <w:r w:rsidR="00CE16D3">
          <w:rPr>
            <w:noProof/>
            <w:webHidden/>
          </w:rPr>
          <w:tab/>
        </w:r>
        <w:r w:rsidR="00CE16D3">
          <w:rPr>
            <w:noProof/>
            <w:webHidden/>
          </w:rPr>
          <w:fldChar w:fldCharType="begin"/>
        </w:r>
        <w:r w:rsidR="00CE16D3">
          <w:rPr>
            <w:noProof/>
            <w:webHidden/>
          </w:rPr>
          <w:instrText xml:space="preserve"> PAGEREF _Toc120228610 \h </w:instrText>
        </w:r>
        <w:r w:rsidR="00CE16D3">
          <w:rPr>
            <w:noProof/>
            <w:webHidden/>
          </w:rPr>
        </w:r>
        <w:r w:rsidR="00CE16D3">
          <w:rPr>
            <w:noProof/>
            <w:webHidden/>
          </w:rPr>
          <w:fldChar w:fldCharType="separate"/>
        </w:r>
        <w:r w:rsidR="00CE16D3">
          <w:rPr>
            <w:noProof/>
            <w:webHidden/>
          </w:rPr>
          <w:t>6</w:t>
        </w:r>
        <w:r w:rsidR="00CE16D3">
          <w:rPr>
            <w:noProof/>
            <w:webHidden/>
          </w:rPr>
          <w:fldChar w:fldCharType="end"/>
        </w:r>
      </w:hyperlink>
    </w:p>
    <w:p w14:paraId="4BFE4330" w14:textId="58A1693B" w:rsidR="00CE16D3" w:rsidRDefault="00D27D27">
      <w:pPr>
        <w:pStyle w:val="TOC2"/>
        <w:rPr>
          <w:rFonts w:asciiTheme="minorHAnsi" w:eastAsiaTheme="minorEastAsia" w:hAnsiTheme="minorHAnsi" w:cstheme="minorBidi"/>
          <w:b w:val="0"/>
          <w:noProof/>
          <w:sz w:val="22"/>
          <w:szCs w:val="22"/>
          <w:lang w:val="en-US" w:eastAsia="en-US"/>
        </w:rPr>
      </w:pPr>
      <w:hyperlink w:anchor="_Toc120228611" w:history="1">
        <w:r w:rsidR="00CE16D3" w:rsidRPr="008E62AB">
          <w:rPr>
            <w:rStyle w:val="Hyperlink"/>
            <w:noProof/>
          </w:rPr>
          <w:t>1.5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General data product description</w:t>
        </w:r>
        <w:r w:rsidR="00CE16D3">
          <w:rPr>
            <w:noProof/>
            <w:webHidden/>
          </w:rPr>
          <w:tab/>
        </w:r>
        <w:r w:rsidR="00CE16D3">
          <w:rPr>
            <w:noProof/>
            <w:webHidden/>
          </w:rPr>
          <w:fldChar w:fldCharType="begin"/>
        </w:r>
        <w:r w:rsidR="00CE16D3">
          <w:rPr>
            <w:noProof/>
            <w:webHidden/>
          </w:rPr>
          <w:instrText xml:space="preserve"> PAGEREF _Toc120228611 \h </w:instrText>
        </w:r>
        <w:r w:rsidR="00CE16D3">
          <w:rPr>
            <w:noProof/>
            <w:webHidden/>
          </w:rPr>
        </w:r>
        <w:r w:rsidR="00CE16D3">
          <w:rPr>
            <w:noProof/>
            <w:webHidden/>
          </w:rPr>
          <w:fldChar w:fldCharType="separate"/>
        </w:r>
        <w:r w:rsidR="00CE16D3">
          <w:rPr>
            <w:noProof/>
            <w:webHidden/>
          </w:rPr>
          <w:t>7</w:t>
        </w:r>
        <w:r w:rsidR="00CE16D3">
          <w:rPr>
            <w:noProof/>
            <w:webHidden/>
          </w:rPr>
          <w:fldChar w:fldCharType="end"/>
        </w:r>
      </w:hyperlink>
    </w:p>
    <w:p w14:paraId="74646379" w14:textId="2344C1D4" w:rsidR="00CE16D3" w:rsidRDefault="00D27D27">
      <w:pPr>
        <w:pStyle w:val="TOC2"/>
        <w:rPr>
          <w:rFonts w:asciiTheme="minorHAnsi" w:eastAsiaTheme="minorEastAsia" w:hAnsiTheme="minorHAnsi" w:cstheme="minorBidi"/>
          <w:b w:val="0"/>
          <w:noProof/>
          <w:sz w:val="22"/>
          <w:szCs w:val="22"/>
          <w:lang w:val="en-US" w:eastAsia="en-US"/>
        </w:rPr>
      </w:pPr>
      <w:hyperlink w:anchor="_Toc120228612" w:history="1">
        <w:r w:rsidR="00CE16D3" w:rsidRPr="008E62AB">
          <w:rPr>
            <w:rStyle w:val="Hyperlink"/>
            <w:noProof/>
          </w:rPr>
          <w:t>1.6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Product Specification metadata</w:t>
        </w:r>
        <w:r w:rsidR="00CE16D3">
          <w:rPr>
            <w:noProof/>
            <w:webHidden/>
          </w:rPr>
          <w:tab/>
        </w:r>
        <w:r w:rsidR="00CE16D3">
          <w:rPr>
            <w:noProof/>
            <w:webHidden/>
          </w:rPr>
          <w:fldChar w:fldCharType="begin"/>
        </w:r>
        <w:r w:rsidR="00CE16D3">
          <w:rPr>
            <w:noProof/>
            <w:webHidden/>
          </w:rPr>
          <w:instrText xml:space="preserve"> PAGEREF _Toc120228612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4A490D65" w14:textId="394687B1" w:rsidR="00CE16D3" w:rsidRDefault="00D27D27">
      <w:pPr>
        <w:pStyle w:val="TOC2"/>
        <w:rPr>
          <w:rFonts w:asciiTheme="minorHAnsi" w:eastAsiaTheme="minorEastAsia" w:hAnsiTheme="minorHAnsi" w:cstheme="minorBidi"/>
          <w:b w:val="0"/>
          <w:noProof/>
          <w:sz w:val="22"/>
          <w:szCs w:val="22"/>
          <w:lang w:val="en-US" w:eastAsia="en-US"/>
        </w:rPr>
      </w:pPr>
      <w:hyperlink w:anchor="_Toc120228613" w:history="1">
        <w:r w:rsidR="00CE16D3" w:rsidRPr="008E62AB">
          <w:rPr>
            <w:rStyle w:val="Hyperlink"/>
            <w:noProof/>
            <w:lang w:val="en-US" w:eastAsia="en-US"/>
          </w:rPr>
          <w:t>1.7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IHO Product Specification maintenance</w:t>
        </w:r>
        <w:r w:rsidR="00CE16D3">
          <w:rPr>
            <w:noProof/>
            <w:webHidden/>
          </w:rPr>
          <w:tab/>
        </w:r>
        <w:r w:rsidR="00CE16D3">
          <w:rPr>
            <w:noProof/>
            <w:webHidden/>
          </w:rPr>
          <w:fldChar w:fldCharType="begin"/>
        </w:r>
        <w:r w:rsidR="00CE16D3">
          <w:rPr>
            <w:noProof/>
            <w:webHidden/>
          </w:rPr>
          <w:instrText xml:space="preserve"> PAGEREF _Toc120228613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6F93C005" w14:textId="01322EE7" w:rsidR="00CE16D3" w:rsidRDefault="00D27D27">
      <w:pPr>
        <w:pStyle w:val="TOC3"/>
        <w:rPr>
          <w:rFonts w:asciiTheme="minorHAnsi" w:eastAsiaTheme="minorEastAsia" w:hAnsiTheme="minorHAnsi" w:cstheme="minorBidi"/>
          <w:b w:val="0"/>
          <w:noProof/>
          <w:sz w:val="22"/>
          <w:szCs w:val="22"/>
          <w:lang w:val="en-US" w:eastAsia="en-US"/>
        </w:rPr>
      </w:pPr>
      <w:hyperlink w:anchor="_Toc120228614" w:history="1">
        <w:r w:rsidR="00CE16D3" w:rsidRPr="008E62AB">
          <w:rPr>
            <w:rStyle w:val="Hyperlink"/>
            <w:noProof/>
            <w:lang w:val="en-US" w:eastAsia="en-US"/>
          </w:rPr>
          <w:t>1.7.1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Introduction</w:t>
        </w:r>
        <w:r w:rsidR="00CE16D3">
          <w:rPr>
            <w:noProof/>
            <w:webHidden/>
          </w:rPr>
          <w:tab/>
        </w:r>
        <w:r w:rsidR="00CE16D3">
          <w:rPr>
            <w:noProof/>
            <w:webHidden/>
          </w:rPr>
          <w:fldChar w:fldCharType="begin"/>
        </w:r>
        <w:r w:rsidR="00CE16D3">
          <w:rPr>
            <w:noProof/>
            <w:webHidden/>
          </w:rPr>
          <w:instrText xml:space="preserve"> PAGEREF _Toc120228614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123A61FA" w14:textId="02821F01" w:rsidR="00CE16D3" w:rsidRDefault="00D27D27">
      <w:pPr>
        <w:pStyle w:val="TOC3"/>
        <w:rPr>
          <w:rFonts w:asciiTheme="minorHAnsi" w:eastAsiaTheme="minorEastAsia" w:hAnsiTheme="minorHAnsi" w:cstheme="minorBidi"/>
          <w:b w:val="0"/>
          <w:noProof/>
          <w:sz w:val="22"/>
          <w:szCs w:val="22"/>
          <w:lang w:val="en-US" w:eastAsia="en-US"/>
        </w:rPr>
      </w:pPr>
      <w:hyperlink w:anchor="_Toc120228615" w:history="1">
        <w:r w:rsidR="00CE16D3" w:rsidRPr="008E62AB">
          <w:rPr>
            <w:rStyle w:val="Hyperlink"/>
            <w:noProof/>
            <w:lang w:val="en-US" w:eastAsia="en-US"/>
          </w:rPr>
          <w:t>1.7.2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New Edition</w:t>
        </w:r>
        <w:r w:rsidR="00CE16D3">
          <w:rPr>
            <w:noProof/>
            <w:webHidden/>
          </w:rPr>
          <w:tab/>
        </w:r>
        <w:r w:rsidR="00CE16D3">
          <w:rPr>
            <w:noProof/>
            <w:webHidden/>
          </w:rPr>
          <w:fldChar w:fldCharType="begin"/>
        </w:r>
        <w:r w:rsidR="00CE16D3">
          <w:rPr>
            <w:noProof/>
            <w:webHidden/>
          </w:rPr>
          <w:instrText xml:space="preserve"> PAGEREF _Toc120228615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64CD657F" w14:textId="3800DD94" w:rsidR="00CE16D3" w:rsidRDefault="00D27D27">
      <w:pPr>
        <w:pStyle w:val="TOC3"/>
        <w:rPr>
          <w:rFonts w:asciiTheme="minorHAnsi" w:eastAsiaTheme="minorEastAsia" w:hAnsiTheme="minorHAnsi" w:cstheme="minorBidi"/>
          <w:b w:val="0"/>
          <w:noProof/>
          <w:sz w:val="22"/>
          <w:szCs w:val="22"/>
          <w:lang w:val="en-US" w:eastAsia="en-US"/>
        </w:rPr>
      </w:pPr>
      <w:hyperlink w:anchor="_Toc120228616" w:history="1">
        <w:r w:rsidR="00CE16D3" w:rsidRPr="008E62AB">
          <w:rPr>
            <w:rStyle w:val="Hyperlink"/>
            <w:noProof/>
            <w:lang w:val="en-US" w:eastAsia="en-US"/>
          </w:rPr>
          <w:t>1.7.3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Revision</w:t>
        </w:r>
        <w:r w:rsidR="00CE16D3">
          <w:rPr>
            <w:noProof/>
            <w:webHidden/>
          </w:rPr>
          <w:tab/>
        </w:r>
        <w:r w:rsidR="00CE16D3">
          <w:rPr>
            <w:noProof/>
            <w:webHidden/>
          </w:rPr>
          <w:fldChar w:fldCharType="begin"/>
        </w:r>
        <w:r w:rsidR="00CE16D3">
          <w:rPr>
            <w:noProof/>
            <w:webHidden/>
          </w:rPr>
          <w:instrText xml:space="preserve"> PAGEREF _Toc120228616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36BBA363" w14:textId="37A2D836" w:rsidR="00CE16D3" w:rsidRDefault="00D27D27">
      <w:pPr>
        <w:pStyle w:val="TOC3"/>
        <w:rPr>
          <w:rFonts w:asciiTheme="minorHAnsi" w:eastAsiaTheme="minorEastAsia" w:hAnsiTheme="minorHAnsi" w:cstheme="minorBidi"/>
          <w:b w:val="0"/>
          <w:noProof/>
          <w:sz w:val="22"/>
          <w:szCs w:val="22"/>
          <w:lang w:val="en-US" w:eastAsia="en-US"/>
        </w:rPr>
      </w:pPr>
      <w:hyperlink w:anchor="_Toc120228617" w:history="1">
        <w:r w:rsidR="00CE16D3" w:rsidRPr="008E62AB">
          <w:rPr>
            <w:rStyle w:val="Hyperlink"/>
            <w:noProof/>
            <w:lang w:val="en-US" w:eastAsia="en-US"/>
          </w:rPr>
          <w:t>1.7.4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Clarification</w:t>
        </w:r>
        <w:r w:rsidR="00CE16D3">
          <w:rPr>
            <w:noProof/>
            <w:webHidden/>
          </w:rPr>
          <w:tab/>
        </w:r>
        <w:r w:rsidR="00CE16D3">
          <w:rPr>
            <w:noProof/>
            <w:webHidden/>
          </w:rPr>
          <w:fldChar w:fldCharType="begin"/>
        </w:r>
        <w:r w:rsidR="00CE16D3">
          <w:rPr>
            <w:noProof/>
            <w:webHidden/>
          </w:rPr>
          <w:instrText xml:space="preserve"> PAGEREF _Toc120228617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5777D62B" w14:textId="6BABF80D" w:rsidR="00CE16D3" w:rsidRDefault="00D27D27">
      <w:pPr>
        <w:pStyle w:val="TOC3"/>
        <w:rPr>
          <w:rFonts w:asciiTheme="minorHAnsi" w:eastAsiaTheme="minorEastAsia" w:hAnsiTheme="minorHAnsi" w:cstheme="minorBidi"/>
          <w:b w:val="0"/>
          <w:noProof/>
          <w:sz w:val="22"/>
          <w:szCs w:val="22"/>
          <w:lang w:val="en-US" w:eastAsia="en-US"/>
        </w:rPr>
      </w:pPr>
      <w:hyperlink w:anchor="_Toc120228618" w:history="1">
        <w:r w:rsidR="00CE16D3" w:rsidRPr="008E62AB">
          <w:rPr>
            <w:rStyle w:val="Hyperlink"/>
            <w:noProof/>
          </w:rPr>
          <w:t>1.7.5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Version numbers</w:t>
        </w:r>
        <w:r w:rsidR="00CE16D3">
          <w:rPr>
            <w:noProof/>
            <w:webHidden/>
          </w:rPr>
          <w:tab/>
        </w:r>
        <w:r w:rsidR="00CE16D3">
          <w:rPr>
            <w:noProof/>
            <w:webHidden/>
          </w:rPr>
          <w:fldChar w:fldCharType="begin"/>
        </w:r>
        <w:r w:rsidR="00CE16D3">
          <w:rPr>
            <w:noProof/>
            <w:webHidden/>
          </w:rPr>
          <w:instrText xml:space="preserve"> PAGEREF _Toc120228618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2B601B38" w14:textId="06BB3E24" w:rsidR="00CE16D3" w:rsidRDefault="00D27D27">
      <w:pPr>
        <w:pStyle w:val="TOC1"/>
        <w:rPr>
          <w:rFonts w:asciiTheme="minorHAnsi" w:eastAsiaTheme="minorEastAsia" w:hAnsiTheme="minorHAnsi" w:cstheme="minorBidi"/>
          <w:b w:val="0"/>
          <w:noProof/>
          <w:sz w:val="22"/>
          <w:szCs w:val="22"/>
          <w:lang w:val="en-US" w:eastAsia="en-US"/>
        </w:rPr>
      </w:pPr>
      <w:hyperlink w:anchor="_Toc120228619" w:history="1">
        <w:r w:rsidR="00CE16D3" w:rsidRPr="008E62AB">
          <w:rPr>
            <w:rStyle w:val="Hyperlink"/>
            <w:noProof/>
          </w:rPr>
          <w:t>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Specification Scope</w:t>
        </w:r>
        <w:r w:rsidR="00CE16D3">
          <w:rPr>
            <w:noProof/>
            <w:webHidden/>
          </w:rPr>
          <w:tab/>
        </w:r>
        <w:r w:rsidR="00CE16D3">
          <w:rPr>
            <w:noProof/>
            <w:webHidden/>
          </w:rPr>
          <w:fldChar w:fldCharType="begin"/>
        </w:r>
        <w:r w:rsidR="00CE16D3">
          <w:rPr>
            <w:noProof/>
            <w:webHidden/>
          </w:rPr>
          <w:instrText xml:space="preserve"> PAGEREF _Toc120228619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210106E4" w14:textId="295DB16E" w:rsidR="00CE16D3" w:rsidRDefault="00D27D27">
      <w:pPr>
        <w:pStyle w:val="TOC1"/>
        <w:rPr>
          <w:rFonts w:asciiTheme="minorHAnsi" w:eastAsiaTheme="minorEastAsia" w:hAnsiTheme="minorHAnsi" w:cstheme="minorBidi"/>
          <w:b w:val="0"/>
          <w:noProof/>
          <w:sz w:val="22"/>
          <w:szCs w:val="22"/>
          <w:lang w:val="en-US" w:eastAsia="en-US"/>
        </w:rPr>
      </w:pPr>
      <w:hyperlink w:anchor="_Toc120228620" w:history="1">
        <w:r w:rsidR="00CE16D3" w:rsidRPr="008E62AB">
          <w:rPr>
            <w:rStyle w:val="Hyperlink"/>
            <w:noProof/>
          </w:rPr>
          <w:t>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Dataset Identification</w:t>
        </w:r>
        <w:r w:rsidR="00CE16D3">
          <w:rPr>
            <w:noProof/>
            <w:webHidden/>
          </w:rPr>
          <w:tab/>
        </w:r>
        <w:r w:rsidR="00CE16D3">
          <w:rPr>
            <w:noProof/>
            <w:webHidden/>
          </w:rPr>
          <w:fldChar w:fldCharType="begin"/>
        </w:r>
        <w:r w:rsidR="00CE16D3">
          <w:rPr>
            <w:noProof/>
            <w:webHidden/>
          </w:rPr>
          <w:instrText xml:space="preserve"> PAGEREF _Toc120228620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3F72209C" w14:textId="17CBDD85" w:rsidR="00CE16D3" w:rsidRDefault="00D27D27">
      <w:pPr>
        <w:pStyle w:val="TOC1"/>
        <w:rPr>
          <w:rFonts w:asciiTheme="minorHAnsi" w:eastAsiaTheme="minorEastAsia" w:hAnsiTheme="minorHAnsi" w:cstheme="minorBidi"/>
          <w:b w:val="0"/>
          <w:noProof/>
          <w:sz w:val="22"/>
          <w:szCs w:val="22"/>
          <w:lang w:val="en-US" w:eastAsia="en-US"/>
        </w:rPr>
      </w:pPr>
      <w:hyperlink w:anchor="_Toc120228621" w:history="1">
        <w:r w:rsidR="00CE16D3" w:rsidRPr="008E62AB">
          <w:rPr>
            <w:rStyle w:val="Hyperlink"/>
            <w:noProof/>
          </w:rPr>
          <w:t>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Content and Structure</w:t>
        </w:r>
        <w:r w:rsidR="00CE16D3">
          <w:rPr>
            <w:noProof/>
            <w:webHidden/>
          </w:rPr>
          <w:tab/>
        </w:r>
        <w:r w:rsidR="00CE16D3">
          <w:rPr>
            <w:noProof/>
            <w:webHidden/>
          </w:rPr>
          <w:fldChar w:fldCharType="begin"/>
        </w:r>
        <w:r w:rsidR="00CE16D3">
          <w:rPr>
            <w:noProof/>
            <w:webHidden/>
          </w:rPr>
          <w:instrText xml:space="preserve"> PAGEREF _Toc120228621 \h </w:instrText>
        </w:r>
        <w:r w:rsidR="00CE16D3">
          <w:rPr>
            <w:noProof/>
            <w:webHidden/>
          </w:rPr>
        </w:r>
        <w:r w:rsidR="00CE16D3">
          <w:rPr>
            <w:noProof/>
            <w:webHidden/>
          </w:rPr>
          <w:fldChar w:fldCharType="separate"/>
        </w:r>
        <w:r w:rsidR="00CE16D3">
          <w:rPr>
            <w:noProof/>
            <w:webHidden/>
          </w:rPr>
          <w:t>10</w:t>
        </w:r>
        <w:r w:rsidR="00CE16D3">
          <w:rPr>
            <w:noProof/>
            <w:webHidden/>
          </w:rPr>
          <w:fldChar w:fldCharType="end"/>
        </w:r>
      </w:hyperlink>
    </w:p>
    <w:p w14:paraId="1859DAF7" w14:textId="64B7BA48" w:rsidR="00CE16D3" w:rsidRDefault="00D27D27">
      <w:pPr>
        <w:pStyle w:val="TOC2"/>
        <w:rPr>
          <w:rFonts w:asciiTheme="minorHAnsi" w:eastAsiaTheme="minorEastAsia" w:hAnsiTheme="minorHAnsi" w:cstheme="minorBidi"/>
          <w:b w:val="0"/>
          <w:noProof/>
          <w:sz w:val="22"/>
          <w:szCs w:val="22"/>
          <w:lang w:val="en-US" w:eastAsia="en-US"/>
        </w:rPr>
      </w:pPr>
      <w:hyperlink w:anchor="_Toc120228622" w:history="1">
        <w:r w:rsidR="00CE16D3" w:rsidRPr="008E62AB">
          <w:rPr>
            <w:rStyle w:val="Hyperlink"/>
            <w:noProof/>
          </w:rPr>
          <w:t>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_Toc120228622 \h </w:instrText>
        </w:r>
        <w:r w:rsidR="00CE16D3">
          <w:rPr>
            <w:noProof/>
            <w:webHidden/>
          </w:rPr>
        </w:r>
        <w:r w:rsidR="00CE16D3">
          <w:rPr>
            <w:noProof/>
            <w:webHidden/>
          </w:rPr>
          <w:fldChar w:fldCharType="separate"/>
        </w:r>
        <w:r w:rsidR="00CE16D3">
          <w:rPr>
            <w:noProof/>
            <w:webHidden/>
          </w:rPr>
          <w:t>10</w:t>
        </w:r>
        <w:r w:rsidR="00CE16D3">
          <w:rPr>
            <w:noProof/>
            <w:webHidden/>
          </w:rPr>
          <w:fldChar w:fldCharType="end"/>
        </w:r>
      </w:hyperlink>
    </w:p>
    <w:p w14:paraId="4A31E47C" w14:textId="330FD16F" w:rsidR="00CE16D3" w:rsidRDefault="00D27D27">
      <w:pPr>
        <w:pStyle w:val="TOC2"/>
        <w:rPr>
          <w:rFonts w:asciiTheme="minorHAnsi" w:eastAsiaTheme="minorEastAsia" w:hAnsiTheme="minorHAnsi" w:cstheme="minorBidi"/>
          <w:b w:val="0"/>
          <w:noProof/>
          <w:sz w:val="22"/>
          <w:szCs w:val="22"/>
          <w:lang w:val="en-US" w:eastAsia="en-US"/>
        </w:rPr>
      </w:pPr>
      <w:hyperlink w:anchor="_Toc120228623" w:history="1">
        <w:r w:rsidR="00CE16D3" w:rsidRPr="008E62AB">
          <w:rPr>
            <w:rStyle w:val="Hyperlink"/>
            <w:noProof/>
          </w:rPr>
          <w:t>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Application Schema</w:t>
        </w:r>
        <w:r w:rsidR="00CE16D3">
          <w:rPr>
            <w:noProof/>
            <w:webHidden/>
          </w:rPr>
          <w:tab/>
        </w:r>
        <w:r w:rsidR="00CE16D3">
          <w:rPr>
            <w:noProof/>
            <w:webHidden/>
          </w:rPr>
          <w:fldChar w:fldCharType="begin"/>
        </w:r>
        <w:r w:rsidR="00CE16D3">
          <w:rPr>
            <w:noProof/>
            <w:webHidden/>
          </w:rPr>
          <w:instrText xml:space="preserve"> PAGEREF _Toc120228623 \h </w:instrText>
        </w:r>
        <w:r w:rsidR="00CE16D3">
          <w:rPr>
            <w:noProof/>
            <w:webHidden/>
          </w:rPr>
        </w:r>
        <w:r w:rsidR="00CE16D3">
          <w:rPr>
            <w:noProof/>
            <w:webHidden/>
          </w:rPr>
          <w:fldChar w:fldCharType="separate"/>
        </w:r>
        <w:r w:rsidR="00CE16D3">
          <w:rPr>
            <w:noProof/>
            <w:webHidden/>
          </w:rPr>
          <w:t>10</w:t>
        </w:r>
        <w:r w:rsidR="00CE16D3">
          <w:rPr>
            <w:noProof/>
            <w:webHidden/>
          </w:rPr>
          <w:fldChar w:fldCharType="end"/>
        </w:r>
      </w:hyperlink>
    </w:p>
    <w:p w14:paraId="77175012" w14:textId="7DF04FE0" w:rsidR="00CE16D3" w:rsidRDefault="00D27D27">
      <w:pPr>
        <w:pStyle w:val="TOC3"/>
        <w:rPr>
          <w:rFonts w:asciiTheme="minorHAnsi" w:eastAsiaTheme="minorEastAsia" w:hAnsiTheme="minorHAnsi" w:cstheme="minorBidi"/>
          <w:b w:val="0"/>
          <w:noProof/>
          <w:sz w:val="22"/>
          <w:szCs w:val="22"/>
          <w:lang w:val="en-US" w:eastAsia="en-US"/>
        </w:rPr>
      </w:pPr>
      <w:hyperlink w:anchor="_Toc120228624" w:history="1">
        <w:r w:rsidR="00CE16D3" w:rsidRPr="008E62AB">
          <w:rPr>
            <w:rStyle w:val="Hyperlink"/>
            <w:noProof/>
          </w:rPr>
          <w:t>4.2.1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Domain model</w:t>
        </w:r>
        <w:r w:rsidR="00CE16D3">
          <w:rPr>
            <w:noProof/>
            <w:webHidden/>
          </w:rPr>
          <w:tab/>
        </w:r>
        <w:r w:rsidR="00CE16D3">
          <w:rPr>
            <w:noProof/>
            <w:webHidden/>
          </w:rPr>
          <w:fldChar w:fldCharType="begin"/>
        </w:r>
        <w:r w:rsidR="00CE16D3">
          <w:rPr>
            <w:noProof/>
            <w:webHidden/>
          </w:rPr>
          <w:instrText xml:space="preserve"> PAGEREF _Toc120228624 \h </w:instrText>
        </w:r>
        <w:r w:rsidR="00CE16D3">
          <w:rPr>
            <w:noProof/>
            <w:webHidden/>
          </w:rPr>
        </w:r>
        <w:r w:rsidR="00CE16D3">
          <w:rPr>
            <w:noProof/>
            <w:webHidden/>
          </w:rPr>
          <w:fldChar w:fldCharType="separate"/>
        </w:r>
        <w:r w:rsidR="00CE16D3">
          <w:rPr>
            <w:noProof/>
            <w:webHidden/>
          </w:rPr>
          <w:t>11</w:t>
        </w:r>
        <w:r w:rsidR="00CE16D3">
          <w:rPr>
            <w:noProof/>
            <w:webHidden/>
          </w:rPr>
          <w:fldChar w:fldCharType="end"/>
        </w:r>
      </w:hyperlink>
    </w:p>
    <w:p w14:paraId="5467B960" w14:textId="23DD6300" w:rsidR="00CE16D3" w:rsidRDefault="00D27D27">
      <w:pPr>
        <w:pStyle w:val="TOC3"/>
        <w:rPr>
          <w:rFonts w:asciiTheme="minorHAnsi" w:eastAsiaTheme="minorEastAsia" w:hAnsiTheme="minorHAnsi" w:cstheme="minorBidi"/>
          <w:b w:val="0"/>
          <w:noProof/>
          <w:sz w:val="22"/>
          <w:szCs w:val="22"/>
          <w:lang w:val="en-US" w:eastAsia="en-US"/>
        </w:rPr>
      </w:pPr>
      <w:hyperlink w:anchor="_Toc120228625" w:history="1">
        <w:r w:rsidR="00CE16D3" w:rsidRPr="008E62AB">
          <w:rPr>
            <w:rStyle w:val="Hyperlink"/>
            <w:noProof/>
          </w:rPr>
          <w:t>4.2.2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Meta Features</w:t>
        </w:r>
        <w:r w:rsidR="00CE16D3">
          <w:rPr>
            <w:noProof/>
            <w:webHidden/>
          </w:rPr>
          <w:tab/>
        </w:r>
        <w:r w:rsidR="00CE16D3">
          <w:rPr>
            <w:noProof/>
            <w:webHidden/>
          </w:rPr>
          <w:fldChar w:fldCharType="begin"/>
        </w:r>
        <w:r w:rsidR="00CE16D3">
          <w:rPr>
            <w:noProof/>
            <w:webHidden/>
          </w:rPr>
          <w:instrText xml:space="preserve"> PAGEREF _Toc120228625 \h </w:instrText>
        </w:r>
        <w:r w:rsidR="00CE16D3">
          <w:rPr>
            <w:noProof/>
            <w:webHidden/>
          </w:rPr>
        </w:r>
        <w:r w:rsidR="00CE16D3">
          <w:rPr>
            <w:noProof/>
            <w:webHidden/>
          </w:rPr>
          <w:fldChar w:fldCharType="separate"/>
        </w:r>
        <w:r w:rsidR="00CE16D3">
          <w:rPr>
            <w:noProof/>
            <w:webHidden/>
          </w:rPr>
          <w:t>30</w:t>
        </w:r>
        <w:r w:rsidR="00CE16D3">
          <w:rPr>
            <w:noProof/>
            <w:webHidden/>
          </w:rPr>
          <w:fldChar w:fldCharType="end"/>
        </w:r>
      </w:hyperlink>
    </w:p>
    <w:p w14:paraId="2A3F7503" w14:textId="38AEE9AE" w:rsidR="00CE16D3" w:rsidRDefault="00D27D27">
      <w:pPr>
        <w:pStyle w:val="TOC3"/>
        <w:rPr>
          <w:rFonts w:asciiTheme="minorHAnsi" w:eastAsiaTheme="minorEastAsia" w:hAnsiTheme="minorHAnsi" w:cstheme="minorBidi"/>
          <w:b w:val="0"/>
          <w:noProof/>
          <w:sz w:val="22"/>
          <w:szCs w:val="22"/>
          <w:lang w:val="en-US" w:eastAsia="en-US"/>
        </w:rPr>
      </w:pPr>
      <w:hyperlink w:anchor="_Toc120228626" w:history="1">
        <w:r w:rsidR="00CE16D3" w:rsidRPr="008E62AB">
          <w:rPr>
            <w:rStyle w:val="Hyperlink"/>
            <w:noProof/>
          </w:rPr>
          <w:t>4.2.3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Spatial Quality Information Type</w:t>
        </w:r>
        <w:r w:rsidR="00CE16D3">
          <w:rPr>
            <w:noProof/>
            <w:webHidden/>
          </w:rPr>
          <w:tab/>
        </w:r>
        <w:r w:rsidR="00CE16D3">
          <w:rPr>
            <w:noProof/>
            <w:webHidden/>
          </w:rPr>
          <w:fldChar w:fldCharType="begin"/>
        </w:r>
        <w:r w:rsidR="00CE16D3">
          <w:rPr>
            <w:noProof/>
            <w:webHidden/>
          </w:rPr>
          <w:instrText xml:space="preserve"> PAGEREF _Toc120228626 \h </w:instrText>
        </w:r>
        <w:r w:rsidR="00CE16D3">
          <w:rPr>
            <w:noProof/>
            <w:webHidden/>
          </w:rPr>
        </w:r>
        <w:r w:rsidR="00CE16D3">
          <w:rPr>
            <w:noProof/>
            <w:webHidden/>
          </w:rPr>
          <w:fldChar w:fldCharType="separate"/>
        </w:r>
        <w:r w:rsidR="00CE16D3">
          <w:rPr>
            <w:noProof/>
            <w:webHidden/>
          </w:rPr>
          <w:t>31</w:t>
        </w:r>
        <w:r w:rsidR="00CE16D3">
          <w:rPr>
            <w:noProof/>
            <w:webHidden/>
          </w:rPr>
          <w:fldChar w:fldCharType="end"/>
        </w:r>
      </w:hyperlink>
    </w:p>
    <w:p w14:paraId="5F78C576" w14:textId="29F5DA42" w:rsidR="00CE16D3" w:rsidRDefault="00D27D27">
      <w:pPr>
        <w:pStyle w:val="TOC3"/>
        <w:rPr>
          <w:rFonts w:asciiTheme="minorHAnsi" w:eastAsiaTheme="minorEastAsia" w:hAnsiTheme="minorHAnsi" w:cstheme="minorBidi"/>
          <w:b w:val="0"/>
          <w:noProof/>
          <w:sz w:val="22"/>
          <w:szCs w:val="22"/>
          <w:lang w:val="en-US" w:eastAsia="en-US"/>
        </w:rPr>
      </w:pPr>
      <w:hyperlink w:anchor="_Toc120228627" w:history="1">
        <w:r w:rsidR="00CE16D3" w:rsidRPr="008E62AB">
          <w:rPr>
            <w:rStyle w:val="Hyperlink"/>
            <w:noProof/>
          </w:rPr>
          <w:t>4.2.4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Cartographic Features</w:t>
        </w:r>
        <w:r w:rsidR="00CE16D3">
          <w:rPr>
            <w:noProof/>
            <w:webHidden/>
          </w:rPr>
          <w:tab/>
        </w:r>
        <w:r w:rsidR="00CE16D3">
          <w:rPr>
            <w:noProof/>
            <w:webHidden/>
          </w:rPr>
          <w:fldChar w:fldCharType="begin"/>
        </w:r>
        <w:r w:rsidR="00CE16D3">
          <w:rPr>
            <w:noProof/>
            <w:webHidden/>
          </w:rPr>
          <w:instrText xml:space="preserve"> PAGEREF _Toc120228627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373C23BF" w14:textId="3B867BDC" w:rsidR="00CE16D3" w:rsidRDefault="00D27D27">
      <w:pPr>
        <w:pStyle w:val="TOC1"/>
        <w:rPr>
          <w:rFonts w:asciiTheme="minorHAnsi" w:eastAsiaTheme="minorEastAsia" w:hAnsiTheme="minorHAnsi" w:cstheme="minorBidi"/>
          <w:b w:val="0"/>
          <w:noProof/>
          <w:sz w:val="22"/>
          <w:szCs w:val="22"/>
          <w:lang w:val="en-US" w:eastAsia="en-US"/>
        </w:rPr>
      </w:pPr>
      <w:hyperlink w:anchor="_Toc120228628" w:history="1">
        <w:r w:rsidR="00CE16D3" w:rsidRPr="008E62AB">
          <w:rPr>
            <w:rStyle w:val="Hyperlink"/>
            <w:noProof/>
          </w:rPr>
          <w:t>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Feature Catalogue</w:t>
        </w:r>
        <w:r w:rsidR="00CE16D3">
          <w:rPr>
            <w:noProof/>
            <w:webHidden/>
          </w:rPr>
          <w:tab/>
        </w:r>
        <w:r w:rsidR="00CE16D3">
          <w:rPr>
            <w:noProof/>
            <w:webHidden/>
          </w:rPr>
          <w:fldChar w:fldCharType="begin"/>
        </w:r>
        <w:r w:rsidR="00CE16D3">
          <w:rPr>
            <w:noProof/>
            <w:webHidden/>
          </w:rPr>
          <w:instrText xml:space="preserve"> PAGEREF _Toc120228628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19343519" w14:textId="62BF23F4" w:rsidR="00CE16D3" w:rsidRDefault="00D27D27">
      <w:pPr>
        <w:pStyle w:val="TOC2"/>
        <w:rPr>
          <w:rFonts w:asciiTheme="minorHAnsi" w:eastAsiaTheme="minorEastAsia" w:hAnsiTheme="minorHAnsi" w:cstheme="minorBidi"/>
          <w:b w:val="0"/>
          <w:noProof/>
          <w:sz w:val="22"/>
          <w:szCs w:val="22"/>
          <w:lang w:val="en-US" w:eastAsia="en-US"/>
        </w:rPr>
      </w:pPr>
      <w:hyperlink w:anchor="_Toc120228629" w:history="1">
        <w:r w:rsidR="00CE16D3" w:rsidRPr="008E62AB">
          <w:rPr>
            <w:rStyle w:val="Hyperlink"/>
            <w:noProof/>
            <w:lang w:eastAsia="en-US"/>
          </w:rPr>
          <w:t>5.1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Introduction</w:t>
        </w:r>
        <w:r w:rsidR="00CE16D3">
          <w:rPr>
            <w:noProof/>
            <w:webHidden/>
          </w:rPr>
          <w:tab/>
        </w:r>
        <w:r w:rsidR="00CE16D3">
          <w:rPr>
            <w:noProof/>
            <w:webHidden/>
          </w:rPr>
          <w:fldChar w:fldCharType="begin"/>
        </w:r>
        <w:r w:rsidR="00CE16D3">
          <w:rPr>
            <w:noProof/>
            <w:webHidden/>
          </w:rPr>
          <w:instrText xml:space="preserve"> PAGEREF _Toc120228629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02E5CA57" w14:textId="0C05C520" w:rsidR="00CE16D3" w:rsidRDefault="00D27D27">
      <w:pPr>
        <w:pStyle w:val="TOC2"/>
        <w:rPr>
          <w:rFonts w:asciiTheme="minorHAnsi" w:eastAsiaTheme="minorEastAsia" w:hAnsiTheme="minorHAnsi" w:cstheme="minorBidi"/>
          <w:b w:val="0"/>
          <w:noProof/>
          <w:sz w:val="22"/>
          <w:szCs w:val="22"/>
          <w:lang w:val="en-US" w:eastAsia="en-US"/>
        </w:rPr>
      </w:pPr>
      <w:hyperlink w:anchor="_Toc120228630" w:history="1">
        <w:r w:rsidR="00CE16D3" w:rsidRPr="008E62AB">
          <w:rPr>
            <w:rStyle w:val="Hyperlink"/>
            <w:noProof/>
          </w:rPr>
          <w:t>5.2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Feature types</w:t>
        </w:r>
        <w:r w:rsidR="00CE16D3">
          <w:rPr>
            <w:noProof/>
            <w:webHidden/>
          </w:rPr>
          <w:tab/>
        </w:r>
        <w:r w:rsidR="00CE16D3">
          <w:rPr>
            <w:noProof/>
            <w:webHidden/>
          </w:rPr>
          <w:fldChar w:fldCharType="begin"/>
        </w:r>
        <w:r w:rsidR="00CE16D3">
          <w:rPr>
            <w:noProof/>
            <w:webHidden/>
          </w:rPr>
          <w:instrText xml:space="preserve"> PAGEREF _Toc120228630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44901F4E" w14:textId="38BC6F9D" w:rsidR="00CE16D3" w:rsidRDefault="00D27D27">
      <w:pPr>
        <w:pStyle w:val="TOC3"/>
        <w:rPr>
          <w:rFonts w:asciiTheme="minorHAnsi" w:eastAsiaTheme="minorEastAsia" w:hAnsiTheme="minorHAnsi" w:cstheme="minorBidi"/>
          <w:b w:val="0"/>
          <w:noProof/>
          <w:sz w:val="22"/>
          <w:szCs w:val="22"/>
          <w:lang w:val="en-US" w:eastAsia="en-US"/>
        </w:rPr>
      </w:pPr>
      <w:hyperlink w:anchor="_Toc120228631" w:history="1">
        <w:r w:rsidR="00CE16D3" w:rsidRPr="008E62AB">
          <w:rPr>
            <w:rStyle w:val="Hyperlink"/>
            <w:rFonts w:eastAsia="Times New Roman" w:cs="Arial"/>
            <w:noProof/>
            <w:lang w:eastAsia="en-US"/>
          </w:rPr>
          <w:t>5.2.1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Geographic</w:t>
        </w:r>
        <w:r w:rsidR="00CE16D3">
          <w:rPr>
            <w:noProof/>
            <w:webHidden/>
          </w:rPr>
          <w:tab/>
        </w:r>
        <w:r w:rsidR="00CE16D3">
          <w:rPr>
            <w:noProof/>
            <w:webHidden/>
          </w:rPr>
          <w:fldChar w:fldCharType="begin"/>
        </w:r>
        <w:r w:rsidR="00CE16D3">
          <w:rPr>
            <w:noProof/>
            <w:webHidden/>
          </w:rPr>
          <w:instrText xml:space="preserve"> PAGEREF _Toc120228631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680DD9EA" w14:textId="4AE6A5CD" w:rsidR="00CE16D3" w:rsidRDefault="00D27D27">
      <w:pPr>
        <w:pStyle w:val="TOC3"/>
        <w:rPr>
          <w:rFonts w:asciiTheme="minorHAnsi" w:eastAsiaTheme="minorEastAsia" w:hAnsiTheme="minorHAnsi" w:cstheme="minorBidi"/>
          <w:b w:val="0"/>
          <w:noProof/>
          <w:sz w:val="22"/>
          <w:szCs w:val="22"/>
          <w:lang w:val="en-US" w:eastAsia="en-US"/>
        </w:rPr>
      </w:pPr>
      <w:hyperlink w:anchor="_Toc120228632" w:history="1">
        <w:r w:rsidR="00CE16D3" w:rsidRPr="008E62AB">
          <w:rPr>
            <w:rStyle w:val="Hyperlink"/>
            <w:noProof/>
          </w:rPr>
          <w:t>5.2.2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Meta</w:t>
        </w:r>
        <w:r w:rsidR="00CE16D3">
          <w:rPr>
            <w:noProof/>
            <w:webHidden/>
          </w:rPr>
          <w:tab/>
        </w:r>
        <w:r w:rsidR="00CE16D3">
          <w:rPr>
            <w:noProof/>
            <w:webHidden/>
          </w:rPr>
          <w:fldChar w:fldCharType="begin"/>
        </w:r>
        <w:r w:rsidR="00CE16D3">
          <w:rPr>
            <w:noProof/>
            <w:webHidden/>
          </w:rPr>
          <w:instrText xml:space="preserve"> PAGEREF _Toc120228632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766DCA09" w14:textId="01050901" w:rsidR="00CE16D3" w:rsidRDefault="00D27D27">
      <w:pPr>
        <w:pStyle w:val="TOC3"/>
        <w:rPr>
          <w:rFonts w:asciiTheme="minorHAnsi" w:eastAsiaTheme="minorEastAsia" w:hAnsiTheme="minorHAnsi" w:cstheme="minorBidi"/>
          <w:b w:val="0"/>
          <w:noProof/>
          <w:sz w:val="22"/>
          <w:szCs w:val="22"/>
          <w:lang w:val="en-US" w:eastAsia="en-US"/>
        </w:rPr>
      </w:pPr>
      <w:hyperlink w:anchor="_Toc120228633" w:history="1">
        <w:r w:rsidR="00CE16D3" w:rsidRPr="008E62AB">
          <w:rPr>
            <w:rStyle w:val="Hyperlink"/>
            <w:noProof/>
            <w:lang w:val="en-US" w:eastAsia="en-US"/>
          </w:rPr>
          <w:t>5.2.3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Cartographic</w:t>
        </w:r>
        <w:r w:rsidR="00CE16D3">
          <w:rPr>
            <w:noProof/>
            <w:webHidden/>
          </w:rPr>
          <w:tab/>
        </w:r>
        <w:r w:rsidR="00CE16D3">
          <w:rPr>
            <w:noProof/>
            <w:webHidden/>
          </w:rPr>
          <w:fldChar w:fldCharType="begin"/>
        </w:r>
        <w:r w:rsidR="00CE16D3">
          <w:rPr>
            <w:noProof/>
            <w:webHidden/>
          </w:rPr>
          <w:instrText xml:space="preserve"> PAGEREF _Toc120228633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6CECA7EA" w14:textId="3CE14340" w:rsidR="00CE16D3" w:rsidRDefault="00D27D27">
      <w:pPr>
        <w:pStyle w:val="TOC2"/>
        <w:rPr>
          <w:rFonts w:asciiTheme="minorHAnsi" w:eastAsiaTheme="minorEastAsia" w:hAnsiTheme="minorHAnsi" w:cstheme="minorBidi"/>
          <w:b w:val="0"/>
          <w:noProof/>
          <w:sz w:val="22"/>
          <w:szCs w:val="22"/>
          <w:lang w:val="en-US" w:eastAsia="en-US"/>
        </w:rPr>
      </w:pPr>
      <w:hyperlink w:anchor="_Toc120228634" w:history="1">
        <w:r w:rsidR="00CE16D3" w:rsidRPr="008E62AB">
          <w:rPr>
            <w:rStyle w:val="Hyperlink"/>
            <w:noProof/>
            <w:lang w:eastAsia="en-US"/>
          </w:rPr>
          <w:t>5.3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Information types</w:t>
        </w:r>
        <w:r w:rsidR="00CE16D3">
          <w:rPr>
            <w:noProof/>
            <w:webHidden/>
          </w:rPr>
          <w:tab/>
        </w:r>
        <w:r w:rsidR="00CE16D3">
          <w:rPr>
            <w:noProof/>
            <w:webHidden/>
          </w:rPr>
          <w:fldChar w:fldCharType="begin"/>
        </w:r>
        <w:r w:rsidR="00CE16D3">
          <w:rPr>
            <w:noProof/>
            <w:webHidden/>
          </w:rPr>
          <w:instrText xml:space="preserve"> PAGEREF _Toc120228634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4DF2A488" w14:textId="2AC987C7" w:rsidR="00CE16D3" w:rsidRDefault="00D27D27">
      <w:pPr>
        <w:pStyle w:val="TOC3"/>
        <w:rPr>
          <w:rFonts w:asciiTheme="minorHAnsi" w:eastAsiaTheme="minorEastAsia" w:hAnsiTheme="minorHAnsi" w:cstheme="minorBidi"/>
          <w:b w:val="0"/>
          <w:noProof/>
          <w:sz w:val="22"/>
          <w:szCs w:val="22"/>
          <w:lang w:val="en-US" w:eastAsia="en-US"/>
        </w:rPr>
      </w:pPr>
      <w:hyperlink w:anchor="_Toc120228635" w:history="1">
        <w:r w:rsidR="00CE16D3" w:rsidRPr="008E62AB">
          <w:rPr>
            <w:rStyle w:val="Hyperlink"/>
            <w:noProof/>
            <w:lang w:val="en-AU"/>
          </w:rPr>
          <w:t>5.3.1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Spatial quality</w:t>
        </w:r>
        <w:r w:rsidR="00CE16D3">
          <w:rPr>
            <w:noProof/>
            <w:webHidden/>
          </w:rPr>
          <w:tab/>
        </w:r>
        <w:r w:rsidR="00CE16D3">
          <w:rPr>
            <w:noProof/>
            <w:webHidden/>
          </w:rPr>
          <w:fldChar w:fldCharType="begin"/>
        </w:r>
        <w:r w:rsidR="00CE16D3">
          <w:rPr>
            <w:noProof/>
            <w:webHidden/>
          </w:rPr>
          <w:instrText xml:space="preserve"> PAGEREF _Toc120228635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709EDE3A" w14:textId="14E01149" w:rsidR="00CE16D3" w:rsidRDefault="00D27D27">
      <w:pPr>
        <w:pStyle w:val="TOC2"/>
        <w:rPr>
          <w:rFonts w:asciiTheme="minorHAnsi" w:eastAsiaTheme="minorEastAsia" w:hAnsiTheme="minorHAnsi" w:cstheme="minorBidi"/>
          <w:b w:val="0"/>
          <w:noProof/>
          <w:sz w:val="22"/>
          <w:szCs w:val="22"/>
          <w:lang w:val="en-US" w:eastAsia="en-US"/>
        </w:rPr>
      </w:pPr>
      <w:hyperlink w:anchor="_Toc120228636" w:history="1">
        <w:r w:rsidR="00CE16D3" w:rsidRPr="008E62AB">
          <w:rPr>
            <w:rStyle w:val="Hyperlink"/>
            <w:noProof/>
          </w:rPr>
          <w:t>5.4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Feature and information relationships</w:t>
        </w:r>
        <w:r w:rsidR="00CE16D3">
          <w:rPr>
            <w:noProof/>
            <w:webHidden/>
          </w:rPr>
          <w:tab/>
        </w:r>
        <w:r w:rsidR="00CE16D3">
          <w:rPr>
            <w:noProof/>
            <w:webHidden/>
          </w:rPr>
          <w:fldChar w:fldCharType="begin"/>
        </w:r>
        <w:r w:rsidR="00CE16D3">
          <w:rPr>
            <w:noProof/>
            <w:webHidden/>
          </w:rPr>
          <w:instrText xml:space="preserve"> PAGEREF _Toc120228636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19C05BB2" w14:textId="757A5C86" w:rsidR="00CE16D3" w:rsidRDefault="00D27D27">
      <w:pPr>
        <w:pStyle w:val="TOC2"/>
        <w:rPr>
          <w:rFonts w:asciiTheme="minorHAnsi" w:eastAsiaTheme="minorEastAsia" w:hAnsiTheme="minorHAnsi" w:cstheme="minorBidi"/>
          <w:b w:val="0"/>
          <w:noProof/>
          <w:sz w:val="22"/>
          <w:szCs w:val="22"/>
          <w:lang w:val="en-US" w:eastAsia="en-US"/>
        </w:rPr>
      </w:pPr>
      <w:hyperlink w:anchor="_Toc120228637" w:history="1">
        <w:r w:rsidR="00CE16D3" w:rsidRPr="008E62AB">
          <w:rPr>
            <w:rStyle w:val="Hyperlink"/>
            <w:noProof/>
            <w:lang w:eastAsia="en-US"/>
          </w:rPr>
          <w:t>5.5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Attributes</w:t>
        </w:r>
        <w:r w:rsidR="00CE16D3">
          <w:rPr>
            <w:noProof/>
            <w:webHidden/>
          </w:rPr>
          <w:tab/>
        </w:r>
        <w:r w:rsidR="00CE16D3">
          <w:rPr>
            <w:noProof/>
            <w:webHidden/>
          </w:rPr>
          <w:fldChar w:fldCharType="begin"/>
        </w:r>
        <w:r w:rsidR="00CE16D3">
          <w:rPr>
            <w:noProof/>
            <w:webHidden/>
          </w:rPr>
          <w:instrText xml:space="preserve"> PAGEREF _Toc120228637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038A82A0" w14:textId="0B676F21" w:rsidR="00CE16D3" w:rsidRDefault="00D27D27">
      <w:pPr>
        <w:pStyle w:val="TOC3"/>
        <w:rPr>
          <w:rFonts w:asciiTheme="minorHAnsi" w:eastAsiaTheme="minorEastAsia" w:hAnsiTheme="minorHAnsi" w:cstheme="minorBidi"/>
          <w:b w:val="0"/>
          <w:noProof/>
          <w:sz w:val="22"/>
          <w:szCs w:val="22"/>
          <w:lang w:val="en-US" w:eastAsia="en-US"/>
        </w:rPr>
      </w:pPr>
      <w:hyperlink w:anchor="_Toc120228638" w:history="1">
        <w:r w:rsidR="00CE16D3" w:rsidRPr="008E62AB">
          <w:rPr>
            <w:rStyle w:val="Hyperlink"/>
            <w:noProof/>
          </w:rPr>
          <w:t>5.5.1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Simple attributes</w:t>
        </w:r>
        <w:r w:rsidR="00CE16D3">
          <w:rPr>
            <w:noProof/>
            <w:webHidden/>
          </w:rPr>
          <w:tab/>
        </w:r>
        <w:r w:rsidR="00CE16D3">
          <w:rPr>
            <w:noProof/>
            <w:webHidden/>
          </w:rPr>
          <w:fldChar w:fldCharType="begin"/>
        </w:r>
        <w:r w:rsidR="00CE16D3">
          <w:rPr>
            <w:noProof/>
            <w:webHidden/>
          </w:rPr>
          <w:instrText xml:space="preserve"> PAGEREF _Toc120228638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73C1E81F" w14:textId="35CF3539" w:rsidR="00CE16D3" w:rsidRDefault="00D27D27">
      <w:pPr>
        <w:pStyle w:val="TOC3"/>
        <w:rPr>
          <w:rFonts w:asciiTheme="minorHAnsi" w:eastAsiaTheme="minorEastAsia" w:hAnsiTheme="minorHAnsi" w:cstheme="minorBidi"/>
          <w:b w:val="0"/>
          <w:noProof/>
          <w:sz w:val="22"/>
          <w:szCs w:val="22"/>
          <w:lang w:val="en-US" w:eastAsia="en-US"/>
        </w:rPr>
      </w:pPr>
      <w:hyperlink w:anchor="_Toc120228639" w:history="1">
        <w:r w:rsidR="00CE16D3" w:rsidRPr="008E62AB">
          <w:rPr>
            <w:rStyle w:val="Hyperlink"/>
            <w:noProof/>
          </w:rPr>
          <w:t>5.5.2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Complex attributes</w:t>
        </w:r>
        <w:r w:rsidR="00CE16D3">
          <w:rPr>
            <w:noProof/>
            <w:webHidden/>
          </w:rPr>
          <w:tab/>
        </w:r>
        <w:r w:rsidR="00CE16D3">
          <w:rPr>
            <w:noProof/>
            <w:webHidden/>
          </w:rPr>
          <w:fldChar w:fldCharType="begin"/>
        </w:r>
        <w:r w:rsidR="00CE16D3">
          <w:rPr>
            <w:noProof/>
            <w:webHidden/>
          </w:rPr>
          <w:instrText xml:space="preserve"> PAGEREF _Toc120228639 \h </w:instrText>
        </w:r>
        <w:r w:rsidR="00CE16D3">
          <w:rPr>
            <w:noProof/>
            <w:webHidden/>
          </w:rPr>
        </w:r>
        <w:r w:rsidR="00CE16D3">
          <w:rPr>
            <w:noProof/>
            <w:webHidden/>
          </w:rPr>
          <w:fldChar w:fldCharType="separate"/>
        </w:r>
        <w:r w:rsidR="00CE16D3">
          <w:rPr>
            <w:noProof/>
            <w:webHidden/>
          </w:rPr>
          <w:t>34</w:t>
        </w:r>
        <w:r w:rsidR="00CE16D3">
          <w:rPr>
            <w:noProof/>
            <w:webHidden/>
          </w:rPr>
          <w:fldChar w:fldCharType="end"/>
        </w:r>
      </w:hyperlink>
    </w:p>
    <w:p w14:paraId="70F2EFB6" w14:textId="37DE0353" w:rsidR="00CE16D3" w:rsidRDefault="00D27D27">
      <w:pPr>
        <w:pStyle w:val="TOC2"/>
        <w:rPr>
          <w:rFonts w:asciiTheme="minorHAnsi" w:eastAsiaTheme="minorEastAsia" w:hAnsiTheme="minorHAnsi" w:cstheme="minorBidi"/>
          <w:b w:val="0"/>
          <w:noProof/>
          <w:sz w:val="22"/>
          <w:szCs w:val="22"/>
          <w:lang w:val="en-US" w:eastAsia="en-US"/>
        </w:rPr>
      </w:pPr>
      <w:hyperlink w:anchor="_Toc120228640" w:history="1">
        <w:r w:rsidR="00CE16D3" w:rsidRPr="008E62AB">
          <w:rPr>
            <w:rStyle w:val="Hyperlink"/>
            <w:noProof/>
          </w:rPr>
          <w:t>5.6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Units of measure</w:t>
        </w:r>
        <w:r w:rsidR="00CE16D3">
          <w:rPr>
            <w:noProof/>
            <w:webHidden/>
          </w:rPr>
          <w:tab/>
        </w:r>
        <w:r w:rsidR="00CE16D3">
          <w:rPr>
            <w:noProof/>
            <w:webHidden/>
          </w:rPr>
          <w:fldChar w:fldCharType="begin"/>
        </w:r>
        <w:r w:rsidR="00CE16D3">
          <w:rPr>
            <w:noProof/>
            <w:webHidden/>
          </w:rPr>
          <w:instrText xml:space="preserve"> PAGEREF _Toc120228640 \h </w:instrText>
        </w:r>
        <w:r w:rsidR="00CE16D3">
          <w:rPr>
            <w:noProof/>
            <w:webHidden/>
          </w:rPr>
        </w:r>
        <w:r w:rsidR="00CE16D3">
          <w:rPr>
            <w:noProof/>
            <w:webHidden/>
          </w:rPr>
          <w:fldChar w:fldCharType="separate"/>
        </w:r>
        <w:r w:rsidR="00CE16D3">
          <w:rPr>
            <w:noProof/>
            <w:webHidden/>
          </w:rPr>
          <w:t>34</w:t>
        </w:r>
        <w:r w:rsidR="00CE16D3">
          <w:rPr>
            <w:noProof/>
            <w:webHidden/>
          </w:rPr>
          <w:fldChar w:fldCharType="end"/>
        </w:r>
      </w:hyperlink>
    </w:p>
    <w:p w14:paraId="32E2FC19" w14:textId="61DD76BC" w:rsidR="00CE16D3" w:rsidRDefault="00D27D27">
      <w:pPr>
        <w:pStyle w:val="TOC1"/>
        <w:rPr>
          <w:rFonts w:asciiTheme="minorHAnsi" w:eastAsiaTheme="minorEastAsia" w:hAnsiTheme="minorHAnsi" w:cstheme="minorBidi"/>
          <w:b w:val="0"/>
          <w:noProof/>
          <w:sz w:val="22"/>
          <w:szCs w:val="22"/>
          <w:lang w:val="en-US" w:eastAsia="en-US"/>
        </w:rPr>
      </w:pPr>
      <w:hyperlink w:anchor="_Toc120228641" w:history="1">
        <w:r w:rsidR="00CE16D3" w:rsidRPr="008E62AB">
          <w:rPr>
            <w:rStyle w:val="Hyperlink"/>
            <w:noProof/>
          </w:rPr>
          <w:t>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Coordinate Reference Systems (CRS)</w:t>
        </w:r>
        <w:r w:rsidR="00CE16D3">
          <w:rPr>
            <w:noProof/>
            <w:webHidden/>
          </w:rPr>
          <w:tab/>
        </w:r>
        <w:r w:rsidR="00CE16D3">
          <w:rPr>
            <w:noProof/>
            <w:webHidden/>
          </w:rPr>
          <w:fldChar w:fldCharType="begin"/>
        </w:r>
        <w:r w:rsidR="00CE16D3">
          <w:rPr>
            <w:noProof/>
            <w:webHidden/>
          </w:rPr>
          <w:instrText xml:space="preserve"> PAGEREF _Toc120228641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48EE22F9" w14:textId="668F0B74" w:rsidR="00CE16D3" w:rsidRDefault="00D27D27">
      <w:pPr>
        <w:pStyle w:val="TOC2"/>
        <w:rPr>
          <w:rFonts w:asciiTheme="minorHAnsi" w:eastAsiaTheme="minorEastAsia" w:hAnsiTheme="minorHAnsi" w:cstheme="minorBidi"/>
          <w:b w:val="0"/>
          <w:noProof/>
          <w:sz w:val="22"/>
          <w:szCs w:val="22"/>
          <w:lang w:val="en-US" w:eastAsia="en-US"/>
        </w:rPr>
      </w:pPr>
      <w:hyperlink w:anchor="_Toc120228642" w:history="1">
        <w:r w:rsidR="00CE16D3" w:rsidRPr="008E62AB">
          <w:rPr>
            <w:rStyle w:val="Hyperlink"/>
            <w:noProof/>
          </w:rPr>
          <w:t>6.1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_Toc120228642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72C086C4" w14:textId="62D59742" w:rsidR="00CE16D3" w:rsidRDefault="00D27D27">
      <w:pPr>
        <w:pStyle w:val="TOC2"/>
        <w:rPr>
          <w:rFonts w:asciiTheme="minorHAnsi" w:eastAsiaTheme="minorEastAsia" w:hAnsiTheme="minorHAnsi" w:cstheme="minorBidi"/>
          <w:b w:val="0"/>
          <w:noProof/>
          <w:sz w:val="22"/>
          <w:szCs w:val="22"/>
          <w:lang w:val="en-US" w:eastAsia="en-US"/>
        </w:rPr>
      </w:pPr>
      <w:hyperlink w:anchor="_Toc120228643" w:history="1">
        <w:r w:rsidR="00CE16D3" w:rsidRPr="008E62AB">
          <w:rPr>
            <w:rStyle w:val="Hyperlink"/>
            <w:noProof/>
          </w:rPr>
          <w:t>6.2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Horizontal Coordinate Reference System</w:t>
        </w:r>
        <w:r w:rsidR="00CE16D3">
          <w:rPr>
            <w:noProof/>
            <w:webHidden/>
          </w:rPr>
          <w:tab/>
        </w:r>
        <w:r w:rsidR="00CE16D3">
          <w:rPr>
            <w:noProof/>
            <w:webHidden/>
          </w:rPr>
          <w:fldChar w:fldCharType="begin"/>
        </w:r>
        <w:r w:rsidR="00CE16D3">
          <w:rPr>
            <w:noProof/>
            <w:webHidden/>
          </w:rPr>
          <w:instrText xml:space="preserve"> PAGEREF _Toc120228643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5EFF0503" w14:textId="381889CB" w:rsidR="00CE16D3" w:rsidRDefault="00D27D27">
      <w:pPr>
        <w:pStyle w:val="TOC2"/>
        <w:rPr>
          <w:rFonts w:asciiTheme="minorHAnsi" w:eastAsiaTheme="minorEastAsia" w:hAnsiTheme="minorHAnsi" w:cstheme="minorBidi"/>
          <w:b w:val="0"/>
          <w:noProof/>
          <w:sz w:val="22"/>
          <w:szCs w:val="22"/>
          <w:lang w:val="en-US" w:eastAsia="en-US"/>
        </w:rPr>
      </w:pPr>
      <w:hyperlink w:anchor="_Toc120228644" w:history="1">
        <w:r w:rsidR="00CE16D3" w:rsidRPr="008E62AB">
          <w:rPr>
            <w:rStyle w:val="Hyperlink"/>
            <w:noProof/>
          </w:rPr>
          <w:t>6.3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Vertical CRS for Depths and Elevations</w:t>
        </w:r>
        <w:r w:rsidR="00CE16D3">
          <w:rPr>
            <w:noProof/>
            <w:webHidden/>
          </w:rPr>
          <w:tab/>
        </w:r>
        <w:r w:rsidR="00CE16D3">
          <w:rPr>
            <w:noProof/>
            <w:webHidden/>
          </w:rPr>
          <w:fldChar w:fldCharType="begin"/>
        </w:r>
        <w:r w:rsidR="00CE16D3">
          <w:rPr>
            <w:noProof/>
            <w:webHidden/>
          </w:rPr>
          <w:instrText xml:space="preserve"> PAGEREF _Toc120228644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78702F02" w14:textId="4CB70F98" w:rsidR="00CE16D3" w:rsidRDefault="00D27D27">
      <w:pPr>
        <w:pStyle w:val="TOC2"/>
        <w:rPr>
          <w:rFonts w:asciiTheme="minorHAnsi" w:eastAsiaTheme="minorEastAsia" w:hAnsiTheme="minorHAnsi" w:cstheme="minorBidi"/>
          <w:b w:val="0"/>
          <w:noProof/>
          <w:sz w:val="22"/>
          <w:szCs w:val="22"/>
          <w:lang w:val="en-US" w:eastAsia="en-US"/>
        </w:rPr>
      </w:pPr>
      <w:hyperlink w:anchor="_Toc120228645" w:history="1">
        <w:r w:rsidR="00CE16D3" w:rsidRPr="008E62AB">
          <w:rPr>
            <w:rStyle w:val="Hyperlink"/>
            <w:noProof/>
          </w:rPr>
          <w:t>6.4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Projections</w:t>
        </w:r>
        <w:r w:rsidR="00CE16D3">
          <w:rPr>
            <w:noProof/>
            <w:webHidden/>
          </w:rPr>
          <w:tab/>
        </w:r>
        <w:r w:rsidR="00CE16D3">
          <w:rPr>
            <w:noProof/>
            <w:webHidden/>
          </w:rPr>
          <w:fldChar w:fldCharType="begin"/>
        </w:r>
        <w:r w:rsidR="00CE16D3">
          <w:rPr>
            <w:noProof/>
            <w:webHidden/>
          </w:rPr>
          <w:instrText xml:space="preserve"> PAGEREF _Toc120228645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02C867A7" w14:textId="01ACF5C2" w:rsidR="00CE16D3" w:rsidRDefault="00D27D27">
      <w:pPr>
        <w:pStyle w:val="TOC2"/>
        <w:rPr>
          <w:rFonts w:asciiTheme="minorHAnsi" w:eastAsiaTheme="minorEastAsia" w:hAnsiTheme="minorHAnsi" w:cstheme="minorBidi"/>
          <w:b w:val="0"/>
          <w:noProof/>
          <w:sz w:val="22"/>
          <w:szCs w:val="22"/>
          <w:lang w:val="en-US" w:eastAsia="en-US"/>
        </w:rPr>
      </w:pPr>
      <w:hyperlink w:anchor="_Toc120228646" w:history="1">
        <w:r w:rsidR="00CE16D3" w:rsidRPr="008E62AB">
          <w:rPr>
            <w:rStyle w:val="Hyperlink"/>
            <w:noProof/>
          </w:rPr>
          <w:t>6.5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Temporal reference system</w:t>
        </w:r>
        <w:r w:rsidR="00CE16D3">
          <w:rPr>
            <w:noProof/>
            <w:webHidden/>
          </w:rPr>
          <w:tab/>
        </w:r>
        <w:r w:rsidR="00CE16D3">
          <w:rPr>
            <w:noProof/>
            <w:webHidden/>
          </w:rPr>
          <w:fldChar w:fldCharType="begin"/>
        </w:r>
        <w:r w:rsidR="00CE16D3">
          <w:rPr>
            <w:noProof/>
            <w:webHidden/>
          </w:rPr>
          <w:instrText xml:space="preserve"> PAGEREF _Toc120228646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5D3D11F6" w14:textId="31DAB04B" w:rsidR="00CE16D3" w:rsidRDefault="00D27D27">
      <w:pPr>
        <w:pStyle w:val="TOC1"/>
        <w:rPr>
          <w:rFonts w:asciiTheme="minorHAnsi" w:eastAsiaTheme="minorEastAsia" w:hAnsiTheme="minorHAnsi" w:cstheme="minorBidi"/>
          <w:b w:val="0"/>
          <w:noProof/>
          <w:sz w:val="22"/>
          <w:szCs w:val="22"/>
          <w:lang w:val="en-US" w:eastAsia="en-US"/>
        </w:rPr>
      </w:pPr>
      <w:hyperlink w:anchor="_Toc120228647" w:history="1">
        <w:r w:rsidR="00CE16D3" w:rsidRPr="008E62AB">
          <w:rPr>
            <w:rStyle w:val="Hyperlink"/>
            <w:noProof/>
          </w:rPr>
          <w:t>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Datasets</w:t>
        </w:r>
        <w:r w:rsidR="00CE16D3">
          <w:rPr>
            <w:noProof/>
            <w:webHidden/>
          </w:rPr>
          <w:tab/>
        </w:r>
        <w:r w:rsidR="00CE16D3">
          <w:rPr>
            <w:noProof/>
            <w:webHidden/>
          </w:rPr>
          <w:fldChar w:fldCharType="begin"/>
        </w:r>
        <w:r w:rsidR="00CE16D3">
          <w:rPr>
            <w:noProof/>
            <w:webHidden/>
          </w:rPr>
          <w:instrText xml:space="preserve"> PAGEREF _Toc120228647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0AE6EF3A" w14:textId="3125045F" w:rsidR="00CE16D3" w:rsidRDefault="00D27D27">
      <w:pPr>
        <w:pStyle w:val="TOC3"/>
        <w:rPr>
          <w:rFonts w:asciiTheme="minorHAnsi" w:eastAsiaTheme="minorEastAsia" w:hAnsiTheme="minorHAnsi" w:cstheme="minorBidi"/>
          <w:b w:val="0"/>
          <w:noProof/>
          <w:sz w:val="22"/>
          <w:szCs w:val="22"/>
          <w:lang w:val="en-US" w:eastAsia="en-US"/>
        </w:rPr>
      </w:pPr>
      <w:hyperlink w:anchor="_Toc120228648" w:history="1">
        <w:r w:rsidR="00CE16D3" w:rsidRPr="008E62AB">
          <w:rPr>
            <w:rStyle w:val="Hyperlink"/>
            <w:noProof/>
          </w:rPr>
          <w:t>7.1.1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_Toc120228648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58743AEB" w14:textId="730BC98A" w:rsidR="00CE16D3" w:rsidRDefault="00D27D27">
      <w:pPr>
        <w:pStyle w:val="TOC3"/>
        <w:rPr>
          <w:rFonts w:asciiTheme="minorHAnsi" w:eastAsiaTheme="minorEastAsia" w:hAnsiTheme="minorHAnsi" w:cstheme="minorBidi"/>
          <w:b w:val="0"/>
          <w:noProof/>
          <w:sz w:val="22"/>
          <w:szCs w:val="22"/>
          <w:lang w:val="en-US" w:eastAsia="en-US"/>
        </w:rPr>
      </w:pPr>
      <w:hyperlink w:anchor="_Toc120228649" w:history="1">
        <w:r w:rsidR="00CE16D3" w:rsidRPr="008E62AB">
          <w:rPr>
            <w:rStyle w:val="Hyperlink"/>
            <w:noProof/>
          </w:rPr>
          <w:t>7.1.2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Dataset rules</w:t>
        </w:r>
        <w:r w:rsidR="00CE16D3">
          <w:rPr>
            <w:noProof/>
            <w:webHidden/>
          </w:rPr>
          <w:tab/>
        </w:r>
        <w:r w:rsidR="00CE16D3">
          <w:rPr>
            <w:noProof/>
            <w:webHidden/>
          </w:rPr>
          <w:fldChar w:fldCharType="begin"/>
        </w:r>
        <w:r w:rsidR="00CE16D3">
          <w:rPr>
            <w:noProof/>
            <w:webHidden/>
          </w:rPr>
          <w:instrText xml:space="preserve"> PAGEREF _Toc120228649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7E0521B5" w14:textId="4F0BFDD9" w:rsidR="00CE16D3" w:rsidRDefault="00D27D27">
      <w:pPr>
        <w:pStyle w:val="TOC3"/>
        <w:rPr>
          <w:rFonts w:asciiTheme="minorHAnsi" w:eastAsiaTheme="minorEastAsia" w:hAnsiTheme="minorHAnsi" w:cstheme="minorBidi"/>
          <w:b w:val="0"/>
          <w:noProof/>
          <w:sz w:val="22"/>
          <w:szCs w:val="22"/>
          <w:lang w:val="en-US" w:eastAsia="en-US"/>
        </w:rPr>
      </w:pPr>
      <w:hyperlink w:anchor="_Toc120228650" w:history="1">
        <w:r w:rsidR="00CE16D3" w:rsidRPr="008E62AB">
          <w:rPr>
            <w:rStyle w:val="Hyperlink"/>
            <w:noProof/>
          </w:rPr>
          <w:t>7.1.3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Coverage rules</w:t>
        </w:r>
        <w:r w:rsidR="00CE16D3">
          <w:rPr>
            <w:noProof/>
            <w:webHidden/>
          </w:rPr>
          <w:tab/>
        </w:r>
        <w:r w:rsidR="00CE16D3">
          <w:rPr>
            <w:noProof/>
            <w:webHidden/>
          </w:rPr>
          <w:fldChar w:fldCharType="begin"/>
        </w:r>
        <w:r w:rsidR="00CE16D3">
          <w:rPr>
            <w:noProof/>
            <w:webHidden/>
          </w:rPr>
          <w:instrText xml:space="preserve"> PAGEREF _Toc120228650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25EB22E1" w14:textId="1ED5E9F4" w:rsidR="00CE16D3" w:rsidRDefault="00D27D27">
      <w:pPr>
        <w:pStyle w:val="TOC2"/>
        <w:rPr>
          <w:rFonts w:asciiTheme="minorHAnsi" w:eastAsiaTheme="minorEastAsia" w:hAnsiTheme="minorHAnsi" w:cstheme="minorBidi"/>
          <w:b w:val="0"/>
          <w:noProof/>
          <w:sz w:val="22"/>
          <w:szCs w:val="22"/>
          <w:lang w:val="en-US" w:eastAsia="en-US"/>
        </w:rPr>
      </w:pPr>
      <w:hyperlink w:anchor="_Toc120228651" w:history="1">
        <w:r w:rsidR="00CE16D3" w:rsidRPr="008E62AB">
          <w:rPr>
            <w:rStyle w:val="Hyperlink"/>
            <w:noProof/>
          </w:rPr>
          <w:t>7.2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Display scale range</w:t>
        </w:r>
        <w:r w:rsidR="00CE16D3">
          <w:rPr>
            <w:noProof/>
            <w:webHidden/>
          </w:rPr>
          <w:tab/>
        </w:r>
        <w:r w:rsidR="00CE16D3">
          <w:rPr>
            <w:noProof/>
            <w:webHidden/>
          </w:rPr>
          <w:fldChar w:fldCharType="begin"/>
        </w:r>
        <w:r w:rsidR="00CE16D3">
          <w:rPr>
            <w:noProof/>
            <w:webHidden/>
          </w:rPr>
          <w:instrText xml:space="preserve"> PAGEREF _Toc120228651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48A5CA9C" w14:textId="150B5CF1" w:rsidR="00CE16D3" w:rsidRDefault="00D27D27">
      <w:pPr>
        <w:pStyle w:val="TOC2"/>
        <w:rPr>
          <w:rFonts w:asciiTheme="minorHAnsi" w:eastAsiaTheme="minorEastAsia" w:hAnsiTheme="minorHAnsi" w:cstheme="minorBidi"/>
          <w:b w:val="0"/>
          <w:noProof/>
          <w:sz w:val="22"/>
          <w:szCs w:val="22"/>
          <w:lang w:val="en-US" w:eastAsia="en-US"/>
        </w:rPr>
      </w:pPr>
      <w:hyperlink w:anchor="_Toc120228652" w:history="1">
        <w:r w:rsidR="00CE16D3" w:rsidRPr="008E62AB">
          <w:rPr>
            <w:rStyle w:val="Hyperlink"/>
            <w:noProof/>
          </w:rPr>
          <w:t>7.3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Geometry</w:t>
        </w:r>
        <w:r w:rsidR="00CE16D3">
          <w:rPr>
            <w:noProof/>
            <w:webHidden/>
          </w:rPr>
          <w:tab/>
        </w:r>
        <w:r w:rsidR="00CE16D3">
          <w:rPr>
            <w:noProof/>
            <w:webHidden/>
          </w:rPr>
          <w:fldChar w:fldCharType="begin"/>
        </w:r>
        <w:r w:rsidR="00CE16D3">
          <w:rPr>
            <w:noProof/>
            <w:webHidden/>
          </w:rPr>
          <w:instrText xml:space="preserve"> PAGEREF _Toc120228652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1B5A9758" w14:textId="3EE49217" w:rsidR="00CE16D3" w:rsidRDefault="00D27D27">
      <w:pPr>
        <w:pStyle w:val="TOC3"/>
        <w:rPr>
          <w:rFonts w:asciiTheme="minorHAnsi" w:eastAsiaTheme="minorEastAsia" w:hAnsiTheme="minorHAnsi" w:cstheme="minorBidi"/>
          <w:b w:val="0"/>
          <w:noProof/>
          <w:sz w:val="22"/>
          <w:szCs w:val="22"/>
          <w:lang w:val="en-US" w:eastAsia="en-US"/>
        </w:rPr>
      </w:pPr>
      <w:hyperlink w:anchor="_Toc120228653" w:history="1">
        <w:r w:rsidR="00CE16D3" w:rsidRPr="008E62AB">
          <w:rPr>
            <w:rStyle w:val="Hyperlink"/>
            <w:noProof/>
          </w:rPr>
          <w:t>7.3.1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S-131 geometry</w:t>
        </w:r>
        <w:r w:rsidR="00CE16D3">
          <w:rPr>
            <w:noProof/>
            <w:webHidden/>
          </w:rPr>
          <w:tab/>
        </w:r>
        <w:r w:rsidR="00CE16D3">
          <w:rPr>
            <w:noProof/>
            <w:webHidden/>
          </w:rPr>
          <w:fldChar w:fldCharType="begin"/>
        </w:r>
        <w:r w:rsidR="00CE16D3">
          <w:rPr>
            <w:noProof/>
            <w:webHidden/>
          </w:rPr>
          <w:instrText xml:space="preserve"> PAGEREF _Toc120228653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7D6CC82F" w14:textId="26B49A6B" w:rsidR="00CE16D3" w:rsidRDefault="00D27D27">
      <w:pPr>
        <w:pStyle w:val="TOC3"/>
        <w:rPr>
          <w:rFonts w:asciiTheme="minorHAnsi" w:eastAsiaTheme="minorEastAsia" w:hAnsiTheme="minorHAnsi" w:cstheme="minorBidi"/>
          <w:b w:val="0"/>
          <w:noProof/>
          <w:sz w:val="22"/>
          <w:szCs w:val="22"/>
          <w:lang w:val="en-US" w:eastAsia="en-US"/>
        </w:rPr>
      </w:pPr>
      <w:hyperlink w:anchor="_Toc120228654" w:history="1">
        <w:r w:rsidR="00CE16D3" w:rsidRPr="008E62AB">
          <w:rPr>
            <w:rStyle w:val="Hyperlink"/>
            <w:noProof/>
          </w:rPr>
          <w:t>7.3.2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Masking</w:t>
        </w:r>
        <w:r w:rsidR="00CE16D3">
          <w:rPr>
            <w:noProof/>
            <w:webHidden/>
          </w:rPr>
          <w:tab/>
        </w:r>
        <w:r w:rsidR="00CE16D3">
          <w:rPr>
            <w:noProof/>
            <w:webHidden/>
          </w:rPr>
          <w:fldChar w:fldCharType="begin"/>
        </w:r>
        <w:r w:rsidR="00CE16D3">
          <w:rPr>
            <w:noProof/>
            <w:webHidden/>
          </w:rPr>
          <w:instrText xml:space="preserve"> PAGEREF _Toc120228654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51489C46" w14:textId="3F277183" w:rsidR="00CE16D3" w:rsidRDefault="00D27D27">
      <w:pPr>
        <w:pStyle w:val="TOC3"/>
        <w:rPr>
          <w:rFonts w:asciiTheme="minorHAnsi" w:eastAsiaTheme="minorEastAsia" w:hAnsiTheme="minorHAnsi" w:cstheme="minorBidi"/>
          <w:b w:val="0"/>
          <w:noProof/>
          <w:sz w:val="22"/>
          <w:szCs w:val="22"/>
          <w:lang w:val="en-US" w:eastAsia="en-US"/>
        </w:rPr>
      </w:pPr>
      <w:hyperlink w:anchor="_Toc120228655" w:history="1">
        <w:r w:rsidR="00CE16D3" w:rsidRPr="008E62AB">
          <w:rPr>
            <w:rStyle w:val="Hyperlink"/>
            <w:noProof/>
          </w:rPr>
          <w:t>7.3.3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Coordinate encoding in spatial primitives</w:t>
        </w:r>
        <w:r w:rsidR="00CE16D3">
          <w:rPr>
            <w:noProof/>
            <w:webHidden/>
          </w:rPr>
          <w:tab/>
        </w:r>
        <w:r w:rsidR="00CE16D3">
          <w:rPr>
            <w:noProof/>
            <w:webHidden/>
          </w:rPr>
          <w:fldChar w:fldCharType="begin"/>
        </w:r>
        <w:r w:rsidR="00CE16D3">
          <w:rPr>
            <w:noProof/>
            <w:webHidden/>
          </w:rPr>
          <w:instrText xml:space="preserve"> PAGEREF _Toc120228655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69A0042A" w14:textId="5058D15B" w:rsidR="00CE16D3" w:rsidRDefault="00D27D27">
      <w:pPr>
        <w:pStyle w:val="TOC1"/>
        <w:rPr>
          <w:rFonts w:asciiTheme="minorHAnsi" w:eastAsiaTheme="minorEastAsia" w:hAnsiTheme="minorHAnsi" w:cstheme="minorBidi"/>
          <w:b w:val="0"/>
          <w:noProof/>
          <w:sz w:val="22"/>
          <w:szCs w:val="22"/>
          <w:lang w:val="en-US" w:eastAsia="en-US"/>
        </w:rPr>
      </w:pPr>
      <w:hyperlink w:anchor="_Toc120228656" w:history="1">
        <w:r w:rsidR="00CE16D3" w:rsidRPr="008E62AB">
          <w:rPr>
            <w:rStyle w:val="Hyperlink"/>
            <w:noProof/>
          </w:rPr>
          <w:t>8</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Quality</w:t>
        </w:r>
        <w:r w:rsidR="00CE16D3">
          <w:rPr>
            <w:noProof/>
            <w:webHidden/>
          </w:rPr>
          <w:tab/>
        </w:r>
        <w:r w:rsidR="00CE16D3">
          <w:rPr>
            <w:noProof/>
            <w:webHidden/>
          </w:rPr>
          <w:fldChar w:fldCharType="begin"/>
        </w:r>
        <w:r w:rsidR="00CE16D3">
          <w:rPr>
            <w:noProof/>
            <w:webHidden/>
          </w:rPr>
          <w:instrText xml:space="preserve"> PAGEREF _Toc120228656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3ACCBE30" w14:textId="0B8AC4A0" w:rsidR="00CE16D3" w:rsidRDefault="00D27D27">
      <w:pPr>
        <w:pStyle w:val="TOC2"/>
        <w:rPr>
          <w:rFonts w:asciiTheme="minorHAnsi" w:eastAsiaTheme="minorEastAsia" w:hAnsiTheme="minorHAnsi" w:cstheme="minorBidi"/>
          <w:b w:val="0"/>
          <w:noProof/>
          <w:sz w:val="22"/>
          <w:szCs w:val="22"/>
          <w:lang w:val="en-US" w:eastAsia="en-US"/>
        </w:rPr>
      </w:pPr>
      <w:hyperlink w:anchor="_Toc120228657" w:history="1">
        <w:r w:rsidR="00CE16D3" w:rsidRPr="008E62AB">
          <w:rPr>
            <w:rStyle w:val="Hyperlink"/>
            <w:noProof/>
          </w:rPr>
          <w:t>8.1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_Toc120228657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5BA905BC" w14:textId="12107BE6" w:rsidR="00CE16D3" w:rsidRDefault="00D27D27">
      <w:pPr>
        <w:pStyle w:val="TOC2"/>
        <w:rPr>
          <w:rFonts w:asciiTheme="minorHAnsi" w:eastAsiaTheme="minorEastAsia" w:hAnsiTheme="minorHAnsi" w:cstheme="minorBidi"/>
          <w:b w:val="0"/>
          <w:noProof/>
          <w:sz w:val="22"/>
          <w:szCs w:val="22"/>
          <w:lang w:val="en-US" w:eastAsia="en-US"/>
        </w:rPr>
      </w:pPr>
      <w:hyperlink w:anchor="_Toc120228658" w:history="1">
        <w:r w:rsidR="00CE16D3" w:rsidRPr="008E62AB">
          <w:rPr>
            <w:rStyle w:val="Hyperlink"/>
            <w:noProof/>
          </w:rPr>
          <w:t>8.2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Quality measure elements</w:t>
        </w:r>
        <w:r w:rsidR="00CE16D3">
          <w:rPr>
            <w:noProof/>
            <w:webHidden/>
          </w:rPr>
          <w:tab/>
        </w:r>
        <w:r w:rsidR="00CE16D3">
          <w:rPr>
            <w:noProof/>
            <w:webHidden/>
          </w:rPr>
          <w:fldChar w:fldCharType="begin"/>
        </w:r>
        <w:r w:rsidR="00CE16D3">
          <w:rPr>
            <w:noProof/>
            <w:webHidden/>
          </w:rPr>
          <w:instrText xml:space="preserve"> PAGEREF _Toc120228658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7E4DF661" w14:textId="50BD36B5" w:rsidR="00CE16D3" w:rsidRDefault="00D27D27">
      <w:pPr>
        <w:pStyle w:val="TOC2"/>
        <w:rPr>
          <w:rFonts w:asciiTheme="minorHAnsi" w:eastAsiaTheme="minorEastAsia" w:hAnsiTheme="minorHAnsi" w:cstheme="minorBidi"/>
          <w:b w:val="0"/>
          <w:noProof/>
          <w:sz w:val="22"/>
          <w:szCs w:val="22"/>
          <w:lang w:val="en-US" w:eastAsia="en-US"/>
        </w:rPr>
      </w:pPr>
      <w:hyperlink w:anchor="_Toc120228659" w:history="1">
        <w:r w:rsidR="00CE16D3" w:rsidRPr="008E62AB">
          <w:rPr>
            <w:rStyle w:val="Hyperlink"/>
            <w:noProof/>
          </w:rPr>
          <w:t>8.3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Test methods for data compliance and usability</w:t>
        </w:r>
        <w:r w:rsidR="00CE16D3">
          <w:rPr>
            <w:noProof/>
            <w:webHidden/>
          </w:rPr>
          <w:tab/>
        </w:r>
        <w:r w:rsidR="00CE16D3">
          <w:rPr>
            <w:noProof/>
            <w:webHidden/>
          </w:rPr>
          <w:fldChar w:fldCharType="begin"/>
        </w:r>
        <w:r w:rsidR="00CE16D3">
          <w:rPr>
            <w:noProof/>
            <w:webHidden/>
          </w:rPr>
          <w:instrText xml:space="preserve"> PAGEREF _Toc120228659 \h </w:instrText>
        </w:r>
        <w:r w:rsidR="00CE16D3">
          <w:rPr>
            <w:noProof/>
            <w:webHidden/>
          </w:rPr>
        </w:r>
        <w:r w:rsidR="00CE16D3">
          <w:rPr>
            <w:noProof/>
            <w:webHidden/>
          </w:rPr>
          <w:fldChar w:fldCharType="separate"/>
        </w:r>
        <w:r w:rsidR="00CE16D3">
          <w:rPr>
            <w:noProof/>
            <w:webHidden/>
          </w:rPr>
          <w:t>40</w:t>
        </w:r>
        <w:r w:rsidR="00CE16D3">
          <w:rPr>
            <w:noProof/>
            <w:webHidden/>
          </w:rPr>
          <w:fldChar w:fldCharType="end"/>
        </w:r>
      </w:hyperlink>
    </w:p>
    <w:p w14:paraId="0FF1D576" w14:textId="338C1989" w:rsidR="00CE16D3" w:rsidRDefault="00D27D27">
      <w:pPr>
        <w:pStyle w:val="TOC2"/>
        <w:rPr>
          <w:rFonts w:asciiTheme="minorHAnsi" w:eastAsiaTheme="minorEastAsia" w:hAnsiTheme="minorHAnsi" w:cstheme="minorBidi"/>
          <w:b w:val="0"/>
          <w:noProof/>
          <w:sz w:val="22"/>
          <w:szCs w:val="22"/>
          <w:lang w:val="en-US" w:eastAsia="en-US"/>
        </w:rPr>
      </w:pPr>
      <w:hyperlink w:anchor="_Toc120228660" w:history="1">
        <w:r w:rsidR="00CE16D3" w:rsidRPr="008E62AB">
          <w:rPr>
            <w:rStyle w:val="Hyperlink"/>
            <w:noProof/>
          </w:rPr>
          <w:t>8.4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quality testing and reporting</w:t>
        </w:r>
        <w:r w:rsidR="00CE16D3">
          <w:rPr>
            <w:noProof/>
            <w:webHidden/>
          </w:rPr>
          <w:tab/>
        </w:r>
        <w:r w:rsidR="00CE16D3">
          <w:rPr>
            <w:noProof/>
            <w:webHidden/>
          </w:rPr>
          <w:fldChar w:fldCharType="begin"/>
        </w:r>
        <w:r w:rsidR="00CE16D3">
          <w:rPr>
            <w:noProof/>
            <w:webHidden/>
          </w:rPr>
          <w:instrText xml:space="preserve"> PAGEREF _Toc120228660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4B96CAD6" w14:textId="6D59E411" w:rsidR="00CE16D3" w:rsidRDefault="00D27D27">
      <w:pPr>
        <w:pStyle w:val="TOC1"/>
        <w:rPr>
          <w:rFonts w:asciiTheme="minorHAnsi" w:eastAsiaTheme="minorEastAsia" w:hAnsiTheme="minorHAnsi" w:cstheme="minorBidi"/>
          <w:b w:val="0"/>
          <w:noProof/>
          <w:sz w:val="22"/>
          <w:szCs w:val="22"/>
          <w:lang w:val="en-US" w:eastAsia="en-US"/>
        </w:rPr>
      </w:pPr>
      <w:hyperlink w:anchor="_Toc120228661" w:history="1">
        <w:r w:rsidR="00CE16D3" w:rsidRPr="008E62AB">
          <w:rPr>
            <w:rStyle w:val="Hyperlink"/>
            <w:noProof/>
          </w:rPr>
          <w:t>9</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Capture and Classification</w:t>
        </w:r>
        <w:r w:rsidR="00CE16D3">
          <w:rPr>
            <w:noProof/>
            <w:webHidden/>
          </w:rPr>
          <w:tab/>
        </w:r>
        <w:r w:rsidR="00CE16D3">
          <w:rPr>
            <w:noProof/>
            <w:webHidden/>
          </w:rPr>
          <w:fldChar w:fldCharType="begin"/>
        </w:r>
        <w:r w:rsidR="00CE16D3">
          <w:rPr>
            <w:noProof/>
            <w:webHidden/>
          </w:rPr>
          <w:instrText xml:space="preserve"> PAGEREF _Toc120228661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72F04BB5" w14:textId="06E15C16" w:rsidR="00CE16D3" w:rsidRDefault="00D27D27">
      <w:pPr>
        <w:pStyle w:val="TOC1"/>
        <w:rPr>
          <w:rFonts w:asciiTheme="minorHAnsi" w:eastAsiaTheme="minorEastAsia" w:hAnsiTheme="minorHAnsi" w:cstheme="minorBidi"/>
          <w:b w:val="0"/>
          <w:noProof/>
          <w:sz w:val="22"/>
          <w:szCs w:val="22"/>
          <w:lang w:val="en-US" w:eastAsia="en-US"/>
        </w:rPr>
      </w:pPr>
      <w:hyperlink w:anchor="_Toc120228662" w:history="1">
        <w:r w:rsidR="00CE16D3" w:rsidRPr="008E62AB">
          <w:rPr>
            <w:rStyle w:val="Hyperlink"/>
            <w:noProof/>
          </w:rPr>
          <w:t>10</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Maintenance</w:t>
        </w:r>
        <w:r w:rsidR="00CE16D3">
          <w:rPr>
            <w:noProof/>
            <w:webHidden/>
          </w:rPr>
          <w:tab/>
        </w:r>
        <w:r w:rsidR="00CE16D3">
          <w:rPr>
            <w:noProof/>
            <w:webHidden/>
          </w:rPr>
          <w:fldChar w:fldCharType="begin"/>
        </w:r>
        <w:r w:rsidR="00CE16D3">
          <w:rPr>
            <w:noProof/>
            <w:webHidden/>
          </w:rPr>
          <w:instrText xml:space="preserve"> PAGEREF _Toc120228662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0795420A" w14:textId="10A4401F" w:rsidR="00CE16D3" w:rsidRDefault="00D27D27">
      <w:pPr>
        <w:pStyle w:val="TOC2"/>
        <w:rPr>
          <w:rFonts w:asciiTheme="minorHAnsi" w:eastAsiaTheme="minorEastAsia" w:hAnsiTheme="minorHAnsi" w:cstheme="minorBidi"/>
          <w:b w:val="0"/>
          <w:noProof/>
          <w:sz w:val="22"/>
          <w:szCs w:val="22"/>
          <w:lang w:val="en-US" w:eastAsia="en-US"/>
        </w:rPr>
      </w:pPr>
      <w:hyperlink w:anchor="_Toc120228663" w:history="1">
        <w:r w:rsidR="00CE16D3" w:rsidRPr="008E62AB">
          <w:rPr>
            <w:rStyle w:val="Hyperlink"/>
            <w:noProof/>
          </w:rPr>
          <w:t>10.1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_Toc120228663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041320AD" w14:textId="3FFCC733" w:rsidR="00CE16D3" w:rsidRDefault="00D27D27">
      <w:pPr>
        <w:pStyle w:val="TOC2"/>
        <w:rPr>
          <w:rFonts w:asciiTheme="minorHAnsi" w:eastAsiaTheme="minorEastAsia" w:hAnsiTheme="minorHAnsi" w:cstheme="minorBidi"/>
          <w:b w:val="0"/>
          <w:noProof/>
          <w:sz w:val="22"/>
          <w:szCs w:val="22"/>
          <w:lang w:val="en-US" w:eastAsia="en-US"/>
        </w:rPr>
      </w:pPr>
      <w:hyperlink w:anchor="_Toc120228664" w:history="1">
        <w:r w:rsidR="00CE16D3" w:rsidRPr="008E62AB">
          <w:rPr>
            <w:rStyle w:val="Hyperlink"/>
            <w:noProof/>
          </w:rPr>
          <w:t>10.2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Maintenance and update frequency</w:t>
        </w:r>
        <w:r w:rsidR="00CE16D3">
          <w:rPr>
            <w:noProof/>
            <w:webHidden/>
          </w:rPr>
          <w:tab/>
        </w:r>
        <w:r w:rsidR="00CE16D3">
          <w:rPr>
            <w:noProof/>
            <w:webHidden/>
          </w:rPr>
          <w:fldChar w:fldCharType="begin"/>
        </w:r>
        <w:r w:rsidR="00CE16D3">
          <w:rPr>
            <w:noProof/>
            <w:webHidden/>
          </w:rPr>
          <w:instrText xml:space="preserve"> PAGEREF _Toc120228664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6CD9324F" w14:textId="4BD5C5BD" w:rsidR="00CE16D3" w:rsidRDefault="00D27D27">
      <w:pPr>
        <w:pStyle w:val="TOC2"/>
        <w:rPr>
          <w:rFonts w:asciiTheme="minorHAnsi" w:eastAsiaTheme="minorEastAsia" w:hAnsiTheme="minorHAnsi" w:cstheme="minorBidi"/>
          <w:b w:val="0"/>
          <w:noProof/>
          <w:sz w:val="22"/>
          <w:szCs w:val="22"/>
          <w:lang w:val="en-US" w:eastAsia="en-US"/>
        </w:rPr>
      </w:pPr>
      <w:hyperlink w:anchor="_Toc120228665" w:history="1">
        <w:r w:rsidR="00CE16D3" w:rsidRPr="008E62AB">
          <w:rPr>
            <w:rStyle w:val="Hyperlink"/>
            <w:noProof/>
          </w:rPr>
          <w:t>10.3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Source</w:t>
        </w:r>
        <w:r w:rsidR="00CE16D3">
          <w:rPr>
            <w:noProof/>
            <w:webHidden/>
          </w:rPr>
          <w:tab/>
        </w:r>
        <w:r w:rsidR="00CE16D3">
          <w:rPr>
            <w:noProof/>
            <w:webHidden/>
          </w:rPr>
          <w:fldChar w:fldCharType="begin"/>
        </w:r>
        <w:r w:rsidR="00CE16D3">
          <w:rPr>
            <w:noProof/>
            <w:webHidden/>
          </w:rPr>
          <w:instrText xml:space="preserve"> PAGEREF _Toc120228665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636BFA02" w14:textId="07B7CDD6" w:rsidR="00CE16D3" w:rsidRDefault="00D27D27">
      <w:pPr>
        <w:pStyle w:val="TOC2"/>
        <w:rPr>
          <w:rFonts w:asciiTheme="minorHAnsi" w:eastAsiaTheme="minorEastAsia" w:hAnsiTheme="minorHAnsi" w:cstheme="minorBidi"/>
          <w:b w:val="0"/>
          <w:noProof/>
          <w:sz w:val="22"/>
          <w:szCs w:val="22"/>
          <w:lang w:val="en-US" w:eastAsia="en-US"/>
        </w:rPr>
      </w:pPr>
      <w:hyperlink w:anchor="_Toc120228666" w:history="1">
        <w:r w:rsidR="00CE16D3" w:rsidRPr="008E62AB">
          <w:rPr>
            <w:rStyle w:val="Hyperlink"/>
            <w:noProof/>
          </w:rPr>
          <w:t>10.4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Production Process</w:t>
        </w:r>
        <w:r w:rsidR="00CE16D3">
          <w:rPr>
            <w:noProof/>
            <w:webHidden/>
          </w:rPr>
          <w:tab/>
        </w:r>
        <w:r w:rsidR="00CE16D3">
          <w:rPr>
            <w:noProof/>
            <w:webHidden/>
          </w:rPr>
          <w:fldChar w:fldCharType="begin"/>
        </w:r>
        <w:r w:rsidR="00CE16D3">
          <w:rPr>
            <w:noProof/>
            <w:webHidden/>
          </w:rPr>
          <w:instrText xml:space="preserve"> PAGEREF _Toc120228666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4062FB90" w14:textId="53E2DBFD" w:rsidR="00CE16D3" w:rsidRDefault="00D27D27">
      <w:pPr>
        <w:pStyle w:val="TOC2"/>
        <w:rPr>
          <w:rFonts w:asciiTheme="minorHAnsi" w:eastAsiaTheme="minorEastAsia" w:hAnsiTheme="minorHAnsi" w:cstheme="minorBidi"/>
          <w:b w:val="0"/>
          <w:noProof/>
          <w:sz w:val="22"/>
          <w:szCs w:val="22"/>
          <w:lang w:val="en-US" w:eastAsia="en-US"/>
        </w:rPr>
      </w:pPr>
      <w:hyperlink w:anchor="_Toc120228667" w:history="1">
        <w:r w:rsidR="00CE16D3" w:rsidRPr="008E62AB">
          <w:rPr>
            <w:rStyle w:val="Hyperlink"/>
            <w:noProof/>
            <w:lang w:val="en-AU"/>
          </w:rPr>
          <w:t>10.5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Feature and Portrayal Catalogue management</w:t>
        </w:r>
        <w:r w:rsidR="00CE16D3">
          <w:rPr>
            <w:noProof/>
            <w:webHidden/>
          </w:rPr>
          <w:tab/>
        </w:r>
        <w:r w:rsidR="00CE16D3">
          <w:rPr>
            <w:noProof/>
            <w:webHidden/>
          </w:rPr>
          <w:fldChar w:fldCharType="begin"/>
        </w:r>
        <w:r w:rsidR="00CE16D3">
          <w:rPr>
            <w:noProof/>
            <w:webHidden/>
          </w:rPr>
          <w:instrText xml:space="preserve"> PAGEREF _Toc120228667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30599F2D" w14:textId="40B6BD5E" w:rsidR="00CE16D3" w:rsidRDefault="00D27D27">
      <w:pPr>
        <w:pStyle w:val="TOC1"/>
        <w:rPr>
          <w:rFonts w:asciiTheme="minorHAnsi" w:eastAsiaTheme="minorEastAsia" w:hAnsiTheme="minorHAnsi" w:cstheme="minorBidi"/>
          <w:b w:val="0"/>
          <w:noProof/>
          <w:sz w:val="22"/>
          <w:szCs w:val="22"/>
          <w:lang w:val="en-US" w:eastAsia="en-US"/>
        </w:rPr>
      </w:pPr>
      <w:hyperlink w:anchor="_Toc120228668" w:history="1">
        <w:r w:rsidR="00CE16D3" w:rsidRPr="008E62AB">
          <w:rPr>
            <w:rStyle w:val="Hyperlink"/>
            <w:noProof/>
          </w:rPr>
          <w:t>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Portrayal</w:t>
        </w:r>
        <w:r w:rsidR="00CE16D3">
          <w:rPr>
            <w:noProof/>
            <w:webHidden/>
          </w:rPr>
          <w:tab/>
        </w:r>
        <w:r w:rsidR="00CE16D3">
          <w:rPr>
            <w:noProof/>
            <w:webHidden/>
          </w:rPr>
          <w:fldChar w:fldCharType="begin"/>
        </w:r>
        <w:r w:rsidR="00CE16D3">
          <w:rPr>
            <w:noProof/>
            <w:webHidden/>
          </w:rPr>
          <w:instrText xml:space="preserve"> PAGEREF _Toc120228668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793C4F58" w14:textId="2370D733" w:rsidR="00CE16D3" w:rsidRDefault="00D27D27">
      <w:pPr>
        <w:pStyle w:val="TOC2"/>
        <w:rPr>
          <w:rFonts w:asciiTheme="minorHAnsi" w:eastAsiaTheme="minorEastAsia" w:hAnsiTheme="minorHAnsi" w:cstheme="minorBidi"/>
          <w:b w:val="0"/>
          <w:noProof/>
          <w:sz w:val="22"/>
          <w:szCs w:val="22"/>
          <w:lang w:val="en-US" w:eastAsia="en-US"/>
        </w:rPr>
      </w:pPr>
      <w:hyperlink w:anchor="_Toc120228669" w:history="1">
        <w:r w:rsidR="00CE16D3" w:rsidRPr="008E62AB">
          <w:rPr>
            <w:rStyle w:val="Hyperlink"/>
            <w:noProof/>
          </w:rPr>
          <w:t>11.1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_Toc120228669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19BCE68C" w14:textId="10718310" w:rsidR="00CE16D3" w:rsidRDefault="00D27D27">
      <w:pPr>
        <w:pStyle w:val="TOC2"/>
        <w:rPr>
          <w:rFonts w:asciiTheme="minorHAnsi" w:eastAsiaTheme="minorEastAsia" w:hAnsiTheme="minorHAnsi" w:cstheme="minorBidi"/>
          <w:b w:val="0"/>
          <w:noProof/>
          <w:sz w:val="22"/>
          <w:szCs w:val="22"/>
          <w:lang w:val="en-US" w:eastAsia="en-US"/>
        </w:rPr>
      </w:pPr>
      <w:hyperlink w:anchor="_Toc120228670" w:history="1">
        <w:r w:rsidR="00CE16D3" w:rsidRPr="008E62AB">
          <w:rPr>
            <w:rStyle w:val="Hyperlink"/>
            <w:noProof/>
          </w:rPr>
          <w:t>11.2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Portrayal Catalogue</w:t>
        </w:r>
        <w:r w:rsidR="00CE16D3">
          <w:rPr>
            <w:noProof/>
            <w:webHidden/>
          </w:rPr>
          <w:tab/>
        </w:r>
        <w:r w:rsidR="00CE16D3">
          <w:rPr>
            <w:noProof/>
            <w:webHidden/>
          </w:rPr>
          <w:fldChar w:fldCharType="begin"/>
        </w:r>
        <w:r w:rsidR="00CE16D3">
          <w:rPr>
            <w:noProof/>
            <w:webHidden/>
          </w:rPr>
          <w:instrText xml:space="preserve"> PAGEREF _Toc120228670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7EE53AD5" w14:textId="232977F5" w:rsidR="00CE16D3" w:rsidRDefault="00D27D27">
      <w:pPr>
        <w:pStyle w:val="TOC2"/>
        <w:rPr>
          <w:rFonts w:asciiTheme="minorHAnsi" w:eastAsiaTheme="minorEastAsia" w:hAnsiTheme="minorHAnsi" w:cstheme="minorBidi"/>
          <w:b w:val="0"/>
          <w:noProof/>
          <w:sz w:val="22"/>
          <w:szCs w:val="22"/>
          <w:lang w:val="en-US" w:eastAsia="en-US"/>
        </w:rPr>
      </w:pPr>
      <w:hyperlink w:anchor="_Toc120228671" w:history="1">
        <w:r w:rsidR="00CE16D3" w:rsidRPr="008E62AB">
          <w:rPr>
            <w:rStyle w:val="Hyperlink"/>
            <w:noProof/>
          </w:rPr>
          <w:t>11.3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General rules and guidelines</w:t>
        </w:r>
        <w:r w:rsidR="00CE16D3">
          <w:rPr>
            <w:noProof/>
            <w:webHidden/>
          </w:rPr>
          <w:tab/>
        </w:r>
        <w:r w:rsidR="00CE16D3">
          <w:rPr>
            <w:noProof/>
            <w:webHidden/>
          </w:rPr>
          <w:fldChar w:fldCharType="begin"/>
        </w:r>
        <w:r w:rsidR="00CE16D3">
          <w:rPr>
            <w:noProof/>
            <w:webHidden/>
          </w:rPr>
          <w:instrText xml:space="preserve"> PAGEREF _Toc120228671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3B0F0380" w14:textId="4B349DCE" w:rsidR="00CE16D3" w:rsidRDefault="00D27D27">
      <w:pPr>
        <w:pStyle w:val="TOC3"/>
        <w:rPr>
          <w:rFonts w:asciiTheme="minorHAnsi" w:eastAsiaTheme="minorEastAsia" w:hAnsiTheme="minorHAnsi" w:cstheme="minorBidi"/>
          <w:b w:val="0"/>
          <w:noProof/>
          <w:sz w:val="22"/>
          <w:szCs w:val="22"/>
          <w:lang w:val="en-US" w:eastAsia="en-US"/>
        </w:rPr>
      </w:pPr>
      <w:hyperlink w:anchor="_Toc120228672" w:history="1">
        <w:r w:rsidR="00CE16D3" w:rsidRPr="008E62AB">
          <w:rPr>
            <w:rStyle w:val="Hyperlink"/>
            <w:noProof/>
          </w:rPr>
          <w:t>11.3.1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 xml:space="preserve">The attribute </w:t>
        </w:r>
        <w:r w:rsidR="00CE16D3" w:rsidRPr="008E62AB">
          <w:rPr>
            <w:rStyle w:val="Hyperlink"/>
            <w:i/>
            <w:iCs/>
            <w:noProof/>
          </w:rPr>
          <w:t>language</w:t>
        </w:r>
        <w:r w:rsidR="00CE16D3">
          <w:rPr>
            <w:noProof/>
            <w:webHidden/>
          </w:rPr>
          <w:tab/>
        </w:r>
        <w:r w:rsidR="00CE16D3">
          <w:rPr>
            <w:noProof/>
            <w:webHidden/>
          </w:rPr>
          <w:fldChar w:fldCharType="begin"/>
        </w:r>
        <w:r w:rsidR="00CE16D3">
          <w:rPr>
            <w:noProof/>
            <w:webHidden/>
          </w:rPr>
          <w:instrText xml:space="preserve"> PAGEREF _Toc120228672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4A0624BC" w14:textId="1CCA06B1" w:rsidR="00CE16D3" w:rsidRDefault="00D27D27">
      <w:pPr>
        <w:pStyle w:val="TOC3"/>
        <w:rPr>
          <w:rFonts w:asciiTheme="minorHAnsi" w:eastAsiaTheme="minorEastAsia" w:hAnsiTheme="minorHAnsi" w:cstheme="minorBidi"/>
          <w:b w:val="0"/>
          <w:noProof/>
          <w:sz w:val="22"/>
          <w:szCs w:val="22"/>
          <w:lang w:val="en-US" w:eastAsia="en-US"/>
        </w:rPr>
      </w:pPr>
      <w:hyperlink w:anchor="_Toc120228673" w:history="1">
        <w:r w:rsidR="00CE16D3" w:rsidRPr="008E62AB">
          <w:rPr>
            <w:rStyle w:val="Hyperlink"/>
            <w:noProof/>
          </w:rPr>
          <w:t>11.3.2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Structured text in displays</w:t>
        </w:r>
        <w:r w:rsidR="00CE16D3">
          <w:rPr>
            <w:noProof/>
            <w:webHidden/>
          </w:rPr>
          <w:tab/>
        </w:r>
        <w:r w:rsidR="00CE16D3">
          <w:rPr>
            <w:noProof/>
            <w:webHidden/>
          </w:rPr>
          <w:fldChar w:fldCharType="begin"/>
        </w:r>
        <w:r w:rsidR="00CE16D3">
          <w:rPr>
            <w:noProof/>
            <w:webHidden/>
          </w:rPr>
          <w:instrText xml:space="preserve"> PAGEREF _Toc120228673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68BC14F7" w14:textId="6D59152C" w:rsidR="00CE16D3" w:rsidRDefault="00D27D27">
      <w:pPr>
        <w:pStyle w:val="TOC2"/>
        <w:rPr>
          <w:rFonts w:asciiTheme="minorHAnsi" w:eastAsiaTheme="minorEastAsia" w:hAnsiTheme="minorHAnsi" w:cstheme="minorBidi"/>
          <w:b w:val="0"/>
          <w:noProof/>
          <w:sz w:val="22"/>
          <w:szCs w:val="22"/>
          <w:lang w:val="en-US" w:eastAsia="en-US"/>
        </w:rPr>
      </w:pPr>
      <w:hyperlink w:anchor="_Toc120228674" w:history="1">
        <w:r w:rsidR="00CE16D3" w:rsidRPr="008E62AB">
          <w:rPr>
            <w:rStyle w:val="Hyperlink"/>
            <w:noProof/>
          </w:rPr>
          <w:t>11.4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Schedules</w:t>
        </w:r>
        <w:r w:rsidR="00CE16D3">
          <w:rPr>
            <w:noProof/>
            <w:webHidden/>
          </w:rPr>
          <w:tab/>
        </w:r>
        <w:r w:rsidR="00CE16D3">
          <w:rPr>
            <w:noProof/>
            <w:webHidden/>
          </w:rPr>
          <w:fldChar w:fldCharType="begin"/>
        </w:r>
        <w:r w:rsidR="00CE16D3">
          <w:rPr>
            <w:noProof/>
            <w:webHidden/>
          </w:rPr>
          <w:instrText xml:space="preserve"> PAGEREF _Toc120228674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127D2B50" w14:textId="298BA615" w:rsidR="00CE16D3" w:rsidRDefault="00D27D27">
      <w:pPr>
        <w:pStyle w:val="TOC2"/>
        <w:rPr>
          <w:rFonts w:asciiTheme="minorHAnsi" w:eastAsiaTheme="minorEastAsia" w:hAnsiTheme="minorHAnsi" w:cstheme="minorBidi"/>
          <w:b w:val="0"/>
          <w:noProof/>
          <w:sz w:val="22"/>
          <w:szCs w:val="22"/>
          <w:lang w:val="en-US" w:eastAsia="en-US"/>
        </w:rPr>
      </w:pPr>
      <w:hyperlink w:anchor="_Toc120228675" w:history="1">
        <w:r w:rsidR="00CE16D3" w:rsidRPr="008E62AB">
          <w:rPr>
            <w:rStyle w:val="Hyperlink"/>
            <w:noProof/>
          </w:rPr>
          <w:t>11.5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Limitations based on vessel dimensions and other characteristics</w:t>
        </w:r>
        <w:r w:rsidR="00CE16D3">
          <w:rPr>
            <w:noProof/>
            <w:webHidden/>
          </w:rPr>
          <w:tab/>
        </w:r>
        <w:r w:rsidR="00CE16D3">
          <w:rPr>
            <w:noProof/>
            <w:webHidden/>
          </w:rPr>
          <w:fldChar w:fldCharType="begin"/>
        </w:r>
        <w:r w:rsidR="00CE16D3">
          <w:rPr>
            <w:noProof/>
            <w:webHidden/>
          </w:rPr>
          <w:instrText xml:space="preserve"> PAGEREF _Toc120228675 \h </w:instrText>
        </w:r>
        <w:r w:rsidR="00CE16D3">
          <w:rPr>
            <w:noProof/>
            <w:webHidden/>
          </w:rPr>
        </w:r>
        <w:r w:rsidR="00CE16D3">
          <w:rPr>
            <w:noProof/>
            <w:webHidden/>
          </w:rPr>
          <w:fldChar w:fldCharType="separate"/>
        </w:r>
        <w:r w:rsidR="00CE16D3">
          <w:rPr>
            <w:noProof/>
            <w:webHidden/>
          </w:rPr>
          <w:t>45</w:t>
        </w:r>
        <w:r w:rsidR="00CE16D3">
          <w:rPr>
            <w:noProof/>
            <w:webHidden/>
          </w:rPr>
          <w:fldChar w:fldCharType="end"/>
        </w:r>
      </w:hyperlink>
    </w:p>
    <w:p w14:paraId="66F35EE6" w14:textId="40F4050B" w:rsidR="00CE16D3" w:rsidRDefault="00D27D27">
      <w:pPr>
        <w:pStyle w:val="TOC1"/>
        <w:rPr>
          <w:rFonts w:asciiTheme="minorHAnsi" w:eastAsiaTheme="minorEastAsia" w:hAnsiTheme="minorHAnsi" w:cstheme="minorBidi"/>
          <w:b w:val="0"/>
          <w:noProof/>
          <w:sz w:val="22"/>
          <w:szCs w:val="22"/>
          <w:lang w:val="en-US" w:eastAsia="en-US"/>
        </w:rPr>
      </w:pPr>
      <w:hyperlink w:anchor="_Toc120228677" w:history="1">
        <w:r w:rsidR="00CE16D3" w:rsidRPr="008E62AB">
          <w:rPr>
            <w:rStyle w:val="Hyperlink"/>
            <w:noProof/>
          </w:rPr>
          <w:t>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Product format (encoding)</w:t>
        </w:r>
        <w:r w:rsidR="00CE16D3">
          <w:rPr>
            <w:noProof/>
            <w:webHidden/>
          </w:rPr>
          <w:tab/>
        </w:r>
        <w:r w:rsidR="00CE16D3">
          <w:rPr>
            <w:noProof/>
            <w:webHidden/>
          </w:rPr>
          <w:fldChar w:fldCharType="begin"/>
        </w:r>
        <w:r w:rsidR="00CE16D3">
          <w:rPr>
            <w:noProof/>
            <w:webHidden/>
          </w:rPr>
          <w:instrText xml:space="preserve"> PAGEREF _Toc120228677 \h </w:instrText>
        </w:r>
        <w:r w:rsidR="00CE16D3">
          <w:rPr>
            <w:noProof/>
            <w:webHidden/>
          </w:rPr>
        </w:r>
        <w:r w:rsidR="00CE16D3">
          <w:rPr>
            <w:noProof/>
            <w:webHidden/>
          </w:rPr>
          <w:fldChar w:fldCharType="separate"/>
        </w:r>
        <w:r w:rsidR="00CE16D3">
          <w:rPr>
            <w:noProof/>
            <w:webHidden/>
          </w:rPr>
          <w:t>45</w:t>
        </w:r>
        <w:r w:rsidR="00CE16D3">
          <w:rPr>
            <w:noProof/>
            <w:webHidden/>
          </w:rPr>
          <w:fldChar w:fldCharType="end"/>
        </w:r>
      </w:hyperlink>
    </w:p>
    <w:p w14:paraId="218C784C" w14:textId="31F6F1BD" w:rsidR="00CE16D3" w:rsidRDefault="00D27D27">
      <w:pPr>
        <w:pStyle w:val="TOC2"/>
        <w:rPr>
          <w:rFonts w:asciiTheme="minorHAnsi" w:eastAsiaTheme="minorEastAsia" w:hAnsiTheme="minorHAnsi" w:cstheme="minorBidi"/>
          <w:b w:val="0"/>
          <w:noProof/>
          <w:sz w:val="22"/>
          <w:szCs w:val="22"/>
          <w:lang w:val="en-US" w:eastAsia="en-US"/>
        </w:rPr>
      </w:pPr>
      <w:hyperlink w:anchor="_Toc120228678" w:history="1">
        <w:r w:rsidR="00CE16D3" w:rsidRPr="008E62AB">
          <w:rPr>
            <w:rStyle w:val="Hyperlink"/>
            <w:noProof/>
          </w:rPr>
          <w:t>12.1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Format specification</w:t>
        </w:r>
        <w:r w:rsidR="00CE16D3">
          <w:rPr>
            <w:noProof/>
            <w:webHidden/>
          </w:rPr>
          <w:tab/>
        </w:r>
        <w:r w:rsidR="00CE16D3">
          <w:rPr>
            <w:noProof/>
            <w:webHidden/>
          </w:rPr>
          <w:fldChar w:fldCharType="begin"/>
        </w:r>
        <w:r w:rsidR="00CE16D3">
          <w:rPr>
            <w:noProof/>
            <w:webHidden/>
          </w:rPr>
          <w:instrText xml:space="preserve"> PAGEREF _Toc120228678 \h </w:instrText>
        </w:r>
        <w:r w:rsidR="00CE16D3">
          <w:rPr>
            <w:noProof/>
            <w:webHidden/>
          </w:rPr>
        </w:r>
        <w:r w:rsidR="00CE16D3">
          <w:rPr>
            <w:noProof/>
            <w:webHidden/>
          </w:rPr>
          <w:fldChar w:fldCharType="separate"/>
        </w:r>
        <w:r w:rsidR="00CE16D3">
          <w:rPr>
            <w:noProof/>
            <w:webHidden/>
          </w:rPr>
          <w:t>45</w:t>
        </w:r>
        <w:r w:rsidR="00CE16D3">
          <w:rPr>
            <w:noProof/>
            <w:webHidden/>
          </w:rPr>
          <w:fldChar w:fldCharType="end"/>
        </w:r>
      </w:hyperlink>
    </w:p>
    <w:p w14:paraId="24EFADD0" w14:textId="794CFE2E" w:rsidR="00CE16D3" w:rsidRDefault="00D27D27">
      <w:pPr>
        <w:pStyle w:val="TOC2"/>
        <w:rPr>
          <w:rFonts w:asciiTheme="minorHAnsi" w:eastAsiaTheme="minorEastAsia" w:hAnsiTheme="minorHAnsi" w:cstheme="minorBidi"/>
          <w:b w:val="0"/>
          <w:noProof/>
          <w:sz w:val="22"/>
          <w:szCs w:val="22"/>
          <w:lang w:val="en-US" w:eastAsia="en-US"/>
        </w:rPr>
      </w:pPr>
      <w:hyperlink w:anchor="_Toc120228679" w:history="1">
        <w:r w:rsidR="00CE16D3" w:rsidRPr="008E62AB">
          <w:rPr>
            <w:rStyle w:val="Hyperlink"/>
            <w:noProof/>
          </w:rPr>
          <w:t>12.2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Encoding of latitude and longitude</w:t>
        </w:r>
        <w:r w:rsidR="00CE16D3">
          <w:rPr>
            <w:noProof/>
            <w:webHidden/>
          </w:rPr>
          <w:tab/>
        </w:r>
        <w:r w:rsidR="00CE16D3">
          <w:rPr>
            <w:noProof/>
            <w:webHidden/>
          </w:rPr>
          <w:fldChar w:fldCharType="begin"/>
        </w:r>
        <w:r w:rsidR="00CE16D3">
          <w:rPr>
            <w:noProof/>
            <w:webHidden/>
          </w:rPr>
          <w:instrText xml:space="preserve"> PAGEREF _Toc120228679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19EBD2DD" w14:textId="5A5E9101" w:rsidR="00CE16D3" w:rsidRDefault="00D27D27">
      <w:pPr>
        <w:pStyle w:val="TOC2"/>
        <w:rPr>
          <w:rFonts w:asciiTheme="minorHAnsi" w:eastAsiaTheme="minorEastAsia" w:hAnsiTheme="minorHAnsi" w:cstheme="minorBidi"/>
          <w:b w:val="0"/>
          <w:noProof/>
          <w:sz w:val="22"/>
          <w:szCs w:val="22"/>
          <w:lang w:val="en-US" w:eastAsia="en-US"/>
        </w:rPr>
      </w:pPr>
      <w:hyperlink w:anchor="_Toc120228680" w:history="1">
        <w:r w:rsidR="00CE16D3" w:rsidRPr="008E62AB">
          <w:rPr>
            <w:rStyle w:val="Hyperlink"/>
            <w:noProof/>
          </w:rPr>
          <w:t>12.3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Encoding of depths</w:t>
        </w:r>
        <w:r w:rsidR="00CE16D3">
          <w:rPr>
            <w:noProof/>
            <w:webHidden/>
          </w:rPr>
          <w:tab/>
        </w:r>
        <w:r w:rsidR="00CE16D3">
          <w:rPr>
            <w:noProof/>
            <w:webHidden/>
          </w:rPr>
          <w:fldChar w:fldCharType="begin"/>
        </w:r>
        <w:r w:rsidR="00CE16D3">
          <w:rPr>
            <w:noProof/>
            <w:webHidden/>
          </w:rPr>
          <w:instrText xml:space="preserve"> PAGEREF _Toc120228680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07053B03" w14:textId="1E9928F4" w:rsidR="00CE16D3" w:rsidRDefault="00D27D27">
      <w:pPr>
        <w:pStyle w:val="TOC2"/>
        <w:rPr>
          <w:rFonts w:asciiTheme="minorHAnsi" w:eastAsiaTheme="minorEastAsia" w:hAnsiTheme="minorHAnsi" w:cstheme="minorBidi"/>
          <w:b w:val="0"/>
          <w:noProof/>
          <w:sz w:val="22"/>
          <w:szCs w:val="22"/>
          <w:lang w:val="en-US" w:eastAsia="en-US"/>
        </w:rPr>
      </w:pPr>
      <w:hyperlink w:anchor="_Toc120228681" w:history="1">
        <w:r w:rsidR="00CE16D3" w:rsidRPr="008E62AB">
          <w:rPr>
            <w:rStyle w:val="Hyperlink"/>
            <w:noProof/>
          </w:rPr>
          <w:t>12.4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Numeric attribute encoding</w:t>
        </w:r>
        <w:r w:rsidR="00CE16D3">
          <w:rPr>
            <w:noProof/>
            <w:webHidden/>
          </w:rPr>
          <w:tab/>
        </w:r>
        <w:r w:rsidR="00CE16D3">
          <w:rPr>
            <w:noProof/>
            <w:webHidden/>
          </w:rPr>
          <w:fldChar w:fldCharType="begin"/>
        </w:r>
        <w:r w:rsidR="00CE16D3">
          <w:rPr>
            <w:noProof/>
            <w:webHidden/>
          </w:rPr>
          <w:instrText xml:space="preserve"> PAGEREF _Toc120228681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6EB58395" w14:textId="29C0EA75" w:rsidR="00CE16D3" w:rsidRDefault="00D27D27">
      <w:pPr>
        <w:pStyle w:val="TOC2"/>
        <w:rPr>
          <w:rFonts w:asciiTheme="minorHAnsi" w:eastAsiaTheme="minorEastAsia" w:hAnsiTheme="minorHAnsi" w:cstheme="minorBidi"/>
          <w:b w:val="0"/>
          <w:noProof/>
          <w:sz w:val="22"/>
          <w:szCs w:val="22"/>
          <w:lang w:val="en-US" w:eastAsia="en-US"/>
        </w:rPr>
      </w:pPr>
      <w:hyperlink w:anchor="_Toc120228682" w:history="1">
        <w:r w:rsidR="00CE16D3" w:rsidRPr="008E62AB">
          <w:rPr>
            <w:rStyle w:val="Hyperlink"/>
            <w:noProof/>
          </w:rPr>
          <w:t>12.5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Text attribute values</w:t>
        </w:r>
        <w:r w:rsidR="00CE16D3">
          <w:rPr>
            <w:noProof/>
            <w:webHidden/>
          </w:rPr>
          <w:tab/>
        </w:r>
        <w:r w:rsidR="00CE16D3">
          <w:rPr>
            <w:noProof/>
            <w:webHidden/>
          </w:rPr>
          <w:fldChar w:fldCharType="begin"/>
        </w:r>
        <w:r w:rsidR="00CE16D3">
          <w:rPr>
            <w:noProof/>
            <w:webHidden/>
          </w:rPr>
          <w:instrText xml:space="preserve"> PAGEREF _Toc120228682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4485CC63" w14:textId="673A0286" w:rsidR="00CE16D3" w:rsidRDefault="00D27D27">
      <w:pPr>
        <w:pStyle w:val="TOC2"/>
        <w:rPr>
          <w:rFonts w:asciiTheme="minorHAnsi" w:eastAsiaTheme="minorEastAsia" w:hAnsiTheme="minorHAnsi" w:cstheme="minorBidi"/>
          <w:b w:val="0"/>
          <w:noProof/>
          <w:sz w:val="22"/>
          <w:szCs w:val="22"/>
          <w:lang w:val="en-US" w:eastAsia="en-US"/>
        </w:rPr>
      </w:pPr>
      <w:hyperlink w:anchor="_Toc120228683" w:history="1">
        <w:r w:rsidR="00CE16D3" w:rsidRPr="008E62AB">
          <w:rPr>
            <w:rStyle w:val="Hyperlink"/>
            <w:noProof/>
          </w:rPr>
          <w:t>12.6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Mandatory attribute values</w:t>
        </w:r>
        <w:r w:rsidR="00CE16D3">
          <w:rPr>
            <w:noProof/>
            <w:webHidden/>
          </w:rPr>
          <w:tab/>
        </w:r>
        <w:r w:rsidR="00CE16D3">
          <w:rPr>
            <w:noProof/>
            <w:webHidden/>
          </w:rPr>
          <w:fldChar w:fldCharType="begin"/>
        </w:r>
        <w:r w:rsidR="00CE16D3">
          <w:rPr>
            <w:noProof/>
            <w:webHidden/>
          </w:rPr>
          <w:instrText xml:space="preserve"> PAGEREF _Toc120228683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5BFEC31C" w14:textId="2BF1ACCF" w:rsidR="00CE16D3" w:rsidRDefault="00D27D27">
      <w:pPr>
        <w:pStyle w:val="TOC2"/>
        <w:rPr>
          <w:rFonts w:asciiTheme="minorHAnsi" w:eastAsiaTheme="minorEastAsia" w:hAnsiTheme="minorHAnsi" w:cstheme="minorBidi"/>
          <w:b w:val="0"/>
          <w:noProof/>
          <w:sz w:val="22"/>
          <w:szCs w:val="22"/>
          <w:lang w:val="en-US" w:eastAsia="en-US"/>
        </w:rPr>
      </w:pPr>
      <w:hyperlink w:anchor="_Toc120228684" w:history="1">
        <w:r w:rsidR="00CE16D3" w:rsidRPr="008E62AB">
          <w:rPr>
            <w:rStyle w:val="Hyperlink"/>
            <w:noProof/>
            <w:lang w:eastAsia="en-US"/>
          </w:rPr>
          <w:t>12.7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Unknown attribute values</w:t>
        </w:r>
        <w:r w:rsidR="00CE16D3">
          <w:rPr>
            <w:noProof/>
            <w:webHidden/>
          </w:rPr>
          <w:tab/>
        </w:r>
        <w:r w:rsidR="00CE16D3">
          <w:rPr>
            <w:noProof/>
            <w:webHidden/>
          </w:rPr>
          <w:fldChar w:fldCharType="begin"/>
        </w:r>
        <w:r w:rsidR="00CE16D3">
          <w:rPr>
            <w:noProof/>
            <w:webHidden/>
          </w:rPr>
          <w:instrText xml:space="preserve"> PAGEREF _Toc120228684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578FFE82" w14:textId="13ED876A" w:rsidR="00CE16D3" w:rsidRDefault="00D27D27">
      <w:pPr>
        <w:pStyle w:val="TOC2"/>
        <w:rPr>
          <w:rFonts w:asciiTheme="minorHAnsi" w:eastAsiaTheme="minorEastAsia" w:hAnsiTheme="minorHAnsi" w:cstheme="minorBidi"/>
          <w:b w:val="0"/>
          <w:noProof/>
          <w:sz w:val="22"/>
          <w:szCs w:val="22"/>
          <w:lang w:val="en-US" w:eastAsia="en-US"/>
        </w:rPr>
      </w:pPr>
      <w:hyperlink w:anchor="_Toc120228685" w:history="1">
        <w:r w:rsidR="00CE16D3" w:rsidRPr="008E62AB">
          <w:rPr>
            <w:rStyle w:val="Hyperlink"/>
            <w:noProof/>
            <w:lang w:eastAsia="en-US"/>
          </w:rPr>
          <w:t>12.8</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Object identifiers</w:t>
        </w:r>
        <w:r w:rsidR="00CE16D3">
          <w:rPr>
            <w:noProof/>
            <w:webHidden/>
          </w:rPr>
          <w:tab/>
        </w:r>
        <w:r w:rsidR="00CE16D3">
          <w:rPr>
            <w:noProof/>
            <w:webHidden/>
          </w:rPr>
          <w:fldChar w:fldCharType="begin"/>
        </w:r>
        <w:r w:rsidR="00CE16D3">
          <w:rPr>
            <w:noProof/>
            <w:webHidden/>
          </w:rPr>
          <w:instrText xml:space="preserve"> PAGEREF _Toc120228685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4A23AC4C" w14:textId="5EA29260" w:rsidR="00CE16D3" w:rsidRDefault="00D27D27">
      <w:pPr>
        <w:pStyle w:val="TOC2"/>
        <w:rPr>
          <w:rFonts w:asciiTheme="minorHAnsi" w:eastAsiaTheme="minorEastAsia" w:hAnsiTheme="minorHAnsi" w:cstheme="minorBidi"/>
          <w:b w:val="0"/>
          <w:noProof/>
          <w:sz w:val="22"/>
          <w:szCs w:val="22"/>
          <w:lang w:val="en-US" w:eastAsia="en-US"/>
        </w:rPr>
      </w:pPr>
      <w:hyperlink w:anchor="_Toc120228686" w:history="1">
        <w:r w:rsidR="00CE16D3" w:rsidRPr="008E62AB">
          <w:rPr>
            <w:rStyle w:val="Hyperlink"/>
            <w:noProof/>
            <w:lang w:eastAsia="en-US"/>
          </w:rPr>
          <w:t>12.9</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coverage</w:t>
        </w:r>
        <w:r w:rsidR="00CE16D3">
          <w:rPr>
            <w:noProof/>
            <w:webHidden/>
          </w:rPr>
          <w:tab/>
        </w:r>
        <w:r w:rsidR="00CE16D3">
          <w:rPr>
            <w:noProof/>
            <w:webHidden/>
          </w:rPr>
          <w:fldChar w:fldCharType="begin"/>
        </w:r>
        <w:r w:rsidR="00CE16D3">
          <w:rPr>
            <w:noProof/>
            <w:webHidden/>
          </w:rPr>
          <w:instrText xml:space="preserve"> PAGEREF _Toc120228686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5595CF1A" w14:textId="253E2E35" w:rsidR="00CE16D3" w:rsidRDefault="00D27D27">
      <w:pPr>
        <w:pStyle w:val="TOC2"/>
        <w:rPr>
          <w:rFonts w:asciiTheme="minorHAnsi" w:eastAsiaTheme="minorEastAsia" w:hAnsiTheme="minorHAnsi" w:cstheme="minorBidi"/>
          <w:b w:val="0"/>
          <w:noProof/>
          <w:sz w:val="22"/>
          <w:szCs w:val="22"/>
          <w:lang w:val="en-US" w:eastAsia="en-US"/>
        </w:rPr>
      </w:pPr>
      <w:hyperlink w:anchor="_Toc120228687" w:history="1">
        <w:r w:rsidR="00CE16D3" w:rsidRPr="008E62AB">
          <w:rPr>
            <w:rStyle w:val="Hyperlink"/>
            <w:noProof/>
            <w:lang w:eastAsia="en-US"/>
          </w:rPr>
          <w:t>12.10</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overlap</w:t>
        </w:r>
        <w:r w:rsidR="00CE16D3">
          <w:rPr>
            <w:noProof/>
            <w:webHidden/>
          </w:rPr>
          <w:tab/>
        </w:r>
        <w:r w:rsidR="00CE16D3">
          <w:rPr>
            <w:noProof/>
            <w:webHidden/>
          </w:rPr>
          <w:fldChar w:fldCharType="begin"/>
        </w:r>
        <w:r w:rsidR="00CE16D3">
          <w:rPr>
            <w:noProof/>
            <w:webHidden/>
          </w:rPr>
          <w:instrText xml:space="preserve"> PAGEREF _Toc120228687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6F36FD12" w14:textId="2D1F1E1D" w:rsidR="00CE16D3" w:rsidRDefault="00D27D27">
      <w:pPr>
        <w:pStyle w:val="TOC2"/>
        <w:rPr>
          <w:rFonts w:asciiTheme="minorHAnsi" w:eastAsiaTheme="minorEastAsia" w:hAnsiTheme="minorHAnsi" w:cstheme="minorBidi"/>
          <w:b w:val="0"/>
          <w:noProof/>
          <w:sz w:val="22"/>
          <w:szCs w:val="22"/>
          <w:lang w:val="en-US" w:eastAsia="en-US"/>
        </w:rPr>
      </w:pPr>
      <w:hyperlink w:anchor="_Toc120228688" w:history="1">
        <w:r w:rsidR="00CE16D3" w:rsidRPr="008E62AB">
          <w:rPr>
            <w:rStyle w:val="Hyperlink"/>
            <w:noProof/>
            <w:lang w:eastAsia="en-US"/>
          </w:rPr>
          <w:t>12.11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quality meta-features</w:t>
        </w:r>
        <w:r w:rsidR="00CE16D3">
          <w:rPr>
            <w:noProof/>
            <w:webHidden/>
          </w:rPr>
          <w:tab/>
        </w:r>
        <w:r w:rsidR="00CE16D3">
          <w:rPr>
            <w:noProof/>
            <w:webHidden/>
          </w:rPr>
          <w:fldChar w:fldCharType="begin"/>
        </w:r>
        <w:r w:rsidR="00CE16D3">
          <w:rPr>
            <w:noProof/>
            <w:webHidden/>
          </w:rPr>
          <w:instrText xml:space="preserve"> PAGEREF _Toc120228688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2B979992" w14:textId="08F0EBC7" w:rsidR="00CE16D3" w:rsidRDefault="00D27D27">
      <w:pPr>
        <w:pStyle w:val="TOC2"/>
        <w:rPr>
          <w:rFonts w:asciiTheme="minorHAnsi" w:eastAsiaTheme="minorEastAsia" w:hAnsiTheme="minorHAnsi" w:cstheme="minorBidi"/>
          <w:b w:val="0"/>
          <w:noProof/>
          <w:sz w:val="22"/>
          <w:szCs w:val="22"/>
          <w:lang w:val="en-US" w:eastAsia="en-US"/>
        </w:rPr>
      </w:pPr>
      <w:hyperlink w:anchor="_Toc120228689" w:history="1">
        <w:r w:rsidR="00CE16D3" w:rsidRPr="008E62AB">
          <w:rPr>
            <w:rStyle w:val="Hyperlink"/>
            <w:noProof/>
            <w:lang w:eastAsia="en-US"/>
          </w:rPr>
          <w:t>12.12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extent</w:t>
        </w:r>
        <w:r w:rsidR="00CE16D3">
          <w:rPr>
            <w:noProof/>
            <w:webHidden/>
          </w:rPr>
          <w:tab/>
        </w:r>
        <w:r w:rsidR="00CE16D3">
          <w:rPr>
            <w:noProof/>
            <w:webHidden/>
          </w:rPr>
          <w:fldChar w:fldCharType="begin"/>
        </w:r>
        <w:r w:rsidR="00CE16D3">
          <w:rPr>
            <w:noProof/>
            <w:webHidden/>
          </w:rPr>
          <w:instrText xml:space="preserve"> PAGEREF _Toc120228689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71EB3D98" w14:textId="31749F11" w:rsidR="00CE16D3" w:rsidRDefault="00D27D27">
      <w:pPr>
        <w:pStyle w:val="TOC2"/>
        <w:rPr>
          <w:rFonts w:asciiTheme="minorHAnsi" w:eastAsiaTheme="minorEastAsia" w:hAnsiTheme="minorHAnsi" w:cstheme="minorBidi"/>
          <w:b w:val="0"/>
          <w:noProof/>
          <w:sz w:val="22"/>
          <w:szCs w:val="22"/>
          <w:lang w:val="en-US" w:eastAsia="en-US"/>
        </w:rPr>
      </w:pPr>
      <w:hyperlink w:anchor="_Toc120228690" w:history="1">
        <w:r w:rsidR="00CE16D3" w:rsidRPr="008E62AB">
          <w:rPr>
            <w:rStyle w:val="Hyperlink"/>
            <w:noProof/>
            <w:lang w:eastAsia="en-US"/>
          </w:rPr>
          <w:t>12.13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Sequence of objects</w:t>
        </w:r>
        <w:r w:rsidR="00CE16D3">
          <w:rPr>
            <w:noProof/>
            <w:webHidden/>
          </w:rPr>
          <w:tab/>
        </w:r>
        <w:r w:rsidR="00CE16D3">
          <w:rPr>
            <w:noProof/>
            <w:webHidden/>
          </w:rPr>
          <w:fldChar w:fldCharType="begin"/>
        </w:r>
        <w:r w:rsidR="00CE16D3">
          <w:rPr>
            <w:noProof/>
            <w:webHidden/>
          </w:rPr>
          <w:instrText xml:space="preserve"> PAGEREF _Toc120228690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68A6DBF7" w14:textId="7C46F3D0" w:rsidR="00CE16D3" w:rsidRDefault="00D27D27">
      <w:pPr>
        <w:pStyle w:val="TOC2"/>
        <w:rPr>
          <w:rFonts w:asciiTheme="minorHAnsi" w:eastAsiaTheme="minorEastAsia" w:hAnsiTheme="minorHAnsi" w:cstheme="minorBidi"/>
          <w:b w:val="0"/>
          <w:noProof/>
          <w:sz w:val="22"/>
          <w:szCs w:val="22"/>
          <w:lang w:val="en-US" w:eastAsia="en-US"/>
        </w:rPr>
      </w:pPr>
      <w:hyperlink w:anchor="_Toc120228691" w:history="1">
        <w:r w:rsidR="00CE16D3" w:rsidRPr="008E62AB">
          <w:rPr>
            <w:rStyle w:val="Hyperlink"/>
            <w:noProof/>
            <w:lang w:val="en-AU"/>
          </w:rPr>
          <w:t>12.14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Content of update datasets</w:t>
        </w:r>
        <w:r w:rsidR="00CE16D3">
          <w:rPr>
            <w:noProof/>
            <w:webHidden/>
          </w:rPr>
          <w:tab/>
        </w:r>
        <w:r w:rsidR="00CE16D3">
          <w:rPr>
            <w:noProof/>
            <w:webHidden/>
          </w:rPr>
          <w:fldChar w:fldCharType="begin"/>
        </w:r>
        <w:r w:rsidR="00CE16D3">
          <w:rPr>
            <w:noProof/>
            <w:webHidden/>
          </w:rPr>
          <w:instrText xml:space="preserve"> PAGEREF _Toc120228691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6451745C" w14:textId="290F34E5" w:rsidR="00CE16D3" w:rsidRDefault="00D27D27">
      <w:pPr>
        <w:pStyle w:val="TOC2"/>
        <w:rPr>
          <w:rFonts w:asciiTheme="minorHAnsi" w:eastAsiaTheme="minorEastAsia" w:hAnsiTheme="minorHAnsi" w:cstheme="minorBidi"/>
          <w:b w:val="0"/>
          <w:noProof/>
          <w:sz w:val="22"/>
          <w:szCs w:val="22"/>
          <w:lang w:val="en-US" w:eastAsia="en-US"/>
        </w:rPr>
      </w:pPr>
      <w:hyperlink w:anchor="_Toc120228692" w:history="1">
        <w:r w:rsidR="00CE16D3" w:rsidRPr="008E62AB">
          <w:rPr>
            <w:rStyle w:val="Hyperlink"/>
            <w:noProof/>
            <w:lang w:val="en-AU"/>
          </w:rPr>
          <w:t>12.15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Datum coverage</w:t>
        </w:r>
        <w:r w:rsidR="00CE16D3">
          <w:rPr>
            <w:noProof/>
            <w:webHidden/>
          </w:rPr>
          <w:tab/>
        </w:r>
        <w:r w:rsidR="00CE16D3">
          <w:rPr>
            <w:noProof/>
            <w:webHidden/>
          </w:rPr>
          <w:fldChar w:fldCharType="begin"/>
        </w:r>
        <w:r w:rsidR="00CE16D3">
          <w:rPr>
            <w:noProof/>
            <w:webHidden/>
          </w:rPr>
          <w:instrText xml:space="preserve"> PAGEREF _Toc120228692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23E9E143" w14:textId="71D8F8D9" w:rsidR="00CE16D3" w:rsidRDefault="00D27D27">
      <w:pPr>
        <w:pStyle w:val="TOC2"/>
        <w:rPr>
          <w:rFonts w:asciiTheme="minorHAnsi" w:eastAsiaTheme="minorEastAsia" w:hAnsiTheme="minorHAnsi" w:cstheme="minorBidi"/>
          <w:b w:val="0"/>
          <w:noProof/>
          <w:sz w:val="22"/>
          <w:szCs w:val="22"/>
          <w:lang w:val="en-US" w:eastAsia="en-US"/>
        </w:rPr>
      </w:pPr>
      <w:hyperlink w:anchor="_Toc120228693" w:history="1">
        <w:r w:rsidR="00CE16D3" w:rsidRPr="008E62AB">
          <w:rPr>
            <w:rStyle w:val="Hyperlink"/>
            <w:noProof/>
            <w:lang w:val="en-AU"/>
          </w:rPr>
          <w:t>12.16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Attribute multiplicity</w:t>
        </w:r>
        <w:r w:rsidR="00CE16D3">
          <w:rPr>
            <w:noProof/>
            <w:webHidden/>
          </w:rPr>
          <w:tab/>
        </w:r>
        <w:r w:rsidR="00CE16D3">
          <w:rPr>
            <w:noProof/>
            <w:webHidden/>
          </w:rPr>
          <w:fldChar w:fldCharType="begin"/>
        </w:r>
        <w:r w:rsidR="00CE16D3">
          <w:rPr>
            <w:noProof/>
            <w:webHidden/>
          </w:rPr>
          <w:instrText xml:space="preserve"> PAGEREF _Toc120228693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5E739A22" w14:textId="3F6499A5" w:rsidR="00CE16D3" w:rsidRDefault="00D27D27">
      <w:pPr>
        <w:pStyle w:val="TOC1"/>
        <w:rPr>
          <w:rFonts w:asciiTheme="minorHAnsi" w:eastAsiaTheme="minorEastAsia" w:hAnsiTheme="minorHAnsi" w:cstheme="minorBidi"/>
          <w:b w:val="0"/>
          <w:noProof/>
          <w:sz w:val="22"/>
          <w:szCs w:val="22"/>
          <w:lang w:val="en-US" w:eastAsia="en-US"/>
        </w:rPr>
      </w:pPr>
      <w:hyperlink w:anchor="_Toc120228694" w:history="1">
        <w:r w:rsidR="00CE16D3" w:rsidRPr="008E62AB">
          <w:rPr>
            <w:rStyle w:val="Hyperlink"/>
            <w:noProof/>
          </w:rPr>
          <w:t>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Product Delivery</w:t>
        </w:r>
        <w:r w:rsidR="00CE16D3">
          <w:rPr>
            <w:noProof/>
            <w:webHidden/>
          </w:rPr>
          <w:tab/>
        </w:r>
        <w:r w:rsidR="00CE16D3">
          <w:rPr>
            <w:noProof/>
            <w:webHidden/>
          </w:rPr>
          <w:fldChar w:fldCharType="begin"/>
        </w:r>
        <w:r w:rsidR="00CE16D3">
          <w:rPr>
            <w:noProof/>
            <w:webHidden/>
          </w:rPr>
          <w:instrText xml:space="preserve"> PAGEREF _Toc120228694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13ECFF8B" w14:textId="33EAD9A4" w:rsidR="00CE16D3" w:rsidRDefault="00D27D27">
      <w:pPr>
        <w:pStyle w:val="TOC2"/>
        <w:rPr>
          <w:rFonts w:asciiTheme="minorHAnsi" w:eastAsiaTheme="minorEastAsia" w:hAnsiTheme="minorHAnsi" w:cstheme="minorBidi"/>
          <w:b w:val="0"/>
          <w:noProof/>
          <w:sz w:val="22"/>
          <w:szCs w:val="22"/>
          <w:lang w:val="en-US" w:eastAsia="en-US"/>
        </w:rPr>
      </w:pPr>
      <w:hyperlink w:anchor="_Toc120228695" w:history="1">
        <w:r w:rsidR="00CE16D3" w:rsidRPr="008E62AB">
          <w:rPr>
            <w:rStyle w:val="Hyperlink"/>
            <w:noProof/>
          </w:rPr>
          <w:t>13.1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Exchange set components</w:t>
        </w:r>
        <w:r w:rsidR="00CE16D3">
          <w:rPr>
            <w:noProof/>
            <w:webHidden/>
          </w:rPr>
          <w:tab/>
        </w:r>
        <w:r w:rsidR="00CE16D3">
          <w:rPr>
            <w:noProof/>
            <w:webHidden/>
          </w:rPr>
          <w:fldChar w:fldCharType="begin"/>
        </w:r>
        <w:r w:rsidR="00CE16D3">
          <w:rPr>
            <w:noProof/>
            <w:webHidden/>
          </w:rPr>
          <w:instrText xml:space="preserve"> PAGEREF _Toc120228695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06142E46" w14:textId="687FD0E3" w:rsidR="00CE16D3" w:rsidRDefault="00D27D27">
      <w:pPr>
        <w:pStyle w:val="TOC2"/>
        <w:rPr>
          <w:rFonts w:asciiTheme="minorHAnsi" w:eastAsiaTheme="minorEastAsia" w:hAnsiTheme="minorHAnsi" w:cstheme="minorBidi"/>
          <w:b w:val="0"/>
          <w:noProof/>
          <w:sz w:val="22"/>
          <w:szCs w:val="22"/>
          <w:lang w:val="en-US" w:eastAsia="en-US"/>
        </w:rPr>
      </w:pPr>
      <w:hyperlink w:anchor="_Toc120228696" w:history="1">
        <w:r w:rsidR="00CE16D3" w:rsidRPr="008E62AB">
          <w:rPr>
            <w:rStyle w:val="Hyperlink"/>
            <w:noProof/>
          </w:rPr>
          <w:t>13.2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Encapsulation</w:t>
        </w:r>
        <w:r w:rsidR="00CE16D3">
          <w:rPr>
            <w:noProof/>
            <w:webHidden/>
          </w:rPr>
          <w:tab/>
        </w:r>
        <w:r w:rsidR="00CE16D3">
          <w:rPr>
            <w:noProof/>
            <w:webHidden/>
          </w:rPr>
          <w:fldChar w:fldCharType="begin"/>
        </w:r>
        <w:r w:rsidR="00CE16D3">
          <w:rPr>
            <w:noProof/>
            <w:webHidden/>
          </w:rPr>
          <w:instrText xml:space="preserve"> PAGEREF _Toc120228696 \h </w:instrText>
        </w:r>
        <w:r w:rsidR="00CE16D3">
          <w:rPr>
            <w:noProof/>
            <w:webHidden/>
          </w:rPr>
        </w:r>
        <w:r w:rsidR="00CE16D3">
          <w:rPr>
            <w:noProof/>
            <w:webHidden/>
          </w:rPr>
          <w:fldChar w:fldCharType="separate"/>
        </w:r>
        <w:r w:rsidR="00CE16D3">
          <w:rPr>
            <w:noProof/>
            <w:webHidden/>
          </w:rPr>
          <w:t>50</w:t>
        </w:r>
        <w:r w:rsidR="00CE16D3">
          <w:rPr>
            <w:noProof/>
            <w:webHidden/>
          </w:rPr>
          <w:fldChar w:fldCharType="end"/>
        </w:r>
      </w:hyperlink>
    </w:p>
    <w:p w14:paraId="4F3FDE70" w14:textId="62D0A76E" w:rsidR="00CE16D3" w:rsidRDefault="00D27D27">
      <w:pPr>
        <w:pStyle w:val="TOC2"/>
        <w:rPr>
          <w:rFonts w:asciiTheme="minorHAnsi" w:eastAsiaTheme="minorEastAsia" w:hAnsiTheme="minorHAnsi" w:cstheme="minorBidi"/>
          <w:b w:val="0"/>
          <w:noProof/>
          <w:sz w:val="22"/>
          <w:szCs w:val="22"/>
          <w:lang w:val="en-US" w:eastAsia="en-US"/>
        </w:rPr>
      </w:pPr>
      <w:hyperlink w:anchor="_Toc120228697" w:history="1">
        <w:r w:rsidR="00CE16D3" w:rsidRPr="008E62AB">
          <w:rPr>
            <w:rStyle w:val="Hyperlink"/>
            <w:noProof/>
            <w:lang w:eastAsia="en-US"/>
          </w:rPr>
          <w:t>13.3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w:t>
        </w:r>
        <w:r w:rsidR="00CE16D3">
          <w:rPr>
            <w:noProof/>
            <w:webHidden/>
          </w:rPr>
          <w:tab/>
        </w:r>
        <w:r w:rsidR="00CE16D3">
          <w:rPr>
            <w:noProof/>
            <w:webHidden/>
          </w:rPr>
          <w:fldChar w:fldCharType="begin"/>
        </w:r>
        <w:r w:rsidR="00CE16D3">
          <w:rPr>
            <w:noProof/>
            <w:webHidden/>
          </w:rPr>
          <w:instrText xml:space="preserve"> PAGEREF _Toc120228697 \h </w:instrText>
        </w:r>
        <w:r w:rsidR="00CE16D3">
          <w:rPr>
            <w:noProof/>
            <w:webHidden/>
          </w:rPr>
        </w:r>
        <w:r w:rsidR="00CE16D3">
          <w:rPr>
            <w:noProof/>
            <w:webHidden/>
          </w:rPr>
          <w:fldChar w:fldCharType="separate"/>
        </w:r>
        <w:r w:rsidR="00CE16D3">
          <w:rPr>
            <w:noProof/>
            <w:webHidden/>
          </w:rPr>
          <w:t>51</w:t>
        </w:r>
        <w:r w:rsidR="00CE16D3">
          <w:rPr>
            <w:noProof/>
            <w:webHidden/>
          </w:rPr>
          <w:fldChar w:fldCharType="end"/>
        </w:r>
      </w:hyperlink>
    </w:p>
    <w:p w14:paraId="60455291" w14:textId="4F3A40A7" w:rsidR="00CE16D3" w:rsidRDefault="00D27D27">
      <w:pPr>
        <w:pStyle w:val="TOC3"/>
        <w:rPr>
          <w:rFonts w:asciiTheme="minorHAnsi" w:eastAsiaTheme="minorEastAsia" w:hAnsiTheme="minorHAnsi" w:cstheme="minorBidi"/>
          <w:b w:val="0"/>
          <w:noProof/>
          <w:sz w:val="22"/>
          <w:szCs w:val="22"/>
          <w:lang w:val="en-US" w:eastAsia="en-US"/>
        </w:rPr>
      </w:pPr>
      <w:hyperlink w:anchor="_Toc120228698" w:history="1">
        <w:r w:rsidR="00CE16D3" w:rsidRPr="008E62AB">
          <w:rPr>
            <w:rStyle w:val="Hyperlink"/>
            <w:noProof/>
            <w:lang w:eastAsia="en-US"/>
          </w:rPr>
          <w:t>13.3.1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Types of Datasets</w:t>
        </w:r>
        <w:r w:rsidR="00CE16D3">
          <w:rPr>
            <w:noProof/>
            <w:webHidden/>
          </w:rPr>
          <w:tab/>
        </w:r>
        <w:r w:rsidR="00CE16D3">
          <w:rPr>
            <w:noProof/>
            <w:webHidden/>
          </w:rPr>
          <w:fldChar w:fldCharType="begin"/>
        </w:r>
        <w:r w:rsidR="00CE16D3">
          <w:rPr>
            <w:noProof/>
            <w:webHidden/>
          </w:rPr>
          <w:instrText xml:space="preserve"> PAGEREF _Toc120228698 \h </w:instrText>
        </w:r>
        <w:r w:rsidR="00CE16D3">
          <w:rPr>
            <w:noProof/>
            <w:webHidden/>
          </w:rPr>
        </w:r>
        <w:r w:rsidR="00CE16D3">
          <w:rPr>
            <w:noProof/>
            <w:webHidden/>
          </w:rPr>
          <w:fldChar w:fldCharType="separate"/>
        </w:r>
        <w:r w:rsidR="00CE16D3">
          <w:rPr>
            <w:noProof/>
            <w:webHidden/>
          </w:rPr>
          <w:t>51</w:t>
        </w:r>
        <w:r w:rsidR="00CE16D3">
          <w:rPr>
            <w:noProof/>
            <w:webHidden/>
          </w:rPr>
          <w:fldChar w:fldCharType="end"/>
        </w:r>
      </w:hyperlink>
    </w:p>
    <w:p w14:paraId="5E7D6362" w14:textId="24A21EDB" w:rsidR="00CE16D3" w:rsidRDefault="00D27D27">
      <w:pPr>
        <w:pStyle w:val="TOC3"/>
        <w:rPr>
          <w:rFonts w:asciiTheme="minorHAnsi" w:eastAsiaTheme="minorEastAsia" w:hAnsiTheme="minorHAnsi" w:cstheme="minorBidi"/>
          <w:b w:val="0"/>
          <w:noProof/>
          <w:sz w:val="22"/>
          <w:szCs w:val="22"/>
          <w:lang w:val="en-US" w:eastAsia="en-US"/>
        </w:rPr>
      </w:pPr>
      <w:hyperlink w:anchor="_Toc120228699" w:history="1">
        <w:r w:rsidR="00CE16D3" w:rsidRPr="008E62AB">
          <w:rPr>
            <w:rStyle w:val="Hyperlink"/>
            <w:noProof/>
            <w:lang w:eastAsia="en-US"/>
          </w:rPr>
          <w:t>13.3.2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 file naming</w:t>
        </w:r>
        <w:r w:rsidR="00CE16D3">
          <w:rPr>
            <w:noProof/>
            <w:webHidden/>
          </w:rPr>
          <w:tab/>
        </w:r>
        <w:r w:rsidR="00CE16D3">
          <w:rPr>
            <w:noProof/>
            <w:webHidden/>
          </w:rPr>
          <w:fldChar w:fldCharType="begin"/>
        </w:r>
        <w:r w:rsidR="00CE16D3">
          <w:rPr>
            <w:noProof/>
            <w:webHidden/>
          </w:rPr>
          <w:instrText xml:space="preserve"> PAGEREF _Toc120228699 \h </w:instrText>
        </w:r>
        <w:r w:rsidR="00CE16D3">
          <w:rPr>
            <w:noProof/>
            <w:webHidden/>
          </w:rPr>
        </w:r>
        <w:r w:rsidR="00CE16D3">
          <w:rPr>
            <w:noProof/>
            <w:webHidden/>
          </w:rPr>
          <w:fldChar w:fldCharType="separate"/>
        </w:r>
        <w:r w:rsidR="00CE16D3">
          <w:rPr>
            <w:noProof/>
            <w:webHidden/>
          </w:rPr>
          <w:t>51</w:t>
        </w:r>
        <w:r w:rsidR="00CE16D3">
          <w:rPr>
            <w:noProof/>
            <w:webHidden/>
          </w:rPr>
          <w:fldChar w:fldCharType="end"/>
        </w:r>
      </w:hyperlink>
    </w:p>
    <w:p w14:paraId="0B5A9739" w14:textId="708B281B" w:rsidR="00CE16D3" w:rsidRDefault="00D27D27">
      <w:pPr>
        <w:pStyle w:val="TOC3"/>
        <w:rPr>
          <w:rFonts w:asciiTheme="minorHAnsi" w:eastAsiaTheme="minorEastAsia" w:hAnsiTheme="minorHAnsi" w:cstheme="minorBidi"/>
          <w:b w:val="0"/>
          <w:noProof/>
          <w:sz w:val="22"/>
          <w:szCs w:val="22"/>
          <w:lang w:val="en-US" w:eastAsia="en-US"/>
        </w:rPr>
      </w:pPr>
      <w:hyperlink w:anchor="_Toc120228700" w:history="1">
        <w:r w:rsidR="00CE16D3" w:rsidRPr="008E62AB">
          <w:rPr>
            <w:rStyle w:val="Hyperlink"/>
            <w:noProof/>
            <w:lang w:eastAsia="en-US"/>
          </w:rPr>
          <w:t>13.3.3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Update dataset naming convention</w:t>
        </w:r>
        <w:r w:rsidR="00CE16D3">
          <w:rPr>
            <w:noProof/>
            <w:webHidden/>
          </w:rPr>
          <w:tab/>
        </w:r>
        <w:r w:rsidR="00CE16D3">
          <w:rPr>
            <w:noProof/>
            <w:webHidden/>
          </w:rPr>
          <w:fldChar w:fldCharType="begin"/>
        </w:r>
        <w:r w:rsidR="00CE16D3">
          <w:rPr>
            <w:noProof/>
            <w:webHidden/>
          </w:rPr>
          <w:instrText xml:space="preserve"> PAGEREF _Toc120228700 \h </w:instrText>
        </w:r>
        <w:r w:rsidR="00CE16D3">
          <w:rPr>
            <w:noProof/>
            <w:webHidden/>
          </w:rPr>
        </w:r>
        <w:r w:rsidR="00CE16D3">
          <w:rPr>
            <w:noProof/>
            <w:webHidden/>
          </w:rPr>
          <w:fldChar w:fldCharType="separate"/>
        </w:r>
        <w:r w:rsidR="00CE16D3">
          <w:rPr>
            <w:noProof/>
            <w:webHidden/>
          </w:rPr>
          <w:t>52</w:t>
        </w:r>
        <w:r w:rsidR="00CE16D3">
          <w:rPr>
            <w:noProof/>
            <w:webHidden/>
          </w:rPr>
          <w:fldChar w:fldCharType="end"/>
        </w:r>
      </w:hyperlink>
    </w:p>
    <w:p w14:paraId="2D681969" w14:textId="60F510B1" w:rsidR="00CE16D3" w:rsidRDefault="00D27D27">
      <w:pPr>
        <w:pStyle w:val="TOC3"/>
        <w:rPr>
          <w:rFonts w:asciiTheme="minorHAnsi" w:eastAsiaTheme="minorEastAsia" w:hAnsiTheme="minorHAnsi" w:cstheme="minorBidi"/>
          <w:b w:val="0"/>
          <w:noProof/>
          <w:sz w:val="22"/>
          <w:szCs w:val="22"/>
          <w:lang w:val="en-US" w:eastAsia="en-US"/>
        </w:rPr>
      </w:pPr>
      <w:hyperlink w:anchor="_Toc120228701" w:history="1">
        <w:r w:rsidR="00CE16D3" w:rsidRPr="008E62AB">
          <w:rPr>
            <w:rStyle w:val="Hyperlink"/>
            <w:noProof/>
          </w:rPr>
          <w:t>13.3.4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New Editions, re-issues, updates and cancellations</w:t>
        </w:r>
        <w:r w:rsidR="00CE16D3">
          <w:rPr>
            <w:noProof/>
            <w:webHidden/>
          </w:rPr>
          <w:tab/>
        </w:r>
        <w:r w:rsidR="00CE16D3">
          <w:rPr>
            <w:noProof/>
            <w:webHidden/>
          </w:rPr>
          <w:fldChar w:fldCharType="begin"/>
        </w:r>
        <w:r w:rsidR="00CE16D3">
          <w:rPr>
            <w:noProof/>
            <w:webHidden/>
          </w:rPr>
          <w:instrText xml:space="preserve"> PAGEREF _Toc120228701 \h </w:instrText>
        </w:r>
        <w:r w:rsidR="00CE16D3">
          <w:rPr>
            <w:noProof/>
            <w:webHidden/>
          </w:rPr>
        </w:r>
        <w:r w:rsidR="00CE16D3">
          <w:rPr>
            <w:noProof/>
            <w:webHidden/>
          </w:rPr>
          <w:fldChar w:fldCharType="separate"/>
        </w:r>
        <w:r w:rsidR="00CE16D3">
          <w:rPr>
            <w:noProof/>
            <w:webHidden/>
          </w:rPr>
          <w:t>52</w:t>
        </w:r>
        <w:r w:rsidR="00CE16D3">
          <w:rPr>
            <w:noProof/>
            <w:webHidden/>
          </w:rPr>
          <w:fldChar w:fldCharType="end"/>
        </w:r>
      </w:hyperlink>
    </w:p>
    <w:p w14:paraId="0DA3915D" w14:textId="206591FC" w:rsidR="00CE16D3" w:rsidRDefault="00D27D27">
      <w:pPr>
        <w:pStyle w:val="TOC3"/>
        <w:rPr>
          <w:rFonts w:asciiTheme="minorHAnsi" w:eastAsiaTheme="minorEastAsia" w:hAnsiTheme="minorHAnsi" w:cstheme="minorBidi"/>
          <w:b w:val="0"/>
          <w:noProof/>
          <w:sz w:val="22"/>
          <w:szCs w:val="22"/>
          <w:lang w:val="en-US" w:eastAsia="en-US"/>
        </w:rPr>
      </w:pPr>
      <w:hyperlink w:anchor="_Toc120228702" w:history="1">
        <w:r w:rsidR="00CE16D3" w:rsidRPr="008E62AB">
          <w:rPr>
            <w:rStyle w:val="Hyperlink"/>
            <w:noProof/>
            <w:lang w:val="en-US" w:eastAsia="en-US"/>
          </w:rPr>
          <w:t>13.3.5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Exchange set structure</w:t>
        </w:r>
        <w:r w:rsidR="00CE16D3">
          <w:rPr>
            <w:noProof/>
            <w:webHidden/>
          </w:rPr>
          <w:tab/>
        </w:r>
        <w:r w:rsidR="00CE16D3">
          <w:rPr>
            <w:noProof/>
            <w:webHidden/>
          </w:rPr>
          <w:fldChar w:fldCharType="begin"/>
        </w:r>
        <w:r w:rsidR="00CE16D3">
          <w:rPr>
            <w:noProof/>
            <w:webHidden/>
          </w:rPr>
          <w:instrText xml:space="preserve"> PAGEREF _Toc120228702 \h </w:instrText>
        </w:r>
        <w:r w:rsidR="00CE16D3">
          <w:rPr>
            <w:noProof/>
            <w:webHidden/>
          </w:rPr>
        </w:r>
        <w:r w:rsidR="00CE16D3">
          <w:rPr>
            <w:noProof/>
            <w:webHidden/>
          </w:rPr>
          <w:fldChar w:fldCharType="separate"/>
        </w:r>
        <w:r w:rsidR="00CE16D3">
          <w:rPr>
            <w:noProof/>
            <w:webHidden/>
          </w:rPr>
          <w:t>53</w:t>
        </w:r>
        <w:r w:rsidR="00CE16D3">
          <w:rPr>
            <w:noProof/>
            <w:webHidden/>
          </w:rPr>
          <w:fldChar w:fldCharType="end"/>
        </w:r>
      </w:hyperlink>
    </w:p>
    <w:p w14:paraId="570C4372" w14:textId="65A6A4C2" w:rsidR="00CE16D3" w:rsidRDefault="00D27D27">
      <w:pPr>
        <w:pStyle w:val="TOC2"/>
        <w:rPr>
          <w:rFonts w:asciiTheme="minorHAnsi" w:eastAsiaTheme="minorEastAsia" w:hAnsiTheme="minorHAnsi" w:cstheme="minorBidi"/>
          <w:b w:val="0"/>
          <w:noProof/>
          <w:sz w:val="22"/>
          <w:szCs w:val="22"/>
          <w:lang w:val="en-US" w:eastAsia="en-US"/>
        </w:rPr>
      </w:pPr>
      <w:hyperlink w:anchor="_Toc120228703" w:history="1">
        <w:r w:rsidR="00CE16D3" w:rsidRPr="008E62AB">
          <w:rPr>
            <w:rStyle w:val="Hyperlink"/>
            <w:noProof/>
            <w:lang w:eastAsia="en-US"/>
          </w:rPr>
          <w:t>13.4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Support files</w:t>
        </w:r>
        <w:r w:rsidR="00CE16D3">
          <w:rPr>
            <w:noProof/>
            <w:webHidden/>
          </w:rPr>
          <w:tab/>
        </w:r>
        <w:r w:rsidR="00CE16D3">
          <w:rPr>
            <w:noProof/>
            <w:webHidden/>
          </w:rPr>
          <w:fldChar w:fldCharType="begin"/>
        </w:r>
        <w:r w:rsidR="00CE16D3">
          <w:rPr>
            <w:noProof/>
            <w:webHidden/>
          </w:rPr>
          <w:instrText xml:space="preserve"> PAGEREF _Toc120228703 \h </w:instrText>
        </w:r>
        <w:r w:rsidR="00CE16D3">
          <w:rPr>
            <w:noProof/>
            <w:webHidden/>
          </w:rPr>
        </w:r>
        <w:r w:rsidR="00CE16D3">
          <w:rPr>
            <w:noProof/>
            <w:webHidden/>
          </w:rPr>
          <w:fldChar w:fldCharType="separate"/>
        </w:r>
        <w:r w:rsidR="00CE16D3">
          <w:rPr>
            <w:noProof/>
            <w:webHidden/>
          </w:rPr>
          <w:t>54</w:t>
        </w:r>
        <w:r w:rsidR="00CE16D3">
          <w:rPr>
            <w:noProof/>
            <w:webHidden/>
          </w:rPr>
          <w:fldChar w:fldCharType="end"/>
        </w:r>
      </w:hyperlink>
    </w:p>
    <w:p w14:paraId="0C846221" w14:textId="034D981F" w:rsidR="00CE16D3" w:rsidRDefault="00D27D27">
      <w:pPr>
        <w:pStyle w:val="TOC3"/>
        <w:rPr>
          <w:rFonts w:asciiTheme="minorHAnsi" w:eastAsiaTheme="minorEastAsia" w:hAnsiTheme="minorHAnsi" w:cstheme="minorBidi"/>
          <w:b w:val="0"/>
          <w:noProof/>
          <w:sz w:val="22"/>
          <w:szCs w:val="22"/>
          <w:lang w:val="en-US" w:eastAsia="en-US"/>
        </w:rPr>
      </w:pPr>
      <w:hyperlink w:anchor="_Toc120228704" w:history="1">
        <w:r w:rsidR="00CE16D3" w:rsidRPr="008E62AB">
          <w:rPr>
            <w:rStyle w:val="Hyperlink"/>
            <w:noProof/>
          </w:rPr>
          <w:t>13.4.1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Support File Naming</w:t>
        </w:r>
        <w:r w:rsidR="00CE16D3">
          <w:rPr>
            <w:noProof/>
            <w:webHidden/>
          </w:rPr>
          <w:tab/>
        </w:r>
        <w:r w:rsidR="00CE16D3">
          <w:rPr>
            <w:noProof/>
            <w:webHidden/>
          </w:rPr>
          <w:fldChar w:fldCharType="begin"/>
        </w:r>
        <w:r w:rsidR="00CE16D3">
          <w:rPr>
            <w:noProof/>
            <w:webHidden/>
          </w:rPr>
          <w:instrText xml:space="preserve"> PAGEREF _Toc120228704 \h </w:instrText>
        </w:r>
        <w:r w:rsidR="00CE16D3">
          <w:rPr>
            <w:noProof/>
            <w:webHidden/>
          </w:rPr>
        </w:r>
        <w:r w:rsidR="00CE16D3">
          <w:rPr>
            <w:noProof/>
            <w:webHidden/>
          </w:rPr>
          <w:fldChar w:fldCharType="separate"/>
        </w:r>
        <w:r w:rsidR="00CE16D3">
          <w:rPr>
            <w:noProof/>
            <w:webHidden/>
          </w:rPr>
          <w:t>55</w:t>
        </w:r>
        <w:r w:rsidR="00CE16D3">
          <w:rPr>
            <w:noProof/>
            <w:webHidden/>
          </w:rPr>
          <w:fldChar w:fldCharType="end"/>
        </w:r>
      </w:hyperlink>
    </w:p>
    <w:p w14:paraId="4DB54D2D" w14:textId="38F016D1" w:rsidR="00CE16D3" w:rsidRDefault="00D27D27">
      <w:pPr>
        <w:pStyle w:val="TOC3"/>
        <w:rPr>
          <w:rFonts w:asciiTheme="minorHAnsi" w:eastAsiaTheme="minorEastAsia" w:hAnsiTheme="minorHAnsi" w:cstheme="minorBidi"/>
          <w:b w:val="0"/>
          <w:noProof/>
          <w:sz w:val="22"/>
          <w:szCs w:val="22"/>
          <w:lang w:val="en-US" w:eastAsia="en-US"/>
        </w:rPr>
      </w:pPr>
      <w:hyperlink w:anchor="_Toc120228705" w:history="1">
        <w:r w:rsidR="00CE16D3" w:rsidRPr="008E62AB">
          <w:rPr>
            <w:rStyle w:val="Hyperlink"/>
            <w:noProof/>
            <w:lang w:eastAsia="en-US"/>
          </w:rPr>
          <w:t>13.4.2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Support file management</w:t>
        </w:r>
        <w:r w:rsidR="00CE16D3">
          <w:rPr>
            <w:noProof/>
            <w:webHidden/>
          </w:rPr>
          <w:tab/>
        </w:r>
        <w:r w:rsidR="00CE16D3">
          <w:rPr>
            <w:noProof/>
            <w:webHidden/>
          </w:rPr>
          <w:fldChar w:fldCharType="begin"/>
        </w:r>
        <w:r w:rsidR="00CE16D3">
          <w:rPr>
            <w:noProof/>
            <w:webHidden/>
          </w:rPr>
          <w:instrText xml:space="preserve"> PAGEREF _Toc120228705 \h </w:instrText>
        </w:r>
        <w:r w:rsidR="00CE16D3">
          <w:rPr>
            <w:noProof/>
            <w:webHidden/>
          </w:rPr>
        </w:r>
        <w:r w:rsidR="00CE16D3">
          <w:rPr>
            <w:noProof/>
            <w:webHidden/>
          </w:rPr>
          <w:fldChar w:fldCharType="separate"/>
        </w:r>
        <w:r w:rsidR="00CE16D3">
          <w:rPr>
            <w:noProof/>
            <w:webHidden/>
          </w:rPr>
          <w:t>55</w:t>
        </w:r>
        <w:r w:rsidR="00CE16D3">
          <w:rPr>
            <w:noProof/>
            <w:webHidden/>
          </w:rPr>
          <w:fldChar w:fldCharType="end"/>
        </w:r>
      </w:hyperlink>
    </w:p>
    <w:p w14:paraId="3F5E923C" w14:textId="3B244866" w:rsidR="00CE16D3" w:rsidRDefault="00D27D27">
      <w:pPr>
        <w:pStyle w:val="TOC2"/>
        <w:rPr>
          <w:rFonts w:asciiTheme="minorHAnsi" w:eastAsiaTheme="minorEastAsia" w:hAnsiTheme="minorHAnsi" w:cstheme="minorBidi"/>
          <w:b w:val="0"/>
          <w:noProof/>
          <w:sz w:val="22"/>
          <w:szCs w:val="22"/>
          <w:lang w:val="en-US" w:eastAsia="en-US"/>
        </w:rPr>
      </w:pPr>
      <w:hyperlink w:anchor="_Toc120228706" w:history="1">
        <w:r w:rsidR="00CE16D3" w:rsidRPr="008E62AB">
          <w:rPr>
            <w:rStyle w:val="Hyperlink"/>
            <w:noProof/>
            <w:lang w:eastAsia="en-US"/>
          </w:rPr>
          <w:t>13.5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Exchange Catalogue</w:t>
        </w:r>
        <w:r w:rsidR="00CE16D3">
          <w:rPr>
            <w:noProof/>
            <w:webHidden/>
          </w:rPr>
          <w:tab/>
        </w:r>
        <w:r w:rsidR="00CE16D3">
          <w:rPr>
            <w:noProof/>
            <w:webHidden/>
          </w:rPr>
          <w:fldChar w:fldCharType="begin"/>
        </w:r>
        <w:r w:rsidR="00CE16D3">
          <w:rPr>
            <w:noProof/>
            <w:webHidden/>
          </w:rPr>
          <w:instrText xml:space="preserve"> PAGEREF _Toc120228706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2A1CEE4D" w14:textId="2411AA4F" w:rsidR="00CE16D3" w:rsidRDefault="00D27D27">
      <w:pPr>
        <w:pStyle w:val="TOC2"/>
        <w:rPr>
          <w:rFonts w:asciiTheme="minorHAnsi" w:eastAsiaTheme="minorEastAsia" w:hAnsiTheme="minorHAnsi" w:cstheme="minorBidi"/>
          <w:b w:val="0"/>
          <w:noProof/>
          <w:sz w:val="22"/>
          <w:szCs w:val="22"/>
          <w:lang w:val="en-US" w:eastAsia="en-US"/>
        </w:rPr>
      </w:pPr>
      <w:hyperlink w:anchor="_Toc120228707" w:history="1">
        <w:r w:rsidR="00CE16D3" w:rsidRPr="008E62AB">
          <w:rPr>
            <w:rStyle w:val="Hyperlink"/>
            <w:noProof/>
            <w:lang w:eastAsia="en-US"/>
          </w:rPr>
          <w:t>13.6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 loading</w:t>
        </w:r>
        <w:r w:rsidR="00CE16D3">
          <w:rPr>
            <w:noProof/>
            <w:webHidden/>
          </w:rPr>
          <w:tab/>
        </w:r>
        <w:r w:rsidR="00CE16D3">
          <w:rPr>
            <w:noProof/>
            <w:webHidden/>
          </w:rPr>
          <w:fldChar w:fldCharType="begin"/>
        </w:r>
        <w:r w:rsidR="00CE16D3">
          <w:rPr>
            <w:noProof/>
            <w:webHidden/>
          </w:rPr>
          <w:instrText xml:space="preserve"> PAGEREF _Toc120228707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32EEC608" w14:textId="2A1E0999" w:rsidR="00CE16D3" w:rsidRDefault="00D27D27">
      <w:pPr>
        <w:pStyle w:val="TOC3"/>
        <w:rPr>
          <w:rFonts w:asciiTheme="minorHAnsi" w:eastAsiaTheme="minorEastAsia" w:hAnsiTheme="minorHAnsi" w:cstheme="minorBidi"/>
          <w:b w:val="0"/>
          <w:noProof/>
          <w:sz w:val="22"/>
          <w:szCs w:val="22"/>
          <w:lang w:val="en-US" w:eastAsia="en-US"/>
        </w:rPr>
      </w:pPr>
      <w:hyperlink w:anchor="_Toc120228708" w:history="1">
        <w:r w:rsidR="00CE16D3" w:rsidRPr="008E62AB">
          <w:rPr>
            <w:rStyle w:val="Hyperlink"/>
            <w:noProof/>
            <w:lang w:eastAsia="en-US"/>
          </w:rPr>
          <w:t>13.6.1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New editions</w:t>
        </w:r>
        <w:r w:rsidR="00CE16D3">
          <w:rPr>
            <w:noProof/>
            <w:webHidden/>
          </w:rPr>
          <w:tab/>
        </w:r>
        <w:r w:rsidR="00CE16D3">
          <w:rPr>
            <w:noProof/>
            <w:webHidden/>
          </w:rPr>
          <w:fldChar w:fldCharType="begin"/>
        </w:r>
        <w:r w:rsidR="00CE16D3">
          <w:rPr>
            <w:noProof/>
            <w:webHidden/>
          </w:rPr>
          <w:instrText xml:space="preserve"> PAGEREF _Toc120228708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0D2FF461" w14:textId="4141FA13" w:rsidR="00CE16D3" w:rsidRDefault="00D27D27">
      <w:pPr>
        <w:pStyle w:val="TOC2"/>
        <w:rPr>
          <w:rFonts w:asciiTheme="minorHAnsi" w:eastAsiaTheme="minorEastAsia" w:hAnsiTheme="minorHAnsi" w:cstheme="minorBidi"/>
          <w:b w:val="0"/>
          <w:noProof/>
          <w:sz w:val="22"/>
          <w:szCs w:val="22"/>
          <w:lang w:val="en-US" w:eastAsia="en-US"/>
        </w:rPr>
      </w:pPr>
      <w:hyperlink w:anchor="_Toc120228709" w:history="1">
        <w:r w:rsidR="00CE16D3" w:rsidRPr="008E62AB">
          <w:rPr>
            <w:rStyle w:val="Hyperlink"/>
            <w:noProof/>
            <w:lang w:eastAsia="en-US"/>
          </w:rPr>
          <w:t>13.7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 size</w:t>
        </w:r>
        <w:r w:rsidR="00CE16D3">
          <w:rPr>
            <w:noProof/>
            <w:webHidden/>
          </w:rPr>
          <w:tab/>
        </w:r>
        <w:r w:rsidR="00CE16D3">
          <w:rPr>
            <w:noProof/>
            <w:webHidden/>
          </w:rPr>
          <w:fldChar w:fldCharType="begin"/>
        </w:r>
        <w:r w:rsidR="00CE16D3">
          <w:rPr>
            <w:noProof/>
            <w:webHidden/>
          </w:rPr>
          <w:instrText xml:space="preserve"> PAGEREF _Toc120228709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03BEEE0E" w14:textId="34A8AE65" w:rsidR="00CE16D3" w:rsidRDefault="00D27D27">
      <w:pPr>
        <w:pStyle w:val="TOC2"/>
        <w:rPr>
          <w:rFonts w:asciiTheme="minorHAnsi" w:eastAsiaTheme="minorEastAsia" w:hAnsiTheme="minorHAnsi" w:cstheme="minorBidi"/>
          <w:b w:val="0"/>
          <w:noProof/>
          <w:sz w:val="22"/>
          <w:szCs w:val="22"/>
          <w:lang w:val="en-US" w:eastAsia="en-US"/>
        </w:rPr>
      </w:pPr>
      <w:hyperlink w:anchor="_Toc120228710" w:history="1">
        <w:r w:rsidR="00CE16D3" w:rsidRPr="008E62AB">
          <w:rPr>
            <w:rStyle w:val="Hyperlink"/>
            <w:noProof/>
          </w:rPr>
          <w:t>13.8</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integrity and encryption</w:t>
        </w:r>
        <w:r w:rsidR="00CE16D3">
          <w:rPr>
            <w:noProof/>
            <w:webHidden/>
          </w:rPr>
          <w:tab/>
        </w:r>
        <w:r w:rsidR="00CE16D3">
          <w:rPr>
            <w:noProof/>
            <w:webHidden/>
          </w:rPr>
          <w:fldChar w:fldCharType="begin"/>
        </w:r>
        <w:r w:rsidR="00CE16D3">
          <w:rPr>
            <w:noProof/>
            <w:webHidden/>
          </w:rPr>
          <w:instrText xml:space="preserve"> PAGEREF _Toc120228710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4EBF4722" w14:textId="5512A4B6" w:rsidR="00CE16D3" w:rsidRDefault="00D27D27">
      <w:pPr>
        <w:pStyle w:val="TOC1"/>
        <w:rPr>
          <w:rFonts w:asciiTheme="minorHAnsi" w:eastAsiaTheme="minorEastAsia" w:hAnsiTheme="minorHAnsi" w:cstheme="minorBidi"/>
          <w:b w:val="0"/>
          <w:noProof/>
          <w:sz w:val="22"/>
          <w:szCs w:val="22"/>
          <w:lang w:val="en-US" w:eastAsia="en-US"/>
        </w:rPr>
      </w:pPr>
      <w:hyperlink w:anchor="_Toc120228711" w:history="1">
        <w:r w:rsidR="00CE16D3" w:rsidRPr="008E62AB">
          <w:rPr>
            <w:rStyle w:val="Hyperlink"/>
            <w:noProof/>
          </w:rPr>
          <w:t>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Metadata</w:t>
        </w:r>
        <w:r w:rsidR="00CE16D3">
          <w:rPr>
            <w:noProof/>
            <w:webHidden/>
          </w:rPr>
          <w:tab/>
        </w:r>
        <w:r w:rsidR="00CE16D3">
          <w:rPr>
            <w:noProof/>
            <w:webHidden/>
          </w:rPr>
          <w:fldChar w:fldCharType="begin"/>
        </w:r>
        <w:r w:rsidR="00CE16D3">
          <w:rPr>
            <w:noProof/>
            <w:webHidden/>
          </w:rPr>
          <w:instrText xml:space="preserve"> PAGEREF _Toc120228711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1B18B819" w14:textId="002B4F29" w:rsidR="00CE16D3" w:rsidRDefault="00D27D27">
      <w:pPr>
        <w:pStyle w:val="TOC2"/>
        <w:rPr>
          <w:rFonts w:asciiTheme="minorHAnsi" w:eastAsiaTheme="minorEastAsia" w:hAnsiTheme="minorHAnsi" w:cstheme="minorBidi"/>
          <w:b w:val="0"/>
          <w:noProof/>
          <w:sz w:val="22"/>
          <w:szCs w:val="22"/>
          <w:lang w:val="en-US" w:eastAsia="en-US"/>
        </w:rPr>
      </w:pPr>
      <w:hyperlink w:anchor="_Toc120228712" w:history="1">
        <w:r w:rsidR="00CE16D3" w:rsidRPr="008E62AB">
          <w:rPr>
            <w:rStyle w:val="Hyperlink"/>
            <w:noProof/>
          </w:rPr>
          <w:t>14.1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_Toc120228712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1E5B5B45" w14:textId="67E75B1F" w:rsidR="00CE16D3" w:rsidRDefault="00D27D27">
      <w:pPr>
        <w:pStyle w:val="TOC2"/>
        <w:rPr>
          <w:rFonts w:asciiTheme="minorHAnsi" w:eastAsiaTheme="minorEastAsia" w:hAnsiTheme="minorHAnsi" w:cstheme="minorBidi"/>
          <w:b w:val="0"/>
          <w:noProof/>
          <w:sz w:val="22"/>
          <w:szCs w:val="22"/>
          <w:lang w:val="en-US" w:eastAsia="en-US"/>
        </w:rPr>
      </w:pPr>
      <w:hyperlink w:anchor="_Toc120228713" w:history="1">
        <w:r w:rsidR="00CE16D3" w:rsidRPr="008E62AB">
          <w:rPr>
            <w:rStyle w:val="Hyperlink"/>
            <w:noProof/>
          </w:rPr>
          <w:t>14.2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Discovery metadata</w:t>
        </w:r>
        <w:r w:rsidR="00CE16D3">
          <w:rPr>
            <w:noProof/>
            <w:webHidden/>
          </w:rPr>
          <w:tab/>
        </w:r>
        <w:r w:rsidR="00CE16D3">
          <w:rPr>
            <w:noProof/>
            <w:webHidden/>
          </w:rPr>
          <w:fldChar w:fldCharType="begin"/>
        </w:r>
        <w:r w:rsidR="00CE16D3">
          <w:rPr>
            <w:noProof/>
            <w:webHidden/>
          </w:rPr>
          <w:instrText xml:space="preserve"> PAGEREF _Toc120228713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31C924C8" w14:textId="4D3E7C09" w:rsidR="00CE16D3" w:rsidRDefault="00D27D27">
      <w:pPr>
        <w:pStyle w:val="TOC3"/>
        <w:rPr>
          <w:rFonts w:asciiTheme="minorHAnsi" w:eastAsiaTheme="minorEastAsia" w:hAnsiTheme="minorHAnsi" w:cstheme="minorBidi"/>
          <w:b w:val="0"/>
          <w:noProof/>
          <w:sz w:val="22"/>
          <w:szCs w:val="22"/>
          <w:lang w:val="en-US" w:eastAsia="en-US"/>
        </w:rPr>
      </w:pPr>
      <w:hyperlink w:anchor="_Toc120228714" w:history="1">
        <w:r w:rsidR="00CE16D3" w:rsidRPr="008E62AB">
          <w:rPr>
            <w:rStyle w:val="Hyperlink"/>
            <w:noProof/>
          </w:rPr>
          <w:t>14.2.1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S100_ExchangeCatalogue</w:t>
        </w:r>
        <w:r w:rsidR="00CE16D3">
          <w:rPr>
            <w:noProof/>
            <w:webHidden/>
          </w:rPr>
          <w:tab/>
        </w:r>
        <w:r w:rsidR="00CE16D3">
          <w:rPr>
            <w:noProof/>
            <w:webHidden/>
          </w:rPr>
          <w:fldChar w:fldCharType="begin"/>
        </w:r>
        <w:r w:rsidR="00CE16D3">
          <w:rPr>
            <w:noProof/>
            <w:webHidden/>
          </w:rPr>
          <w:instrText xml:space="preserve"> PAGEREF _Toc120228714 \h </w:instrText>
        </w:r>
        <w:r w:rsidR="00CE16D3">
          <w:rPr>
            <w:noProof/>
            <w:webHidden/>
          </w:rPr>
        </w:r>
        <w:r w:rsidR="00CE16D3">
          <w:rPr>
            <w:noProof/>
            <w:webHidden/>
          </w:rPr>
          <w:fldChar w:fldCharType="separate"/>
        </w:r>
        <w:r w:rsidR="00CE16D3">
          <w:rPr>
            <w:noProof/>
            <w:webHidden/>
          </w:rPr>
          <w:t>60</w:t>
        </w:r>
        <w:r w:rsidR="00CE16D3">
          <w:rPr>
            <w:noProof/>
            <w:webHidden/>
          </w:rPr>
          <w:fldChar w:fldCharType="end"/>
        </w:r>
      </w:hyperlink>
    </w:p>
    <w:p w14:paraId="0C94E7C6" w14:textId="5AF31CBF" w:rsidR="00CE16D3" w:rsidRDefault="00D27D27">
      <w:pPr>
        <w:pStyle w:val="TOC3"/>
        <w:rPr>
          <w:rFonts w:asciiTheme="minorHAnsi" w:eastAsiaTheme="minorEastAsia" w:hAnsiTheme="minorHAnsi" w:cstheme="minorBidi"/>
          <w:b w:val="0"/>
          <w:noProof/>
          <w:sz w:val="22"/>
          <w:szCs w:val="22"/>
          <w:lang w:val="en-US" w:eastAsia="en-US"/>
        </w:rPr>
      </w:pPr>
      <w:hyperlink w:anchor="_Toc120228715" w:history="1">
        <w:r w:rsidR="00CE16D3" w:rsidRPr="008E62AB">
          <w:rPr>
            <w:rStyle w:val="Hyperlink"/>
            <w:noProof/>
          </w:rPr>
          <w:t>14.2.2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S100_DatasetDiscoveryMetadata</w:t>
        </w:r>
        <w:r w:rsidR="00CE16D3">
          <w:rPr>
            <w:noProof/>
            <w:webHidden/>
          </w:rPr>
          <w:tab/>
        </w:r>
        <w:r w:rsidR="00CE16D3">
          <w:rPr>
            <w:noProof/>
            <w:webHidden/>
          </w:rPr>
          <w:fldChar w:fldCharType="begin"/>
        </w:r>
        <w:r w:rsidR="00CE16D3">
          <w:rPr>
            <w:noProof/>
            <w:webHidden/>
          </w:rPr>
          <w:instrText xml:space="preserve"> PAGEREF _Toc120228715 \h </w:instrText>
        </w:r>
        <w:r w:rsidR="00CE16D3">
          <w:rPr>
            <w:noProof/>
            <w:webHidden/>
          </w:rPr>
        </w:r>
        <w:r w:rsidR="00CE16D3">
          <w:rPr>
            <w:noProof/>
            <w:webHidden/>
          </w:rPr>
          <w:fldChar w:fldCharType="separate"/>
        </w:r>
        <w:r w:rsidR="00CE16D3">
          <w:rPr>
            <w:noProof/>
            <w:webHidden/>
          </w:rPr>
          <w:t>62</w:t>
        </w:r>
        <w:r w:rsidR="00CE16D3">
          <w:rPr>
            <w:noProof/>
            <w:webHidden/>
          </w:rPr>
          <w:fldChar w:fldCharType="end"/>
        </w:r>
      </w:hyperlink>
    </w:p>
    <w:p w14:paraId="478C459C" w14:textId="6F18487B" w:rsidR="00CE16D3" w:rsidRDefault="00D27D27">
      <w:pPr>
        <w:pStyle w:val="TOC3"/>
        <w:rPr>
          <w:rFonts w:asciiTheme="minorHAnsi" w:eastAsiaTheme="minorEastAsia" w:hAnsiTheme="minorHAnsi" w:cstheme="minorBidi"/>
          <w:b w:val="0"/>
          <w:noProof/>
          <w:sz w:val="22"/>
          <w:szCs w:val="22"/>
          <w:lang w:val="en-US" w:eastAsia="en-US"/>
        </w:rPr>
      </w:pPr>
      <w:hyperlink w:anchor="_Toc120228716" w:history="1">
        <w:r w:rsidR="00CE16D3" w:rsidRPr="008E62AB">
          <w:rPr>
            <w:rStyle w:val="Hyperlink"/>
            <w:noProof/>
          </w:rPr>
          <w:t>14.2.3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S100_SupportFileDiscoveryMetadata</w:t>
        </w:r>
        <w:r w:rsidR="00CE16D3">
          <w:rPr>
            <w:noProof/>
            <w:webHidden/>
          </w:rPr>
          <w:tab/>
        </w:r>
        <w:r w:rsidR="00CE16D3">
          <w:rPr>
            <w:noProof/>
            <w:webHidden/>
          </w:rPr>
          <w:fldChar w:fldCharType="begin"/>
        </w:r>
        <w:r w:rsidR="00CE16D3">
          <w:rPr>
            <w:noProof/>
            <w:webHidden/>
          </w:rPr>
          <w:instrText xml:space="preserve"> PAGEREF _Toc120228716 \h </w:instrText>
        </w:r>
        <w:r w:rsidR="00CE16D3">
          <w:rPr>
            <w:noProof/>
            <w:webHidden/>
          </w:rPr>
        </w:r>
        <w:r w:rsidR="00CE16D3">
          <w:rPr>
            <w:noProof/>
            <w:webHidden/>
          </w:rPr>
          <w:fldChar w:fldCharType="separate"/>
        </w:r>
        <w:r w:rsidR="00CE16D3">
          <w:rPr>
            <w:noProof/>
            <w:webHidden/>
          </w:rPr>
          <w:t>70</w:t>
        </w:r>
        <w:r w:rsidR="00CE16D3">
          <w:rPr>
            <w:noProof/>
            <w:webHidden/>
          </w:rPr>
          <w:fldChar w:fldCharType="end"/>
        </w:r>
      </w:hyperlink>
    </w:p>
    <w:p w14:paraId="6B5751BA" w14:textId="79F20B6C" w:rsidR="00CE16D3" w:rsidRDefault="00D27D27">
      <w:pPr>
        <w:pStyle w:val="TOC3"/>
        <w:rPr>
          <w:rFonts w:asciiTheme="minorHAnsi" w:eastAsiaTheme="minorEastAsia" w:hAnsiTheme="minorHAnsi" w:cstheme="minorBidi"/>
          <w:b w:val="0"/>
          <w:noProof/>
          <w:sz w:val="22"/>
          <w:szCs w:val="22"/>
          <w:lang w:val="en-US" w:eastAsia="en-US"/>
        </w:rPr>
      </w:pPr>
      <w:hyperlink w:anchor="_Toc120228717" w:history="1">
        <w:r w:rsidR="00CE16D3" w:rsidRPr="008E62AB">
          <w:rPr>
            <w:rStyle w:val="Hyperlink"/>
            <w:noProof/>
          </w:rPr>
          <w:t>14.2.4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S100_CatalogueDiscoveryMetadata</w:t>
        </w:r>
        <w:r w:rsidR="00CE16D3">
          <w:rPr>
            <w:noProof/>
            <w:webHidden/>
          </w:rPr>
          <w:tab/>
        </w:r>
        <w:r w:rsidR="00CE16D3">
          <w:rPr>
            <w:noProof/>
            <w:webHidden/>
          </w:rPr>
          <w:fldChar w:fldCharType="begin"/>
        </w:r>
        <w:r w:rsidR="00CE16D3">
          <w:rPr>
            <w:noProof/>
            <w:webHidden/>
          </w:rPr>
          <w:instrText xml:space="preserve"> PAGEREF _Toc120228717 \h </w:instrText>
        </w:r>
        <w:r w:rsidR="00CE16D3">
          <w:rPr>
            <w:noProof/>
            <w:webHidden/>
          </w:rPr>
        </w:r>
        <w:r w:rsidR="00CE16D3">
          <w:rPr>
            <w:noProof/>
            <w:webHidden/>
          </w:rPr>
          <w:fldChar w:fldCharType="separate"/>
        </w:r>
        <w:r w:rsidR="00CE16D3">
          <w:rPr>
            <w:noProof/>
            <w:webHidden/>
          </w:rPr>
          <w:t>73</w:t>
        </w:r>
        <w:r w:rsidR="00CE16D3">
          <w:rPr>
            <w:noProof/>
            <w:webHidden/>
          </w:rPr>
          <w:fldChar w:fldCharType="end"/>
        </w:r>
      </w:hyperlink>
    </w:p>
    <w:p w14:paraId="0FE74788" w14:textId="5334B440" w:rsidR="00CE16D3" w:rsidRDefault="00D27D27">
      <w:pPr>
        <w:pStyle w:val="TOC3"/>
        <w:rPr>
          <w:rFonts w:asciiTheme="minorHAnsi" w:eastAsiaTheme="minorEastAsia" w:hAnsiTheme="minorHAnsi" w:cstheme="minorBidi"/>
          <w:b w:val="0"/>
          <w:noProof/>
          <w:sz w:val="22"/>
          <w:szCs w:val="22"/>
          <w:lang w:val="en-US" w:eastAsia="en-US"/>
        </w:rPr>
      </w:pPr>
      <w:hyperlink w:anchor="_Toc120228718" w:history="1">
        <w:r w:rsidR="00CE16D3" w:rsidRPr="008E62AB">
          <w:rPr>
            <w:rStyle w:val="Hyperlink"/>
            <w:noProof/>
          </w:rPr>
          <w:t>14.2.5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Miscellaneous metadata types</w:t>
        </w:r>
        <w:r w:rsidR="00CE16D3">
          <w:rPr>
            <w:noProof/>
            <w:webHidden/>
          </w:rPr>
          <w:tab/>
        </w:r>
        <w:r w:rsidR="00CE16D3">
          <w:rPr>
            <w:noProof/>
            <w:webHidden/>
          </w:rPr>
          <w:fldChar w:fldCharType="begin"/>
        </w:r>
        <w:r w:rsidR="00CE16D3">
          <w:rPr>
            <w:noProof/>
            <w:webHidden/>
          </w:rPr>
          <w:instrText xml:space="preserve"> PAGEREF _Toc120228718 \h </w:instrText>
        </w:r>
        <w:r w:rsidR="00CE16D3">
          <w:rPr>
            <w:noProof/>
            <w:webHidden/>
          </w:rPr>
        </w:r>
        <w:r w:rsidR="00CE16D3">
          <w:rPr>
            <w:noProof/>
            <w:webHidden/>
          </w:rPr>
          <w:fldChar w:fldCharType="separate"/>
        </w:r>
        <w:r w:rsidR="00CE16D3">
          <w:rPr>
            <w:noProof/>
            <w:webHidden/>
          </w:rPr>
          <w:t>75</w:t>
        </w:r>
        <w:r w:rsidR="00CE16D3">
          <w:rPr>
            <w:noProof/>
            <w:webHidden/>
          </w:rPr>
          <w:fldChar w:fldCharType="end"/>
        </w:r>
      </w:hyperlink>
    </w:p>
    <w:p w14:paraId="36AFE2BB" w14:textId="5244F4E8" w:rsidR="00CE16D3" w:rsidRDefault="00D27D27">
      <w:pPr>
        <w:pStyle w:val="TOC3"/>
        <w:rPr>
          <w:rFonts w:asciiTheme="minorHAnsi" w:eastAsiaTheme="minorEastAsia" w:hAnsiTheme="minorHAnsi" w:cstheme="minorBidi"/>
          <w:b w:val="0"/>
          <w:noProof/>
          <w:sz w:val="22"/>
          <w:szCs w:val="22"/>
          <w:lang w:val="en-US" w:eastAsia="en-US"/>
        </w:rPr>
      </w:pPr>
      <w:hyperlink w:anchor="_Toc120228719" w:history="1">
        <w:r w:rsidR="00CE16D3" w:rsidRPr="008E62AB">
          <w:rPr>
            <w:rStyle w:val="Hyperlink"/>
            <w:noProof/>
          </w:rPr>
          <w:t>14.2.6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Types for digital signatures</w:t>
        </w:r>
        <w:r w:rsidR="00CE16D3">
          <w:rPr>
            <w:noProof/>
            <w:webHidden/>
          </w:rPr>
          <w:tab/>
        </w:r>
        <w:r w:rsidR="00CE16D3">
          <w:rPr>
            <w:noProof/>
            <w:webHidden/>
          </w:rPr>
          <w:fldChar w:fldCharType="begin"/>
        </w:r>
        <w:r w:rsidR="00CE16D3">
          <w:rPr>
            <w:noProof/>
            <w:webHidden/>
          </w:rPr>
          <w:instrText xml:space="preserve"> PAGEREF _Toc120228719 \h </w:instrText>
        </w:r>
        <w:r w:rsidR="00CE16D3">
          <w:rPr>
            <w:noProof/>
            <w:webHidden/>
          </w:rPr>
        </w:r>
        <w:r w:rsidR="00CE16D3">
          <w:rPr>
            <w:noProof/>
            <w:webHidden/>
          </w:rPr>
          <w:fldChar w:fldCharType="separate"/>
        </w:r>
        <w:r w:rsidR="00CE16D3">
          <w:rPr>
            <w:noProof/>
            <w:webHidden/>
          </w:rPr>
          <w:t>78</w:t>
        </w:r>
        <w:r w:rsidR="00CE16D3">
          <w:rPr>
            <w:noProof/>
            <w:webHidden/>
          </w:rPr>
          <w:fldChar w:fldCharType="end"/>
        </w:r>
      </w:hyperlink>
    </w:p>
    <w:p w14:paraId="1499EDDD" w14:textId="791E86C0" w:rsidR="00CE16D3" w:rsidRDefault="00D27D27">
      <w:pPr>
        <w:pStyle w:val="TOC2"/>
        <w:rPr>
          <w:rFonts w:asciiTheme="minorHAnsi" w:eastAsiaTheme="minorEastAsia" w:hAnsiTheme="minorHAnsi" w:cstheme="minorBidi"/>
          <w:b w:val="0"/>
          <w:noProof/>
          <w:sz w:val="22"/>
          <w:szCs w:val="22"/>
          <w:lang w:val="en-US" w:eastAsia="en-US"/>
        </w:rPr>
      </w:pPr>
      <w:hyperlink w:anchor="_Toc120228720" w:history="1">
        <w:r w:rsidR="00CE16D3" w:rsidRPr="008E62AB">
          <w:rPr>
            <w:rStyle w:val="Hyperlink"/>
            <w:noProof/>
            <w:lang w:eastAsia="en-GB"/>
          </w:rPr>
          <w:t>14.3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GB"/>
          </w:rPr>
          <w:t>Language</w:t>
        </w:r>
        <w:r w:rsidR="00CE16D3">
          <w:rPr>
            <w:noProof/>
            <w:webHidden/>
          </w:rPr>
          <w:tab/>
        </w:r>
        <w:r w:rsidR="00CE16D3">
          <w:rPr>
            <w:noProof/>
            <w:webHidden/>
          </w:rPr>
          <w:fldChar w:fldCharType="begin"/>
        </w:r>
        <w:r w:rsidR="00CE16D3">
          <w:rPr>
            <w:noProof/>
            <w:webHidden/>
          </w:rPr>
          <w:instrText xml:space="preserve"> PAGEREF _Toc120228720 \h </w:instrText>
        </w:r>
        <w:r w:rsidR="00CE16D3">
          <w:rPr>
            <w:noProof/>
            <w:webHidden/>
          </w:rPr>
        </w:r>
        <w:r w:rsidR="00CE16D3">
          <w:rPr>
            <w:noProof/>
            <w:webHidden/>
          </w:rPr>
          <w:fldChar w:fldCharType="separate"/>
        </w:r>
        <w:r w:rsidR="00CE16D3">
          <w:rPr>
            <w:noProof/>
            <w:webHidden/>
          </w:rPr>
          <w:t>78</w:t>
        </w:r>
        <w:r w:rsidR="00CE16D3">
          <w:rPr>
            <w:noProof/>
            <w:webHidden/>
          </w:rPr>
          <w:fldChar w:fldCharType="end"/>
        </w:r>
      </w:hyperlink>
    </w:p>
    <w:p w14:paraId="7046E729" w14:textId="2A3CE8B7" w:rsidR="00CE16D3" w:rsidRDefault="00D27D27">
      <w:pPr>
        <w:pStyle w:val="TOC1"/>
        <w:rPr>
          <w:rFonts w:asciiTheme="minorHAnsi" w:eastAsiaTheme="minorEastAsia" w:hAnsiTheme="minorHAnsi" w:cstheme="minorBidi"/>
          <w:b w:val="0"/>
          <w:noProof/>
          <w:sz w:val="22"/>
          <w:szCs w:val="22"/>
          <w:lang w:val="en-US" w:eastAsia="en-US"/>
        </w:rPr>
      </w:pPr>
      <w:hyperlink w:anchor="_Toc120228721" w:history="1">
        <w:r w:rsidR="00CE16D3" w:rsidRPr="008E62AB">
          <w:rPr>
            <w:rStyle w:val="Hyperlink"/>
            <w:noProof/>
            <w:lang w:val="en-US"/>
          </w:rPr>
          <w:t>LIST OF ANNEXES</w:t>
        </w:r>
        <w:r w:rsidR="00CE16D3">
          <w:rPr>
            <w:noProof/>
            <w:webHidden/>
          </w:rPr>
          <w:tab/>
        </w:r>
        <w:r w:rsidR="00CE16D3">
          <w:rPr>
            <w:noProof/>
            <w:webHidden/>
          </w:rPr>
          <w:fldChar w:fldCharType="begin"/>
        </w:r>
        <w:r w:rsidR="00CE16D3">
          <w:rPr>
            <w:noProof/>
            <w:webHidden/>
          </w:rPr>
          <w:instrText xml:space="preserve"> PAGEREF _Toc120228721 \h </w:instrText>
        </w:r>
        <w:r w:rsidR="00CE16D3">
          <w:rPr>
            <w:noProof/>
            <w:webHidden/>
          </w:rPr>
        </w:r>
        <w:r w:rsidR="00CE16D3">
          <w:rPr>
            <w:noProof/>
            <w:webHidden/>
          </w:rPr>
          <w:fldChar w:fldCharType="separate"/>
        </w:r>
        <w:r w:rsidR="00CE16D3">
          <w:rPr>
            <w:noProof/>
            <w:webHidden/>
          </w:rPr>
          <w:t>79</w:t>
        </w:r>
        <w:r w:rsidR="00CE16D3">
          <w:rPr>
            <w:noProof/>
            <w:webHidden/>
          </w:rPr>
          <w:fldChar w:fldCharType="end"/>
        </w:r>
      </w:hyperlink>
    </w:p>
    <w:p w14:paraId="72E7674B" w14:textId="6B1F12B8" w:rsidR="00FA5DB6" w:rsidRDefault="007653F1" w:rsidP="00C128E3">
      <w:pPr>
        <w:tabs>
          <w:tab w:val="right" w:leader="dot" w:pos="8606"/>
        </w:tabs>
        <w:spacing w:line="240" w:lineRule="auto"/>
        <w:rPr>
          <w:rFonts w:cs="Arial"/>
          <w:bCs/>
        </w:rPr>
      </w:pPr>
      <w:r w:rsidRPr="00AC2B9E">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40260794" w:rsidR="00FA5DB6" w:rsidRPr="00A36CD5" w:rsidRDefault="00FA5DB6" w:rsidP="00C128E3">
      <w:pPr>
        <w:spacing w:line="240" w:lineRule="auto"/>
      </w:pPr>
      <w:r w:rsidRPr="00773509">
        <w:t xml:space="preserve">Changes to this Specification are coordinated by the </w:t>
      </w:r>
      <w:r w:rsidR="002E0B6E">
        <w:rPr>
          <w:rFonts w:eastAsia="Times New Roman" w:cs="Arial"/>
          <w:lang w:eastAsia="en-GB"/>
        </w:rPr>
        <w:t>Nautical Information Provision Working Group, an IHO working group under HSSC</w:t>
      </w:r>
      <w:r w:rsidRPr="00773509">
        <w:t>. New editions will be made available via the IHO web site. Maintenance of the Specification shall conform to IHO Resolution 2/2007 (as amended).</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701"/>
        <w:gridCol w:w="1275"/>
        <w:gridCol w:w="5404"/>
      </w:tblGrid>
      <w:tr w:rsidR="00FA5DB6" w:rsidRPr="00FA5DB6" w14:paraId="05794221" w14:textId="77777777" w:rsidTr="005D4A4E">
        <w:trPr>
          <w:cantSplit/>
          <w:jc w:val="center"/>
        </w:trPr>
        <w:tc>
          <w:tcPr>
            <w:tcW w:w="1260"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5"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404"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5D4A4E">
        <w:trPr>
          <w:cantSplit/>
          <w:jc w:val="center"/>
        </w:trPr>
        <w:tc>
          <w:tcPr>
            <w:tcW w:w="1260" w:type="dxa"/>
          </w:tcPr>
          <w:p w14:paraId="17EAA264" w14:textId="4B3A8229" w:rsidR="00FA5DB6" w:rsidRPr="00FA5DB6" w:rsidRDefault="007C345B" w:rsidP="00C128E3">
            <w:pPr>
              <w:spacing w:before="60" w:after="60" w:line="240" w:lineRule="auto"/>
              <w:jc w:val="left"/>
              <w:rPr>
                <w:rFonts w:cs="Arial"/>
              </w:rPr>
            </w:pPr>
            <w:r>
              <w:rPr>
                <w:rFonts w:cs="Arial"/>
              </w:rPr>
              <w:t>1.0.0</w:t>
            </w:r>
          </w:p>
        </w:tc>
        <w:tc>
          <w:tcPr>
            <w:tcW w:w="1701" w:type="dxa"/>
          </w:tcPr>
          <w:p w14:paraId="1F6484DC" w14:textId="09DF66ED" w:rsidR="00FA5DB6" w:rsidRPr="00FA5DB6" w:rsidRDefault="007C345B" w:rsidP="00C128E3">
            <w:pPr>
              <w:spacing w:before="60" w:after="60" w:line="240" w:lineRule="auto"/>
              <w:ind w:left="-1" w:firstLine="1"/>
              <w:jc w:val="left"/>
              <w:rPr>
                <w:rFonts w:cs="Arial"/>
              </w:rPr>
            </w:pPr>
            <w:r>
              <w:rPr>
                <w:rFonts w:cs="Arial"/>
              </w:rPr>
              <w:t>2022-08-18</w:t>
            </w:r>
          </w:p>
        </w:tc>
        <w:tc>
          <w:tcPr>
            <w:tcW w:w="1275" w:type="dxa"/>
          </w:tcPr>
          <w:p w14:paraId="6E49BE0A" w14:textId="3816B198" w:rsidR="00FA5DB6" w:rsidRPr="00FA5DB6" w:rsidRDefault="00FA5DB6" w:rsidP="00C128E3">
            <w:pPr>
              <w:spacing w:before="60" w:after="60" w:line="240" w:lineRule="auto"/>
              <w:ind w:firstLine="21"/>
              <w:jc w:val="left"/>
              <w:rPr>
                <w:rFonts w:cs="Arial"/>
              </w:rPr>
            </w:pPr>
          </w:p>
        </w:tc>
        <w:tc>
          <w:tcPr>
            <w:tcW w:w="5404" w:type="dxa"/>
          </w:tcPr>
          <w:p w14:paraId="1E0C88D6" w14:textId="6D1AB692" w:rsidR="00FA5DB6" w:rsidRPr="00FA5DB6" w:rsidRDefault="007C345B" w:rsidP="00C128E3">
            <w:pPr>
              <w:spacing w:before="60" w:after="60" w:line="240" w:lineRule="auto"/>
              <w:ind w:left="44" w:hanging="10"/>
              <w:jc w:val="left"/>
              <w:rPr>
                <w:rFonts w:cs="Arial"/>
              </w:rPr>
            </w:pPr>
            <w:r>
              <w:rPr>
                <w:rFonts w:cs="Arial"/>
              </w:rPr>
              <w:t>Draft 1</w:t>
            </w:r>
          </w:p>
        </w:tc>
      </w:tr>
      <w:tr w:rsidR="00FA5DB6" w14:paraId="49E58D11" w14:textId="77777777" w:rsidTr="005D4A4E">
        <w:trPr>
          <w:cantSplit/>
          <w:jc w:val="center"/>
        </w:trPr>
        <w:tc>
          <w:tcPr>
            <w:tcW w:w="1260" w:type="dxa"/>
          </w:tcPr>
          <w:p w14:paraId="70260B64" w14:textId="0FEE4400" w:rsidR="00FA5DB6" w:rsidRPr="00FA5DB6" w:rsidRDefault="00783380" w:rsidP="00C128E3">
            <w:pPr>
              <w:spacing w:before="60" w:after="60" w:line="240" w:lineRule="auto"/>
              <w:jc w:val="left"/>
              <w:rPr>
                <w:rFonts w:cs="Arial"/>
              </w:rPr>
            </w:pPr>
            <w:r>
              <w:rPr>
                <w:rFonts w:cs="Arial"/>
              </w:rPr>
              <w:t>1.0.0</w:t>
            </w:r>
          </w:p>
        </w:tc>
        <w:tc>
          <w:tcPr>
            <w:tcW w:w="1701" w:type="dxa"/>
          </w:tcPr>
          <w:p w14:paraId="7E8FFAC7" w14:textId="1196758B" w:rsidR="00FA5DB6" w:rsidRPr="00FA5DB6" w:rsidRDefault="00783380" w:rsidP="00C128E3">
            <w:pPr>
              <w:spacing w:before="60" w:after="60" w:line="240" w:lineRule="auto"/>
              <w:ind w:left="-1" w:firstLine="1"/>
              <w:jc w:val="left"/>
              <w:rPr>
                <w:rFonts w:cs="Arial"/>
              </w:rPr>
            </w:pPr>
            <w:r>
              <w:rPr>
                <w:rFonts w:cs="Arial"/>
              </w:rPr>
              <w:t>2022-08-22</w:t>
            </w:r>
          </w:p>
        </w:tc>
        <w:tc>
          <w:tcPr>
            <w:tcW w:w="1275" w:type="dxa"/>
          </w:tcPr>
          <w:p w14:paraId="7494A372" w14:textId="50076C79" w:rsidR="00FA5DB6" w:rsidRPr="00FA5DB6" w:rsidRDefault="00FA5DB6" w:rsidP="00C128E3">
            <w:pPr>
              <w:spacing w:before="60" w:after="60" w:line="240" w:lineRule="auto"/>
              <w:ind w:firstLine="21"/>
              <w:jc w:val="left"/>
              <w:rPr>
                <w:rFonts w:cs="Arial"/>
              </w:rPr>
            </w:pPr>
          </w:p>
        </w:tc>
        <w:tc>
          <w:tcPr>
            <w:tcW w:w="5404" w:type="dxa"/>
          </w:tcPr>
          <w:p w14:paraId="054F2FB3" w14:textId="3C9A0F68" w:rsidR="00FA5DB6" w:rsidRPr="00FA5DB6" w:rsidRDefault="00783380" w:rsidP="00C128E3">
            <w:pPr>
              <w:spacing w:before="60" w:after="60" w:line="240" w:lineRule="auto"/>
              <w:ind w:left="44" w:hanging="10"/>
              <w:jc w:val="left"/>
              <w:rPr>
                <w:rFonts w:cs="Arial"/>
              </w:rPr>
            </w:pPr>
            <w:r>
              <w:rPr>
                <w:rFonts w:cs="Arial"/>
              </w:rPr>
              <w:t>Revised Draft 1</w:t>
            </w:r>
          </w:p>
        </w:tc>
      </w:tr>
      <w:tr w:rsidR="00FA5DB6" w14:paraId="08046AF7" w14:textId="77777777" w:rsidTr="005D4A4E">
        <w:trPr>
          <w:cantSplit/>
          <w:jc w:val="center"/>
        </w:trPr>
        <w:tc>
          <w:tcPr>
            <w:tcW w:w="1260" w:type="dxa"/>
          </w:tcPr>
          <w:p w14:paraId="06619102" w14:textId="48389094" w:rsidR="00FA5DB6" w:rsidRPr="00FA5DB6" w:rsidRDefault="00822EDE" w:rsidP="00C128E3">
            <w:pPr>
              <w:spacing w:before="60" w:after="60" w:line="240" w:lineRule="auto"/>
              <w:jc w:val="left"/>
              <w:rPr>
                <w:rFonts w:cs="Arial"/>
              </w:rPr>
            </w:pPr>
            <w:ins w:id="40" w:author="Raphael Malyankar" w:date="2022-11-25T01:34:00Z">
              <w:r>
                <w:rPr>
                  <w:rFonts w:cs="Arial"/>
                </w:rPr>
                <w:t>1.0.0</w:t>
              </w:r>
            </w:ins>
          </w:p>
        </w:tc>
        <w:tc>
          <w:tcPr>
            <w:tcW w:w="1701" w:type="dxa"/>
          </w:tcPr>
          <w:p w14:paraId="6804A64F" w14:textId="2259EF5B" w:rsidR="00FA5DB6" w:rsidRPr="00FA5DB6" w:rsidRDefault="00822EDE" w:rsidP="00C128E3">
            <w:pPr>
              <w:spacing w:before="60" w:after="60" w:line="240" w:lineRule="auto"/>
              <w:ind w:left="-1" w:firstLine="1"/>
              <w:jc w:val="left"/>
              <w:rPr>
                <w:rFonts w:cs="Arial"/>
              </w:rPr>
            </w:pPr>
            <w:ins w:id="41" w:author="Raphael Malyankar" w:date="2022-11-25T01:34:00Z">
              <w:r>
                <w:rPr>
                  <w:rFonts w:cs="Arial"/>
                </w:rPr>
                <w:t>2022-11-25</w:t>
              </w:r>
            </w:ins>
          </w:p>
        </w:tc>
        <w:tc>
          <w:tcPr>
            <w:tcW w:w="1275" w:type="dxa"/>
          </w:tcPr>
          <w:p w14:paraId="156D0177" w14:textId="0FDEAC65" w:rsidR="00FA5DB6" w:rsidRPr="00FA5DB6" w:rsidRDefault="00822EDE" w:rsidP="00C128E3">
            <w:pPr>
              <w:spacing w:before="60" w:after="60" w:line="240" w:lineRule="auto"/>
              <w:ind w:firstLine="21"/>
              <w:jc w:val="left"/>
              <w:rPr>
                <w:rFonts w:cs="Arial"/>
              </w:rPr>
            </w:pPr>
            <w:ins w:id="42" w:author="Raphael Malyankar" w:date="2022-11-25T01:34:00Z">
              <w:r>
                <w:rPr>
                  <w:rFonts w:cs="Arial"/>
                </w:rPr>
                <w:t>RM</w:t>
              </w:r>
            </w:ins>
          </w:p>
        </w:tc>
        <w:tc>
          <w:tcPr>
            <w:tcW w:w="5404" w:type="dxa"/>
          </w:tcPr>
          <w:p w14:paraId="11DDE0C4" w14:textId="1142C21E" w:rsidR="00FA5DB6" w:rsidRPr="00FA5DB6" w:rsidRDefault="00822EDE" w:rsidP="00C128E3">
            <w:pPr>
              <w:spacing w:before="60" w:after="60" w:line="240" w:lineRule="auto"/>
              <w:ind w:left="44" w:hanging="10"/>
              <w:jc w:val="left"/>
              <w:rPr>
                <w:rFonts w:cs="Arial"/>
              </w:rPr>
            </w:pPr>
            <w:ins w:id="43" w:author="Raphael Malyankar" w:date="2022-11-25T01:34:00Z">
              <w:r>
                <w:rPr>
                  <w:rFonts w:cs="Arial"/>
                </w:rPr>
                <w:t>Daft 2. Applied feedback from NIPWG after NIPWG9</w:t>
              </w:r>
            </w:ins>
            <w:ins w:id="44" w:author="Raphael Malyankar" w:date="2022-11-25T01:35:00Z">
              <w:r>
                <w:rPr>
                  <w:rFonts w:cs="Arial"/>
                </w:rPr>
                <w:t xml:space="preserve">; </w:t>
              </w:r>
            </w:ins>
            <w:ins w:id="45" w:author="Raphael Malyankar" w:date="2022-11-25T01:37:00Z">
              <w:r>
                <w:rPr>
                  <w:rFonts w:cs="Arial"/>
                </w:rPr>
                <w:t>added guidelines for portrayal of schedules and applicability; misce</w:t>
              </w:r>
            </w:ins>
            <w:ins w:id="46" w:author="Raphael Malyankar" w:date="2022-11-25T01:38:00Z">
              <w:r>
                <w:rPr>
                  <w:rFonts w:cs="Arial"/>
                </w:rPr>
                <w:t>llaneous editorial revisions.</w:t>
              </w:r>
            </w:ins>
          </w:p>
        </w:tc>
      </w:tr>
      <w:tr w:rsidR="00FA5DB6" w14:paraId="0CD10832" w14:textId="77777777" w:rsidTr="005D4A4E">
        <w:trPr>
          <w:cantSplit/>
          <w:jc w:val="center"/>
        </w:trPr>
        <w:tc>
          <w:tcPr>
            <w:tcW w:w="1260" w:type="dxa"/>
          </w:tcPr>
          <w:p w14:paraId="2C883C34" w14:textId="2DBDC505" w:rsidR="00FA5DB6" w:rsidRPr="00FA5DB6" w:rsidRDefault="008F7BD3" w:rsidP="00C128E3">
            <w:pPr>
              <w:spacing w:before="60" w:after="60" w:line="240" w:lineRule="auto"/>
              <w:jc w:val="left"/>
              <w:rPr>
                <w:rFonts w:cs="Arial"/>
              </w:rPr>
            </w:pPr>
            <w:ins w:id="47" w:author="Raphael Malyankar" w:date="2023-01-10T14:56:00Z">
              <w:r>
                <w:rPr>
                  <w:rFonts w:cs="Arial"/>
                </w:rPr>
                <w:t>1.0.0</w:t>
              </w:r>
            </w:ins>
          </w:p>
        </w:tc>
        <w:tc>
          <w:tcPr>
            <w:tcW w:w="1701" w:type="dxa"/>
          </w:tcPr>
          <w:p w14:paraId="017A72C2" w14:textId="15BCF83D" w:rsidR="00FA5DB6" w:rsidRPr="00FA5DB6" w:rsidRDefault="00DC6692" w:rsidP="00C128E3">
            <w:pPr>
              <w:spacing w:before="60" w:after="60" w:line="240" w:lineRule="auto"/>
              <w:ind w:left="-1" w:firstLine="1"/>
              <w:jc w:val="left"/>
              <w:rPr>
                <w:rFonts w:cs="Arial"/>
              </w:rPr>
            </w:pPr>
            <w:ins w:id="48" w:author="Raphael Malyankar" w:date="2023-01-10T14:08:00Z">
              <w:r>
                <w:rPr>
                  <w:rFonts w:cs="Arial"/>
                </w:rPr>
                <w:t>2023-01-10</w:t>
              </w:r>
            </w:ins>
          </w:p>
        </w:tc>
        <w:tc>
          <w:tcPr>
            <w:tcW w:w="1275" w:type="dxa"/>
          </w:tcPr>
          <w:p w14:paraId="5191241D" w14:textId="4B725D87" w:rsidR="00FA5DB6" w:rsidRPr="00FA5DB6" w:rsidRDefault="00DC6692" w:rsidP="00C128E3">
            <w:pPr>
              <w:spacing w:before="60" w:after="60" w:line="240" w:lineRule="auto"/>
              <w:ind w:firstLine="21"/>
              <w:jc w:val="left"/>
              <w:rPr>
                <w:rFonts w:cs="Arial"/>
              </w:rPr>
            </w:pPr>
            <w:ins w:id="49" w:author="Raphael Malyankar" w:date="2023-01-10T14:08:00Z">
              <w:r>
                <w:rPr>
                  <w:rFonts w:cs="Arial"/>
                </w:rPr>
                <w:t>RM</w:t>
              </w:r>
            </w:ins>
          </w:p>
        </w:tc>
        <w:tc>
          <w:tcPr>
            <w:tcW w:w="5404" w:type="dxa"/>
          </w:tcPr>
          <w:p w14:paraId="482349BF" w14:textId="749702E8" w:rsidR="00FA5DB6" w:rsidRPr="00FA5DB6" w:rsidRDefault="003C52F8" w:rsidP="00C128E3">
            <w:pPr>
              <w:spacing w:before="60" w:after="60" w:line="240" w:lineRule="auto"/>
              <w:ind w:left="44" w:hanging="10"/>
              <w:jc w:val="left"/>
              <w:rPr>
                <w:rFonts w:cs="Arial"/>
              </w:rPr>
            </w:pPr>
            <w:ins w:id="50" w:author="Raphael Malyankar" w:date="2023-01-10T14:18:00Z">
              <w:r>
                <w:rPr>
                  <w:rFonts w:cs="Arial"/>
                </w:rPr>
                <w:t xml:space="preserve">Added </w:t>
              </w:r>
              <w:proofErr w:type="spellStart"/>
              <w:r>
                <w:rPr>
                  <w:rFonts w:cs="Arial"/>
                </w:rPr>
                <w:t>HarbourFacility</w:t>
              </w:r>
              <w:proofErr w:type="spellEnd"/>
              <w:r>
                <w:rPr>
                  <w:rFonts w:cs="Arial"/>
                </w:rPr>
                <w:t xml:space="preserve"> to Figure 4.14; </w:t>
              </w:r>
            </w:ins>
            <w:ins w:id="51" w:author="Raphael Malyankar" w:date="2023-01-10T14:55:00Z">
              <w:r w:rsidR="00C61588">
                <w:rPr>
                  <w:rFonts w:cs="Arial"/>
                </w:rPr>
                <w:t>clarifications for I</w:t>
              </w:r>
            </w:ins>
            <w:ins w:id="52" w:author="Raphael Malyankar" w:date="2023-01-10T14:56:00Z">
              <w:r w:rsidR="00C61588">
                <w:rPr>
                  <w:rFonts w:cs="Arial"/>
                </w:rPr>
                <w:t xml:space="preserve">SO metadata and file naming; </w:t>
              </w:r>
            </w:ins>
            <w:ins w:id="53" w:author="Raphael Malyankar" w:date="2023-01-10T14:18:00Z">
              <w:r>
                <w:rPr>
                  <w:rFonts w:cs="Arial"/>
                </w:rPr>
                <w:t>v</w:t>
              </w:r>
            </w:ins>
            <w:ins w:id="54" w:author="Raphael Malyankar" w:date="2023-01-10T14:08:00Z">
              <w:r w:rsidR="00DC6692">
                <w:rPr>
                  <w:rFonts w:cs="Arial"/>
                </w:rPr>
                <w:t>ersion date updated to sync</w:t>
              </w:r>
            </w:ins>
            <w:ins w:id="55" w:author="Raphael Malyankar" w:date="2023-01-10T14:09:00Z">
              <w:r w:rsidR="00DC6692">
                <w:rPr>
                  <w:rFonts w:cs="Arial"/>
                </w:rPr>
                <w:t>. with other artefacts.</w:t>
              </w:r>
            </w:ins>
          </w:p>
        </w:tc>
      </w:tr>
      <w:tr w:rsidR="00FA5DB6" w14:paraId="5816AB41" w14:textId="77777777" w:rsidTr="005D4A4E">
        <w:trPr>
          <w:cantSplit/>
          <w:jc w:val="center"/>
        </w:trPr>
        <w:tc>
          <w:tcPr>
            <w:tcW w:w="1260" w:type="dxa"/>
          </w:tcPr>
          <w:p w14:paraId="4A34178B" w14:textId="2AA9A632" w:rsidR="00FA5DB6" w:rsidRPr="00FA5DB6" w:rsidRDefault="00FA5DB6" w:rsidP="00C128E3">
            <w:pPr>
              <w:spacing w:before="60" w:after="60" w:line="240" w:lineRule="auto"/>
              <w:jc w:val="left"/>
              <w:rPr>
                <w:rFonts w:cs="Arial"/>
              </w:rPr>
            </w:pPr>
          </w:p>
        </w:tc>
        <w:tc>
          <w:tcPr>
            <w:tcW w:w="1701" w:type="dxa"/>
          </w:tcPr>
          <w:p w14:paraId="4B77FDDF" w14:textId="696033A1" w:rsidR="00FA5DB6" w:rsidRPr="00FA5DB6" w:rsidRDefault="00FA5DB6" w:rsidP="00C128E3">
            <w:pPr>
              <w:spacing w:before="60" w:after="60" w:line="240" w:lineRule="auto"/>
              <w:ind w:left="-1" w:firstLine="1"/>
              <w:jc w:val="left"/>
              <w:rPr>
                <w:rFonts w:cs="Arial"/>
              </w:rPr>
            </w:pPr>
          </w:p>
        </w:tc>
        <w:tc>
          <w:tcPr>
            <w:tcW w:w="1275" w:type="dxa"/>
          </w:tcPr>
          <w:p w14:paraId="55532DB3" w14:textId="6048F15C" w:rsidR="00FA5DB6" w:rsidRPr="00FA5DB6" w:rsidRDefault="00FA5DB6" w:rsidP="00C128E3">
            <w:pPr>
              <w:spacing w:before="60" w:after="60" w:line="240" w:lineRule="auto"/>
              <w:ind w:firstLine="21"/>
              <w:jc w:val="left"/>
              <w:rPr>
                <w:rFonts w:cs="Arial"/>
              </w:rPr>
            </w:pPr>
          </w:p>
        </w:tc>
        <w:tc>
          <w:tcPr>
            <w:tcW w:w="5404" w:type="dxa"/>
          </w:tcPr>
          <w:p w14:paraId="730D161F" w14:textId="14F0430C" w:rsidR="00FA5DB6" w:rsidRPr="00FA5DB6" w:rsidRDefault="00FA5DB6" w:rsidP="00C128E3">
            <w:pPr>
              <w:spacing w:before="60" w:after="60" w:line="240" w:lineRule="auto"/>
              <w:ind w:left="44" w:hanging="10"/>
              <w:jc w:val="left"/>
              <w:rPr>
                <w:rFonts w:cs="Arial"/>
              </w:rPr>
            </w:pPr>
          </w:p>
        </w:tc>
      </w:tr>
      <w:tr w:rsidR="00FA5DB6" w14:paraId="28F78798" w14:textId="77777777" w:rsidTr="005D4A4E">
        <w:trPr>
          <w:cantSplit/>
          <w:jc w:val="center"/>
        </w:trPr>
        <w:tc>
          <w:tcPr>
            <w:tcW w:w="1260" w:type="dxa"/>
          </w:tcPr>
          <w:p w14:paraId="78B4D086" w14:textId="195D99D3" w:rsidR="00FA5DB6" w:rsidRPr="00FA5DB6" w:rsidRDefault="00FA5DB6" w:rsidP="00C128E3">
            <w:pPr>
              <w:spacing w:before="60" w:after="60" w:line="240" w:lineRule="auto"/>
              <w:jc w:val="left"/>
              <w:rPr>
                <w:rFonts w:cs="Arial"/>
              </w:rPr>
            </w:pPr>
          </w:p>
        </w:tc>
        <w:tc>
          <w:tcPr>
            <w:tcW w:w="1701" w:type="dxa"/>
          </w:tcPr>
          <w:p w14:paraId="4BB0A4CF" w14:textId="776C8600" w:rsidR="00FA5DB6" w:rsidRPr="00FA5DB6" w:rsidRDefault="00FA5DB6" w:rsidP="00C128E3">
            <w:pPr>
              <w:spacing w:before="60" w:after="60" w:line="240" w:lineRule="auto"/>
              <w:ind w:left="-1" w:firstLine="1"/>
              <w:jc w:val="left"/>
              <w:rPr>
                <w:rFonts w:cs="Arial"/>
              </w:rPr>
            </w:pPr>
          </w:p>
        </w:tc>
        <w:tc>
          <w:tcPr>
            <w:tcW w:w="1275" w:type="dxa"/>
          </w:tcPr>
          <w:p w14:paraId="52AF640D" w14:textId="0A659E09" w:rsidR="00FA5DB6" w:rsidRPr="00FA5DB6" w:rsidRDefault="00FA5DB6" w:rsidP="00C128E3">
            <w:pPr>
              <w:spacing w:before="60" w:after="60" w:line="240" w:lineRule="auto"/>
              <w:ind w:firstLine="21"/>
              <w:jc w:val="left"/>
              <w:rPr>
                <w:rFonts w:cs="Arial"/>
              </w:rPr>
            </w:pPr>
          </w:p>
        </w:tc>
        <w:tc>
          <w:tcPr>
            <w:tcW w:w="5404" w:type="dxa"/>
          </w:tcPr>
          <w:p w14:paraId="2D9E322C" w14:textId="4959858F" w:rsidR="00FA5DB6" w:rsidRPr="00FA5DB6" w:rsidRDefault="00FA5DB6" w:rsidP="00C128E3">
            <w:pPr>
              <w:spacing w:before="60" w:after="60" w:line="240" w:lineRule="auto"/>
              <w:ind w:left="44" w:hanging="10"/>
              <w:jc w:val="left"/>
              <w:rPr>
                <w:rFonts w:cs="Arial"/>
              </w:rPr>
            </w:pPr>
          </w:p>
        </w:tc>
      </w:tr>
      <w:tr w:rsidR="00FA5DB6" w14:paraId="41959AAE" w14:textId="77777777" w:rsidTr="005D4A4E">
        <w:trPr>
          <w:cantSplit/>
          <w:jc w:val="center"/>
        </w:trPr>
        <w:tc>
          <w:tcPr>
            <w:tcW w:w="1260" w:type="dxa"/>
          </w:tcPr>
          <w:p w14:paraId="3B19A23E" w14:textId="3FCDEEFD" w:rsidR="00FA5DB6" w:rsidRPr="00FA5DB6" w:rsidRDefault="00FA5DB6" w:rsidP="00C128E3">
            <w:pPr>
              <w:spacing w:before="60" w:after="60" w:line="240" w:lineRule="auto"/>
              <w:jc w:val="left"/>
              <w:rPr>
                <w:rFonts w:cs="Arial"/>
              </w:rPr>
            </w:pPr>
          </w:p>
        </w:tc>
        <w:tc>
          <w:tcPr>
            <w:tcW w:w="1701" w:type="dxa"/>
          </w:tcPr>
          <w:p w14:paraId="6171FE10" w14:textId="7727755A" w:rsidR="00FA5DB6" w:rsidRPr="00FA5DB6" w:rsidRDefault="00FA5DB6" w:rsidP="00C128E3">
            <w:pPr>
              <w:spacing w:before="60" w:after="60" w:line="240" w:lineRule="auto"/>
              <w:ind w:left="-1" w:firstLine="1"/>
              <w:jc w:val="left"/>
              <w:rPr>
                <w:rFonts w:cs="Arial"/>
              </w:rPr>
            </w:pPr>
          </w:p>
        </w:tc>
        <w:tc>
          <w:tcPr>
            <w:tcW w:w="1275" w:type="dxa"/>
          </w:tcPr>
          <w:p w14:paraId="6D2C87F9" w14:textId="3BFD1550" w:rsidR="00FA5DB6" w:rsidRPr="00FA5DB6" w:rsidRDefault="00FA5DB6" w:rsidP="00C128E3">
            <w:pPr>
              <w:spacing w:before="60" w:after="60" w:line="240" w:lineRule="auto"/>
              <w:ind w:firstLine="21"/>
              <w:jc w:val="left"/>
              <w:rPr>
                <w:rFonts w:cs="Arial"/>
              </w:rPr>
            </w:pPr>
          </w:p>
        </w:tc>
        <w:tc>
          <w:tcPr>
            <w:tcW w:w="5404" w:type="dxa"/>
          </w:tcPr>
          <w:p w14:paraId="60694554" w14:textId="36E2F5D1" w:rsidR="00FA5DB6" w:rsidRPr="00FA5DB6" w:rsidRDefault="00FA5DB6" w:rsidP="00C128E3">
            <w:pPr>
              <w:spacing w:before="60" w:after="60" w:line="240" w:lineRule="auto"/>
              <w:ind w:left="44" w:hanging="10"/>
              <w:jc w:val="left"/>
              <w:rPr>
                <w:rFonts w:cs="Arial"/>
              </w:rPr>
            </w:pPr>
          </w:p>
        </w:tc>
      </w:tr>
      <w:tr w:rsidR="00FA5DB6" w14:paraId="7DA1E0A0" w14:textId="77777777" w:rsidTr="005D4A4E">
        <w:trPr>
          <w:cantSplit/>
          <w:jc w:val="center"/>
        </w:trPr>
        <w:tc>
          <w:tcPr>
            <w:tcW w:w="1260" w:type="dxa"/>
          </w:tcPr>
          <w:p w14:paraId="235BE605" w14:textId="3160B70B" w:rsidR="00FA5DB6" w:rsidRPr="00FA5DB6" w:rsidRDefault="00FA5DB6" w:rsidP="00C128E3">
            <w:pPr>
              <w:spacing w:before="60" w:after="60" w:line="240" w:lineRule="auto"/>
              <w:jc w:val="left"/>
              <w:rPr>
                <w:rFonts w:cs="Arial"/>
              </w:rPr>
            </w:pPr>
          </w:p>
        </w:tc>
        <w:tc>
          <w:tcPr>
            <w:tcW w:w="1701" w:type="dxa"/>
          </w:tcPr>
          <w:p w14:paraId="17941B5F" w14:textId="7FCE88BD" w:rsidR="00FA5DB6" w:rsidRPr="00FA5DB6" w:rsidRDefault="00FA5DB6" w:rsidP="00C128E3">
            <w:pPr>
              <w:spacing w:before="60" w:after="60" w:line="240" w:lineRule="auto"/>
              <w:ind w:left="-1" w:firstLine="1"/>
              <w:jc w:val="left"/>
              <w:rPr>
                <w:rFonts w:cs="Arial"/>
              </w:rPr>
            </w:pPr>
          </w:p>
        </w:tc>
        <w:tc>
          <w:tcPr>
            <w:tcW w:w="1275" w:type="dxa"/>
          </w:tcPr>
          <w:p w14:paraId="27EABEEA" w14:textId="36E16438" w:rsidR="00FA5DB6" w:rsidRPr="00FA5DB6" w:rsidRDefault="00FA5DB6" w:rsidP="00C128E3">
            <w:pPr>
              <w:spacing w:before="60" w:after="60" w:line="240" w:lineRule="auto"/>
              <w:ind w:firstLine="21"/>
              <w:jc w:val="left"/>
              <w:rPr>
                <w:rFonts w:cs="Arial"/>
              </w:rPr>
            </w:pPr>
          </w:p>
        </w:tc>
        <w:tc>
          <w:tcPr>
            <w:tcW w:w="5404" w:type="dxa"/>
          </w:tcPr>
          <w:p w14:paraId="73AAE1B5" w14:textId="5A562BF6" w:rsidR="00FA5DB6" w:rsidRPr="00FA5DB6" w:rsidRDefault="00FA5DB6" w:rsidP="00C128E3">
            <w:pPr>
              <w:spacing w:before="60" w:after="60" w:line="240" w:lineRule="auto"/>
              <w:ind w:left="44" w:hanging="10"/>
              <w:jc w:val="left"/>
              <w:rPr>
                <w:rFonts w:cs="Arial"/>
              </w:rPr>
            </w:pPr>
          </w:p>
        </w:tc>
      </w:tr>
      <w:tr w:rsidR="00FA5DB6" w14:paraId="4CDE8E84" w14:textId="77777777" w:rsidTr="005D4A4E">
        <w:trPr>
          <w:cantSplit/>
          <w:jc w:val="center"/>
        </w:trPr>
        <w:tc>
          <w:tcPr>
            <w:tcW w:w="1260" w:type="dxa"/>
          </w:tcPr>
          <w:p w14:paraId="46334E57" w14:textId="0B90E04F" w:rsidR="00FA5DB6" w:rsidRPr="00FA5DB6" w:rsidRDefault="00FA5DB6" w:rsidP="00C128E3">
            <w:pPr>
              <w:spacing w:before="60" w:after="60" w:line="240" w:lineRule="auto"/>
              <w:jc w:val="left"/>
              <w:rPr>
                <w:rFonts w:cs="Arial"/>
              </w:rPr>
            </w:pPr>
          </w:p>
        </w:tc>
        <w:tc>
          <w:tcPr>
            <w:tcW w:w="1701" w:type="dxa"/>
          </w:tcPr>
          <w:p w14:paraId="39512EF5" w14:textId="17008F94" w:rsidR="00FA5DB6" w:rsidRPr="00FA5DB6" w:rsidRDefault="00FA5DB6" w:rsidP="00C128E3">
            <w:pPr>
              <w:spacing w:before="60" w:after="60" w:line="240" w:lineRule="auto"/>
              <w:ind w:left="-1" w:firstLine="1"/>
              <w:jc w:val="left"/>
              <w:rPr>
                <w:rFonts w:cs="Arial"/>
              </w:rPr>
            </w:pPr>
          </w:p>
        </w:tc>
        <w:tc>
          <w:tcPr>
            <w:tcW w:w="1275" w:type="dxa"/>
          </w:tcPr>
          <w:p w14:paraId="7A832E30" w14:textId="489854F8" w:rsidR="00FA5DB6" w:rsidRPr="00FA5DB6" w:rsidRDefault="00FA5DB6" w:rsidP="00C128E3">
            <w:pPr>
              <w:spacing w:before="60" w:after="60" w:line="240" w:lineRule="auto"/>
              <w:ind w:firstLine="21"/>
              <w:jc w:val="left"/>
              <w:rPr>
                <w:rFonts w:cs="Arial"/>
              </w:rPr>
            </w:pPr>
          </w:p>
        </w:tc>
        <w:tc>
          <w:tcPr>
            <w:tcW w:w="5404" w:type="dxa"/>
          </w:tcPr>
          <w:p w14:paraId="158FE8B1" w14:textId="665AE88D" w:rsidR="00FA5DB6" w:rsidRPr="00FA5DB6" w:rsidRDefault="00FA5DB6" w:rsidP="00C128E3">
            <w:pPr>
              <w:spacing w:before="60" w:after="60" w:line="240" w:lineRule="auto"/>
              <w:ind w:left="44" w:hanging="10"/>
              <w:jc w:val="left"/>
              <w:rPr>
                <w:rFonts w:cs="Arial"/>
              </w:rPr>
            </w:pPr>
          </w:p>
        </w:tc>
      </w:tr>
      <w:tr w:rsidR="00FA5DB6" w14:paraId="3ED2AC55" w14:textId="77777777" w:rsidTr="005D4A4E">
        <w:trPr>
          <w:cantSplit/>
          <w:jc w:val="center"/>
        </w:trPr>
        <w:tc>
          <w:tcPr>
            <w:tcW w:w="1260" w:type="dxa"/>
          </w:tcPr>
          <w:p w14:paraId="110E2AFC" w14:textId="78DDF9B8" w:rsidR="00FA5DB6" w:rsidRPr="00FA5DB6" w:rsidRDefault="00FA5DB6" w:rsidP="00C128E3">
            <w:pPr>
              <w:spacing w:before="60" w:after="60" w:line="240" w:lineRule="auto"/>
              <w:jc w:val="left"/>
              <w:rPr>
                <w:rFonts w:cs="Arial"/>
              </w:rPr>
            </w:pPr>
          </w:p>
        </w:tc>
        <w:tc>
          <w:tcPr>
            <w:tcW w:w="1701" w:type="dxa"/>
          </w:tcPr>
          <w:p w14:paraId="6793AE88" w14:textId="1FEA4175" w:rsidR="00FA5DB6" w:rsidRPr="00FA5DB6" w:rsidRDefault="00FA5DB6" w:rsidP="00C128E3">
            <w:pPr>
              <w:spacing w:before="60" w:after="60" w:line="240" w:lineRule="auto"/>
              <w:ind w:left="-1" w:firstLine="1"/>
              <w:jc w:val="left"/>
              <w:rPr>
                <w:rFonts w:cs="Arial"/>
              </w:rPr>
            </w:pPr>
          </w:p>
        </w:tc>
        <w:tc>
          <w:tcPr>
            <w:tcW w:w="1275" w:type="dxa"/>
          </w:tcPr>
          <w:p w14:paraId="279B7EF5" w14:textId="41C78FF3" w:rsidR="00FA5DB6" w:rsidRPr="00FA5DB6" w:rsidRDefault="00FA5DB6" w:rsidP="00C128E3">
            <w:pPr>
              <w:spacing w:before="60" w:after="60" w:line="240" w:lineRule="auto"/>
              <w:ind w:firstLine="21"/>
              <w:jc w:val="left"/>
              <w:rPr>
                <w:rFonts w:cs="Arial"/>
              </w:rPr>
            </w:pPr>
          </w:p>
        </w:tc>
        <w:tc>
          <w:tcPr>
            <w:tcW w:w="5404" w:type="dxa"/>
          </w:tcPr>
          <w:p w14:paraId="136257E5" w14:textId="4FF9EB60" w:rsidR="00FA5DB6" w:rsidRPr="00FA5DB6" w:rsidRDefault="00FA5DB6" w:rsidP="00C128E3">
            <w:pPr>
              <w:spacing w:before="60" w:after="60" w:line="240" w:lineRule="auto"/>
              <w:ind w:left="44" w:hanging="10"/>
              <w:jc w:val="left"/>
              <w:rPr>
                <w:rFonts w:cs="Arial"/>
              </w:rPr>
            </w:pPr>
          </w:p>
        </w:tc>
      </w:tr>
      <w:tr w:rsidR="00FA5DB6" w14:paraId="705A655F" w14:textId="77777777" w:rsidTr="005D4A4E">
        <w:trPr>
          <w:cantSplit/>
          <w:jc w:val="center"/>
        </w:trPr>
        <w:tc>
          <w:tcPr>
            <w:tcW w:w="1260" w:type="dxa"/>
          </w:tcPr>
          <w:p w14:paraId="3329FEF0" w14:textId="73785EA0" w:rsidR="00FA5DB6" w:rsidRPr="00FA5DB6" w:rsidRDefault="00FA5DB6" w:rsidP="00C128E3">
            <w:pPr>
              <w:spacing w:before="60" w:after="60" w:line="240" w:lineRule="auto"/>
              <w:jc w:val="left"/>
              <w:rPr>
                <w:rFonts w:cs="Arial"/>
              </w:rPr>
            </w:pPr>
          </w:p>
        </w:tc>
        <w:tc>
          <w:tcPr>
            <w:tcW w:w="1701" w:type="dxa"/>
          </w:tcPr>
          <w:p w14:paraId="6D2610A8" w14:textId="402F590F" w:rsidR="00FA5DB6" w:rsidRPr="00FA5DB6" w:rsidRDefault="00FA5DB6" w:rsidP="00C128E3">
            <w:pPr>
              <w:spacing w:before="60" w:after="60" w:line="240" w:lineRule="auto"/>
              <w:ind w:left="-1" w:firstLine="1"/>
              <w:jc w:val="left"/>
              <w:rPr>
                <w:rFonts w:cs="Arial"/>
              </w:rPr>
            </w:pPr>
          </w:p>
        </w:tc>
        <w:tc>
          <w:tcPr>
            <w:tcW w:w="1275" w:type="dxa"/>
          </w:tcPr>
          <w:p w14:paraId="6859E435" w14:textId="0DACFB3F" w:rsidR="00FA5DB6" w:rsidRPr="00FA5DB6" w:rsidRDefault="00FA5DB6" w:rsidP="00C128E3">
            <w:pPr>
              <w:spacing w:before="60" w:after="60" w:line="240" w:lineRule="auto"/>
              <w:ind w:firstLine="21"/>
              <w:jc w:val="left"/>
              <w:rPr>
                <w:rFonts w:cs="Arial"/>
              </w:rPr>
            </w:pPr>
          </w:p>
        </w:tc>
        <w:tc>
          <w:tcPr>
            <w:tcW w:w="5404" w:type="dxa"/>
          </w:tcPr>
          <w:p w14:paraId="5B94A3BD" w14:textId="76C20E56" w:rsidR="00FA5DB6" w:rsidRPr="00FA5DB6" w:rsidRDefault="00FA5DB6" w:rsidP="00C128E3">
            <w:pPr>
              <w:spacing w:before="60" w:after="60" w:line="240" w:lineRule="auto"/>
              <w:ind w:left="44" w:hanging="10"/>
              <w:jc w:val="left"/>
              <w:rPr>
                <w:rFonts w:cs="Arial"/>
              </w:rPr>
            </w:pPr>
          </w:p>
        </w:tc>
      </w:tr>
    </w:tbl>
    <w:p w14:paraId="54770534" w14:textId="77777777" w:rsidR="00FA5DB6" w:rsidRDefault="00FA5DB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925D7D">
      <w:pPr>
        <w:pStyle w:val="zzCopyright"/>
        <w:pBdr>
          <w:top w:val="none" w:sz="0" w:space="0" w:color="auto"/>
          <w:left w:val="none" w:sz="0" w:space="0" w:color="auto"/>
          <w:bottom w:val="none" w:sz="0" w:space="0" w:color="auto"/>
          <w:right w:val="none" w:sz="0" w:space="0" w:color="auto"/>
        </w:pBdr>
        <w:spacing w:after="0" w:line="240" w:lineRule="auto"/>
        <w:ind w:left="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1860C608" w14:textId="77777777" w:rsidR="00925D7D" w:rsidRDefault="00925D7D" w:rsidP="00925D7D">
      <w:pPr>
        <w:pStyle w:val="Heading1"/>
        <w:numPr>
          <w:ilvl w:val="0"/>
          <w:numId w:val="0"/>
        </w:numPr>
        <w:tabs>
          <w:tab w:val="clear" w:pos="400"/>
          <w:tab w:val="clear" w:pos="560"/>
          <w:tab w:val="left" w:pos="567"/>
        </w:tabs>
        <w:spacing w:before="120" w:after="200" w:line="240" w:lineRule="auto"/>
      </w:pPr>
      <w:bookmarkStart w:id="61" w:name="_Toc225065129"/>
      <w:bookmarkStart w:id="62" w:name="_Toc225648272"/>
    </w:p>
    <w:p w14:paraId="03A389EC" w14:textId="5399E743" w:rsidR="00E73EDF" w:rsidRDefault="007653F1" w:rsidP="00C128E3">
      <w:pPr>
        <w:pStyle w:val="Heading1"/>
        <w:tabs>
          <w:tab w:val="clear" w:pos="400"/>
          <w:tab w:val="clear" w:pos="560"/>
          <w:tab w:val="left" w:pos="567"/>
        </w:tabs>
        <w:spacing w:before="120" w:after="200" w:line="240" w:lineRule="auto"/>
        <w:ind w:left="567" w:hanging="567"/>
      </w:pPr>
      <w:bookmarkStart w:id="63" w:name="_Toc439685218"/>
      <w:bookmarkStart w:id="64" w:name="_Toc120228601"/>
      <w:r>
        <w:t>Overview</w:t>
      </w:r>
      <w:bookmarkEnd w:id="61"/>
      <w:bookmarkEnd w:id="62"/>
      <w:bookmarkEnd w:id="63"/>
      <w:bookmarkEnd w:id="64"/>
    </w:p>
    <w:p w14:paraId="1C63670A" w14:textId="77777777" w:rsidR="00AD7DF2" w:rsidRDefault="00AD7DF2" w:rsidP="00C128E3">
      <w:pPr>
        <w:pStyle w:val="Heading2"/>
        <w:tabs>
          <w:tab w:val="clear" w:pos="540"/>
          <w:tab w:val="clear" w:pos="700"/>
          <w:tab w:val="left" w:pos="709"/>
        </w:tabs>
        <w:spacing w:before="120" w:after="200" w:line="240" w:lineRule="auto"/>
        <w:ind w:left="709" w:hanging="709"/>
      </w:pPr>
      <w:bookmarkStart w:id="65" w:name="_Toc120228602"/>
      <w:r>
        <w:t>Introduction</w:t>
      </w:r>
      <w:bookmarkEnd w:id="65"/>
    </w:p>
    <w:p w14:paraId="7A0AFD22" w14:textId="7A76C7E8" w:rsidR="00AD7DF2" w:rsidRDefault="00AD7DF2" w:rsidP="00AD7DF2">
      <w:bookmarkStart w:id="66" w:name="_Toc439685219"/>
      <w:r>
        <w:t>S-131 is the Marine Harbour Infrastructure (MH</w:t>
      </w:r>
      <w:r w:rsidR="00E94A40">
        <w:t>I</w:t>
      </w:r>
      <w:r>
        <w:t xml:space="preserve">) Product Specification, produced by the International Hydrographic Organization. S-131 is designed to allow content, content definition (Feature Catalogues) and presentation (Portrayal Catalogues) to be updateable without breaking system implementations.  </w:t>
      </w:r>
    </w:p>
    <w:p w14:paraId="129DF977" w14:textId="77777777" w:rsidR="00AD7DF2" w:rsidRDefault="00AD7DF2" w:rsidP="00AD7DF2">
      <w:r>
        <w:t>This document has been produced by the IHO Nautical Information Provision Working Group (NIPWG) in response to a requirement to produce a data product that can be used as a Nautical Publication Information Overlay (NPIO) within an Electronic Chart Display and Information Systems (ECDIS). It is based on the IHO S-100 framework specification and the ISO 19100 series of standards. It is a vector product specification that is intended for encoding information relating to port and harbour facilities for facilitating berth-to-berth navigation.</w:t>
      </w:r>
    </w:p>
    <w:p w14:paraId="6D322437" w14:textId="42F3CCFF" w:rsidR="00AD7DF2" w:rsidRDefault="00AD7DF2" w:rsidP="00AD7DF2">
      <w:r>
        <w:t>Marine Harbour Infrastructure (MH</w:t>
      </w:r>
      <w:r w:rsidR="00E94A40">
        <w:t>I</w:t>
      </w:r>
      <w:r>
        <w:t>) datasets describe the layout of ports and the availability of port services. This includes facility locations, service areas, services offered, and instructions for contacting or utilizing these services. MH</w:t>
      </w:r>
      <w:r w:rsidR="00E94A40">
        <w:t>I</w:t>
      </w:r>
      <w:r>
        <w:t xml:space="preserve"> is intended to be a supplement to ENC, and therefore does not describe the geographic information in detail equal to ENC.</w:t>
      </w:r>
    </w:p>
    <w:p w14:paraId="33EEDCA8" w14:textId="280544EE" w:rsidR="00E73EDF" w:rsidRPr="00777AC1" w:rsidRDefault="007653F1" w:rsidP="00C128E3">
      <w:pPr>
        <w:pStyle w:val="Heading2"/>
        <w:tabs>
          <w:tab w:val="clear" w:pos="540"/>
          <w:tab w:val="clear" w:pos="700"/>
          <w:tab w:val="left" w:pos="709"/>
        </w:tabs>
        <w:spacing w:before="120" w:after="200" w:line="240" w:lineRule="auto"/>
        <w:ind w:left="709" w:hanging="709"/>
      </w:pPr>
      <w:bookmarkStart w:id="67" w:name="_Toc120228603"/>
      <w:r w:rsidRPr="00777AC1">
        <w:t>Scope</w:t>
      </w:r>
      <w:bookmarkEnd w:id="66"/>
      <w:bookmarkEnd w:id="67"/>
    </w:p>
    <w:p w14:paraId="6D93DC2A" w14:textId="176D17E2"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w:t>
      </w:r>
      <w:r w:rsidR="00925D7D">
        <w:t>Marine Harbour Infrastructure</w:t>
      </w:r>
      <w:r w:rsidRPr="004E17D6">
        <w:t xml:space="preserve">, which will form </w:t>
      </w:r>
      <w:r w:rsidR="00925D7D">
        <w:t>an overlay</w:t>
      </w:r>
      <w:r w:rsidRPr="004E17D6">
        <w:t xml:space="preserve"> layer for an S-100 based </w:t>
      </w:r>
      <w:r w:rsidR="008F1419" w:rsidRPr="00777AC1">
        <w:t xml:space="preserve">marine navigation </w:t>
      </w:r>
      <w:r w:rsidRPr="00777AC1">
        <w:t>system. It specifies the content, structure, and metadata needed for creating a fully compliant S-1</w:t>
      </w:r>
      <w:r w:rsidR="00925D7D">
        <w:t>3</w:t>
      </w:r>
      <w:r w:rsidRPr="00777AC1">
        <w:t xml:space="preserve">1 </w:t>
      </w:r>
      <w:r w:rsidR="00925D7D">
        <w:t>product</w:t>
      </w:r>
      <w:r w:rsidRPr="00777AC1">
        <w:t xml:space="preserve">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w:t>
      </w:r>
      <w:r w:rsidR="00925D7D">
        <w:t xml:space="preserve"> and</w:t>
      </w:r>
      <w:r w:rsidRPr="00777AC1">
        <w:t xml:space="preserve"> metadata</w:t>
      </w:r>
      <w:r w:rsidR="002807D2">
        <w:t>.</w:t>
      </w:r>
    </w:p>
    <w:p w14:paraId="7B2E682C" w14:textId="77777777" w:rsidR="002807D2" w:rsidRPr="00777AC1" w:rsidRDefault="002807D2" w:rsidP="00C128E3">
      <w:pPr>
        <w:spacing w:after="120" w:line="240" w:lineRule="auto"/>
      </w:pPr>
    </w:p>
    <w:p w14:paraId="5C722DDE" w14:textId="4F39E635" w:rsidR="00E73EDF" w:rsidRDefault="007653F1" w:rsidP="00C128E3">
      <w:pPr>
        <w:pStyle w:val="Heading2"/>
        <w:tabs>
          <w:tab w:val="clear" w:pos="540"/>
          <w:tab w:val="clear" w:pos="700"/>
          <w:tab w:val="left" w:pos="709"/>
        </w:tabs>
        <w:spacing w:before="120" w:after="200" w:line="240" w:lineRule="auto"/>
        <w:ind w:left="709" w:hanging="709"/>
        <w:rPr>
          <w:lang w:eastAsia="en-GB"/>
        </w:rPr>
      </w:pPr>
      <w:bookmarkStart w:id="68" w:name="_Toc439685220"/>
      <w:bookmarkStart w:id="69" w:name="_Toc120228604"/>
      <w:r w:rsidRPr="004E17D6">
        <w:rPr>
          <w:lang w:eastAsia="en-GB"/>
        </w:rPr>
        <w:t>References</w:t>
      </w:r>
      <w:bookmarkEnd w:id="68"/>
      <w:bookmarkEnd w:id="69"/>
    </w:p>
    <w:p w14:paraId="7B41666D" w14:textId="15DC31B9" w:rsidR="00925D7D" w:rsidRPr="00925D7D" w:rsidRDefault="00925D7D" w:rsidP="00925D7D">
      <w:pPr>
        <w:pStyle w:val="Heading3"/>
        <w:rPr>
          <w:lang w:eastAsia="en-GB"/>
        </w:rPr>
      </w:pPr>
      <w:bookmarkStart w:id="70" w:name="_Toc120228605"/>
      <w:r>
        <w:rPr>
          <w:lang w:eastAsia="en-GB"/>
        </w:rPr>
        <w:t>Normative</w:t>
      </w:r>
      <w:bookmarkEnd w:id="70"/>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345335DB" w14:textId="31EC032E" w:rsidR="00925D7D" w:rsidRPr="00925D7D" w:rsidRDefault="00925D7D" w:rsidP="00925D7D">
      <w:pPr>
        <w:spacing w:after="120" w:line="240" w:lineRule="auto"/>
        <w:ind w:left="1985" w:hanging="1985"/>
        <w:rPr>
          <w:lang w:val="en-AU" w:eastAsia="en-GB"/>
        </w:rPr>
      </w:pPr>
      <w:r w:rsidRPr="00925D7D">
        <w:rPr>
          <w:lang w:val="en-AU" w:eastAsia="en-GB"/>
        </w:rPr>
        <w:t>M-3</w:t>
      </w:r>
      <w:r w:rsidRPr="00925D7D">
        <w:rPr>
          <w:lang w:val="en-AU" w:eastAsia="en-GB"/>
        </w:rPr>
        <w:tab/>
        <w:t>Resolutions of the International Hydrographic Organization, IHO Publication M-3, 2nd Edition, 2010 (updated April 2022)</w:t>
      </w:r>
      <w:ins w:id="71" w:author="Raphael Malyankar" w:date="2022-11-13T01:26:00Z">
        <w:r w:rsidR="00FC0F51">
          <w:rPr>
            <w:lang w:val="en-AU" w:eastAsia="en-GB"/>
          </w:rPr>
          <w:t>.</w:t>
        </w:r>
      </w:ins>
    </w:p>
    <w:p w14:paraId="7745ED5E" w14:textId="5A8480B9" w:rsidR="00925D7D" w:rsidRPr="00925D7D" w:rsidDel="00FC0F51" w:rsidRDefault="00925D7D" w:rsidP="00925D7D">
      <w:pPr>
        <w:spacing w:after="120" w:line="240" w:lineRule="auto"/>
        <w:ind w:left="1985" w:hanging="1985"/>
        <w:rPr>
          <w:del w:id="72" w:author="Raphael Malyankar" w:date="2022-11-13T01:24:00Z"/>
          <w:lang w:val="en-AU" w:eastAsia="en-GB"/>
        </w:rPr>
      </w:pPr>
      <w:del w:id="73" w:author="Raphael Malyankar" w:date="2022-11-13T01:24:00Z">
        <w:r w:rsidRPr="00925D7D" w:rsidDel="00FC0F51">
          <w:rPr>
            <w:lang w:val="en-AU" w:eastAsia="en-GB"/>
          </w:rPr>
          <w:delText>S-44</w:delText>
        </w:r>
        <w:r w:rsidRPr="00925D7D" w:rsidDel="00FC0F51">
          <w:rPr>
            <w:lang w:val="en-AU" w:eastAsia="en-GB"/>
          </w:rPr>
          <w:tab/>
          <w:delText>IHO Standards for Hydrographic Surveys, 5th Edition, February 2008</w:delText>
        </w:r>
      </w:del>
    </w:p>
    <w:p w14:paraId="50B0350B" w14:textId="77777777" w:rsidR="00925D7D" w:rsidRPr="00925D7D" w:rsidRDefault="00925D7D">
      <w:pPr>
        <w:spacing w:after="120" w:line="240" w:lineRule="auto"/>
        <w:ind w:left="1985" w:hanging="1985"/>
        <w:jc w:val="left"/>
        <w:rPr>
          <w:lang w:val="en-AU" w:eastAsia="en-GB"/>
        </w:rPr>
        <w:pPrChange w:id="74" w:author="Raphael Malyankar" w:date="2022-11-13T20:04:00Z">
          <w:pPr>
            <w:spacing w:after="120" w:line="240" w:lineRule="auto"/>
            <w:ind w:left="1985" w:hanging="1985"/>
          </w:pPr>
        </w:pPrChange>
      </w:pPr>
      <w:r w:rsidRPr="00925D7D">
        <w:rPr>
          <w:lang w:val="en-AU" w:eastAsia="en-GB"/>
        </w:rPr>
        <w:t>S-62</w:t>
      </w:r>
      <w:r w:rsidRPr="00925D7D">
        <w:rPr>
          <w:lang w:val="en-AU" w:eastAsia="en-GB"/>
        </w:rPr>
        <w:tab/>
        <w:t>List of Data Producer Codes (online), URL: http://registry.iho.int/producercode/list.do</w:t>
      </w:r>
    </w:p>
    <w:p w14:paraId="12EFD79E" w14:textId="3D95ABC9" w:rsidR="00925D7D" w:rsidRPr="00925D7D" w:rsidRDefault="00925D7D" w:rsidP="00925D7D">
      <w:pPr>
        <w:spacing w:after="120" w:line="240" w:lineRule="auto"/>
        <w:ind w:left="1985" w:hanging="1985"/>
        <w:rPr>
          <w:lang w:val="en-AU" w:eastAsia="en-GB"/>
        </w:rPr>
      </w:pPr>
      <w:r w:rsidRPr="00925D7D">
        <w:rPr>
          <w:lang w:val="en-AU" w:eastAsia="en-GB"/>
        </w:rPr>
        <w:t>S-97</w:t>
      </w:r>
      <w:r w:rsidRPr="00925D7D">
        <w:rPr>
          <w:lang w:val="en-AU" w:eastAsia="en-GB"/>
        </w:rPr>
        <w:tab/>
        <w:t xml:space="preserve">IHO Guidelines for Creating S-100 Product Specifications, </w:t>
      </w:r>
      <w:ins w:id="75" w:author="Raphael Malyankar" w:date="2022-11-13T01:26:00Z">
        <w:r w:rsidR="00FC0F51">
          <w:rPr>
            <w:lang w:val="en-AU" w:eastAsia="en-GB"/>
          </w:rPr>
          <w:t>Edition 1.1.0,</w:t>
        </w:r>
        <w:r w:rsidR="00FC0F51" w:rsidRPr="00925D7D">
          <w:rPr>
            <w:lang w:val="en-AU" w:eastAsia="en-GB"/>
          </w:rPr>
          <w:t xml:space="preserve"> </w:t>
        </w:r>
      </w:ins>
      <w:r w:rsidRPr="00925D7D">
        <w:rPr>
          <w:lang w:val="en-AU" w:eastAsia="en-GB"/>
        </w:rPr>
        <w:t>June 2020</w:t>
      </w:r>
      <w:ins w:id="76" w:author="Raphael Malyankar" w:date="2022-11-13T01:26:00Z">
        <w:r w:rsidR="00FC0F51">
          <w:rPr>
            <w:lang w:val="en-AU" w:eastAsia="en-GB"/>
          </w:rPr>
          <w:t>.</w:t>
        </w:r>
      </w:ins>
    </w:p>
    <w:p w14:paraId="162F7C1A" w14:textId="77777777" w:rsidR="00925D7D" w:rsidRPr="00925D7D" w:rsidRDefault="00925D7D" w:rsidP="00925D7D">
      <w:pPr>
        <w:spacing w:after="120" w:line="240" w:lineRule="auto"/>
        <w:ind w:left="1985" w:hanging="1985"/>
        <w:rPr>
          <w:lang w:val="en-AU" w:eastAsia="en-GB"/>
        </w:rPr>
      </w:pPr>
      <w:r w:rsidRPr="00925D7D">
        <w:rPr>
          <w:lang w:val="en-AU" w:eastAsia="en-GB"/>
        </w:rPr>
        <w:t>S-98</w:t>
      </w:r>
      <w:r w:rsidRPr="00925D7D">
        <w:rPr>
          <w:lang w:val="en-AU" w:eastAsia="en-GB"/>
        </w:rPr>
        <w:tab/>
        <w:t>Data Product Interoperability in S-100 Navigation Systems, Edition 1.0.0, May 2022</w:t>
      </w:r>
    </w:p>
    <w:p w14:paraId="01669796" w14:textId="3028C32F" w:rsidR="00925D7D" w:rsidRDefault="00925D7D" w:rsidP="00925D7D">
      <w:pPr>
        <w:spacing w:after="120" w:line="240" w:lineRule="auto"/>
        <w:ind w:left="1985" w:hanging="1985"/>
        <w:rPr>
          <w:lang w:val="en-AU" w:eastAsia="en-GB"/>
        </w:rPr>
      </w:pPr>
      <w:r w:rsidRPr="00925D7D">
        <w:rPr>
          <w:lang w:val="en-AU" w:eastAsia="en-GB"/>
        </w:rPr>
        <w:t>S-100</w:t>
      </w:r>
      <w:r w:rsidRPr="00925D7D">
        <w:rPr>
          <w:lang w:val="en-AU" w:eastAsia="en-GB"/>
        </w:rPr>
        <w:tab/>
        <w:t xml:space="preserve">IHO Universal Hydrographic Data Model, Edition 5.0.0, </w:t>
      </w:r>
      <w:r w:rsidR="00225DEE">
        <w:rPr>
          <w:lang w:val="en-AU" w:eastAsia="en-GB"/>
        </w:rPr>
        <w:t>December</w:t>
      </w:r>
      <w:r w:rsidRPr="00925D7D">
        <w:rPr>
          <w:lang w:val="en-AU" w:eastAsia="en-GB"/>
        </w:rPr>
        <w:t xml:space="preserve"> 2022</w:t>
      </w:r>
      <w:ins w:id="77" w:author="Raphael Malyankar" w:date="2023-01-10T14:09:00Z">
        <w:r w:rsidR="00F02E70">
          <w:rPr>
            <w:lang w:val="en-AU" w:eastAsia="en-GB"/>
          </w:rPr>
          <w:t>.</w:t>
        </w:r>
      </w:ins>
      <w:del w:id="78" w:author="Raphael Malyankar" w:date="2023-01-10T14:09:00Z">
        <w:r w:rsidR="00225DEE" w:rsidDel="00F02E70">
          <w:rPr>
            <w:lang w:val="en-AU" w:eastAsia="en-GB"/>
          </w:rPr>
          <w:delText xml:space="preserve"> (anticipated).</w:delText>
        </w:r>
      </w:del>
    </w:p>
    <w:p w14:paraId="660007F3" w14:textId="77777777" w:rsidR="00225DEE" w:rsidRDefault="00225DEE" w:rsidP="00925D7D">
      <w:pPr>
        <w:spacing w:after="120" w:line="240" w:lineRule="auto"/>
        <w:ind w:left="1985" w:hanging="1985"/>
        <w:rPr>
          <w:lang w:val="en-AU" w:eastAsia="en-GB"/>
        </w:rPr>
      </w:pPr>
    </w:p>
    <w:p w14:paraId="15E1DBCC" w14:textId="51FF56B7" w:rsidR="006B1979" w:rsidRDefault="00925D7D" w:rsidP="00925D7D">
      <w:pPr>
        <w:pStyle w:val="Heading3"/>
        <w:rPr>
          <w:lang w:val="en-AU" w:eastAsia="en-GB"/>
        </w:rPr>
      </w:pPr>
      <w:bookmarkStart w:id="79" w:name="_Toc120228606"/>
      <w:r>
        <w:rPr>
          <w:lang w:val="en-AU" w:eastAsia="en-GB"/>
        </w:rPr>
        <w:t>Informative</w:t>
      </w:r>
      <w:bookmarkEnd w:id="79"/>
    </w:p>
    <w:p w14:paraId="4892AB24" w14:textId="77777777" w:rsidR="009232C1" w:rsidRDefault="009232C1" w:rsidP="009232C1">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3A44CC55" w14:textId="77777777" w:rsidR="00375E71" w:rsidRDefault="00375E71" w:rsidP="00375E71">
      <w:pPr>
        <w:spacing w:after="120" w:line="240" w:lineRule="auto"/>
        <w:ind w:left="1985" w:hanging="1985"/>
        <w:rPr>
          <w:lang w:val="en-AU" w:eastAsia="en-GB"/>
        </w:rPr>
      </w:pPr>
      <w:r w:rsidRPr="00375E71">
        <w:rPr>
          <w:lang w:val="en-AU" w:eastAsia="en-GB"/>
        </w:rPr>
        <w:t>IALA G1143</w:t>
      </w:r>
      <w:r>
        <w:rPr>
          <w:lang w:val="en-AU" w:eastAsia="en-GB"/>
        </w:rPr>
        <w:tab/>
      </w:r>
      <w:r w:rsidRPr="00375E71">
        <w:rPr>
          <w:i/>
          <w:iCs/>
          <w:lang w:val="en-AU" w:eastAsia="en-GB"/>
        </w:rPr>
        <w:t>Unique Identifiers for Maritime Resources</w:t>
      </w:r>
      <w:r w:rsidRPr="00375E71">
        <w:rPr>
          <w:lang w:val="en-AU" w:eastAsia="en-GB"/>
        </w:rPr>
        <w:t>, Edition 3.0. International Association of Marine Aids to Navigation and Lighthouse Authorities, June 2021.</w:t>
      </w:r>
    </w:p>
    <w:p w14:paraId="0C4BF724" w14:textId="77CE23EA" w:rsidR="00375E71" w:rsidRPr="00777AC1" w:rsidRDefault="00375E71" w:rsidP="00375E71">
      <w:pPr>
        <w:spacing w:after="120" w:line="240" w:lineRule="auto"/>
        <w:ind w:left="1985" w:hanging="1985"/>
        <w:rPr>
          <w:iCs/>
          <w:lang w:val="en-AU" w:eastAsia="en-GB"/>
        </w:rPr>
      </w:pPr>
      <w:r>
        <w:rPr>
          <w:lang w:val="en-AU" w:eastAsia="en-GB"/>
        </w:rPr>
        <w:lastRenderedPageBreak/>
        <w:t>ISO 8601:2004</w:t>
      </w:r>
      <w:r>
        <w:rPr>
          <w:lang w:val="en-AU" w:eastAsia="en-GB"/>
        </w:rPr>
        <w:tab/>
      </w:r>
      <w:r w:rsidRPr="000509A8">
        <w:rPr>
          <w:i/>
          <w:iCs/>
          <w:lang w:val="en-AU" w:eastAsia="en-GB"/>
        </w:rPr>
        <w:t>Data Elements and Interchange Formats – Information Interchange – Representation of Dates and Times</w:t>
      </w:r>
    </w:p>
    <w:p w14:paraId="5954D606"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26A39BFE"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Geographic Information – Conceptual Schema Language</w:t>
      </w:r>
    </w:p>
    <w:p w14:paraId="6DA423C1"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4CFCA410"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32EEAE2"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09F59741"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2DB8401A"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19111:2007</w:t>
      </w:r>
      <w:r w:rsidRPr="00777AC1">
        <w:rPr>
          <w:lang w:val="en-AU" w:eastAsia="en-GB"/>
        </w:rPr>
        <w:tab/>
      </w:r>
      <w:r w:rsidRPr="000509A8">
        <w:rPr>
          <w:i/>
          <w:iCs/>
          <w:lang w:val="en-AU" w:eastAsia="en-GB"/>
        </w:rPr>
        <w:t>Geographic Information – Spatial Referencing by Coordinates</w:t>
      </w:r>
    </w:p>
    <w:p w14:paraId="17DC176E" w14:textId="77777777" w:rsidR="00375E71" w:rsidRPr="00777AC1" w:rsidRDefault="00375E71" w:rsidP="00375E71">
      <w:pPr>
        <w:spacing w:after="120" w:line="240" w:lineRule="auto"/>
        <w:ind w:left="1985" w:hanging="1985"/>
        <w:rPr>
          <w:lang w:val="en-AU" w:eastAsia="en-GB"/>
        </w:rPr>
      </w:pPr>
      <w:r>
        <w:rPr>
          <w:lang w:val="en-AU" w:eastAsia="en-GB"/>
        </w:rPr>
        <w:t>ISO 19115-1</w:t>
      </w:r>
      <w:r>
        <w:rPr>
          <w:lang w:val="en-AU" w:eastAsia="en-GB"/>
        </w:rPr>
        <w:tab/>
      </w:r>
      <w:r w:rsidRPr="000509A8">
        <w:rPr>
          <w:i/>
          <w:lang w:val="en-AU" w:eastAsia="en-GB"/>
        </w:rPr>
        <w:t>Geographic information – Metadata – Part 1 - Fundamentals</w:t>
      </w:r>
      <w:r w:rsidRPr="00777AC1">
        <w:rPr>
          <w:lang w:val="en-AU" w:eastAsia="en-GB"/>
        </w:rPr>
        <w:t>. As amended by Amendment 01 (2018)</w:t>
      </w:r>
    </w:p>
    <w:p w14:paraId="717B8F9B" w14:textId="77777777" w:rsidR="00375E71" w:rsidRPr="00777AC1" w:rsidRDefault="00375E71" w:rsidP="00375E71">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Pr="000509A8">
        <w:rPr>
          <w:i/>
          <w:iCs/>
          <w:lang w:val="en-AU" w:eastAsia="en-GB"/>
        </w:rPr>
        <w:t>Geographic information - Metadata - XML schema implementation for fundamental concepts</w:t>
      </w:r>
    </w:p>
    <w:p w14:paraId="2C411370"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4FA2EDA6"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19131:2008</w:t>
      </w:r>
      <w:r w:rsidRPr="00777AC1">
        <w:rPr>
          <w:lang w:val="en-AU" w:eastAsia="en-GB"/>
        </w:rPr>
        <w:tab/>
      </w:r>
      <w:r w:rsidRPr="000509A8">
        <w:rPr>
          <w:i/>
          <w:iCs/>
          <w:lang w:val="en-AU" w:eastAsia="en-GB"/>
        </w:rPr>
        <w:t>Geographic Information – Data Product Specifications</w:t>
      </w:r>
    </w:p>
    <w:p w14:paraId="3561B771"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00C72F37" w14:textId="77777777" w:rsidR="00375E71" w:rsidRPr="00777AC1" w:rsidRDefault="00375E71" w:rsidP="00375E71">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Pr>
          <w:iCs/>
          <w:lang w:val="en-AU" w:eastAsia="en-GB"/>
        </w:rPr>
        <w:t>,</w:t>
      </w:r>
      <w:r w:rsidRPr="00777AC1">
        <w:rPr>
          <w:iCs/>
          <w:lang w:val="en-AU" w:eastAsia="en-GB"/>
        </w:rPr>
        <w:t xml:space="preserve"> Version 1.4.2</w:t>
      </w:r>
    </w:p>
    <w:p w14:paraId="15990DFF" w14:textId="284B30B8" w:rsidR="00925D7D" w:rsidRDefault="00925D7D" w:rsidP="00925D7D">
      <w:pPr>
        <w:spacing w:after="120" w:line="240" w:lineRule="auto"/>
        <w:ind w:left="1985" w:hanging="1985"/>
        <w:rPr>
          <w:ins w:id="80" w:author="Raphael Malyankar" w:date="2022-11-13T01:24:00Z"/>
          <w:lang w:val="en-AU" w:eastAsia="en-GB"/>
        </w:rPr>
      </w:pPr>
      <w:r w:rsidRPr="00925D7D">
        <w:rPr>
          <w:lang w:val="en-AU" w:eastAsia="en-GB"/>
        </w:rPr>
        <w:t>ISO/IEC 19757-3</w:t>
      </w:r>
      <w:r w:rsidR="00375E71">
        <w:rPr>
          <w:lang w:val="en-AU" w:eastAsia="en-GB"/>
        </w:rPr>
        <w:tab/>
      </w:r>
      <w:r w:rsidRPr="00925D7D">
        <w:rPr>
          <w:lang w:val="en-AU" w:eastAsia="en-GB"/>
        </w:rPr>
        <w:t xml:space="preserve">Information technology – Document Schema Definition Languages (DSDL) – Part 3: Rule-based validation – </w:t>
      </w:r>
      <w:proofErr w:type="spellStart"/>
      <w:r w:rsidRPr="00925D7D">
        <w:rPr>
          <w:lang w:val="en-AU" w:eastAsia="en-GB"/>
        </w:rPr>
        <w:t>Schematron</w:t>
      </w:r>
      <w:proofErr w:type="spellEnd"/>
      <w:r w:rsidRPr="00925D7D">
        <w:rPr>
          <w:lang w:val="en-AU" w:eastAsia="en-GB"/>
        </w:rPr>
        <w:t>.</w:t>
      </w:r>
    </w:p>
    <w:p w14:paraId="6798D1D1" w14:textId="4143D9CE" w:rsidR="00FC0F51" w:rsidRDefault="00FC0F51" w:rsidP="00FC0F51">
      <w:pPr>
        <w:spacing w:after="120" w:line="240" w:lineRule="auto"/>
        <w:ind w:left="1985" w:hanging="1985"/>
        <w:rPr>
          <w:ins w:id="81" w:author="Raphael Malyankar" w:date="2022-11-13T01:22:00Z"/>
          <w:lang w:val="en-AU" w:eastAsia="en-GB"/>
        </w:rPr>
      </w:pPr>
      <w:ins w:id="82" w:author="Raphael Malyankar" w:date="2022-11-13T01:24:00Z">
        <w:r w:rsidRPr="00925D7D">
          <w:rPr>
            <w:lang w:val="en-AU" w:eastAsia="en-GB"/>
          </w:rPr>
          <w:t>S-44</w:t>
        </w:r>
        <w:r w:rsidRPr="00925D7D">
          <w:rPr>
            <w:lang w:val="en-AU" w:eastAsia="en-GB"/>
          </w:rPr>
          <w:tab/>
          <w:t>IHO Standards for Hydrographic Surveys, Edition</w:t>
        </w:r>
        <w:r>
          <w:rPr>
            <w:lang w:val="en-AU" w:eastAsia="en-GB"/>
          </w:rPr>
          <w:t xml:space="preserve"> 6.0.0</w:t>
        </w:r>
        <w:r w:rsidRPr="00925D7D">
          <w:rPr>
            <w:lang w:val="en-AU" w:eastAsia="en-GB"/>
          </w:rPr>
          <w:t xml:space="preserve">, </w:t>
        </w:r>
      </w:ins>
      <w:ins w:id="83" w:author="Raphael Malyankar" w:date="2022-11-13T01:25:00Z">
        <w:r>
          <w:rPr>
            <w:lang w:val="en-AU" w:eastAsia="en-GB"/>
          </w:rPr>
          <w:t>September</w:t>
        </w:r>
      </w:ins>
      <w:ins w:id="84" w:author="Raphael Malyankar" w:date="2022-11-13T01:24:00Z">
        <w:r w:rsidRPr="00925D7D">
          <w:rPr>
            <w:lang w:val="en-AU" w:eastAsia="en-GB"/>
          </w:rPr>
          <w:t xml:space="preserve"> </w:t>
        </w:r>
      </w:ins>
      <w:ins w:id="85" w:author="Raphael Malyankar" w:date="2022-11-13T01:25:00Z">
        <w:r>
          <w:rPr>
            <w:lang w:val="en-AU" w:eastAsia="en-GB"/>
          </w:rPr>
          <w:t>2020</w:t>
        </w:r>
      </w:ins>
      <w:ins w:id="86" w:author="Raphael Malyankar" w:date="2022-11-13T01:24:00Z">
        <w:r>
          <w:rPr>
            <w:lang w:val="en-AU" w:eastAsia="en-GB"/>
          </w:rPr>
          <w:t>.</w:t>
        </w:r>
      </w:ins>
    </w:p>
    <w:p w14:paraId="3400955C" w14:textId="16393962" w:rsidR="00FC0F51" w:rsidRDefault="00FC0F51" w:rsidP="00925D7D">
      <w:pPr>
        <w:spacing w:after="120" w:line="240" w:lineRule="auto"/>
        <w:ind w:left="1985" w:hanging="1985"/>
        <w:rPr>
          <w:lang w:val="en-AU" w:eastAsia="en-GB"/>
        </w:rPr>
      </w:pPr>
      <w:ins w:id="87" w:author="Raphael Malyankar" w:date="2022-11-13T01:22:00Z">
        <w:r>
          <w:rPr>
            <w:lang w:val="en-AU" w:eastAsia="en-GB"/>
          </w:rPr>
          <w:t>IHO S-58</w:t>
        </w:r>
        <w:r>
          <w:rPr>
            <w:lang w:val="en-AU" w:eastAsia="en-GB"/>
          </w:rPr>
          <w:tab/>
          <w:t>ENC Validatio</w:t>
        </w:r>
      </w:ins>
      <w:ins w:id="88" w:author="Raphael Malyankar" w:date="2022-11-13T01:23:00Z">
        <w:r>
          <w:rPr>
            <w:lang w:val="en-AU" w:eastAsia="en-GB"/>
          </w:rPr>
          <w:t>n Checks, Edition 7.0.0, October 2022.</w:t>
        </w:r>
      </w:ins>
    </w:p>
    <w:p w14:paraId="2BBA9F98" w14:textId="25E470A6" w:rsidR="00925D7D" w:rsidRDefault="00925D7D" w:rsidP="00925D7D">
      <w:pPr>
        <w:spacing w:after="120" w:line="240" w:lineRule="auto"/>
        <w:ind w:left="1985" w:hanging="1985"/>
        <w:rPr>
          <w:lang w:val="en-AU" w:eastAsia="en-GB"/>
        </w:rPr>
      </w:pPr>
      <w:r w:rsidRPr="00925D7D">
        <w:rPr>
          <w:lang w:val="en-AU" w:eastAsia="en-GB"/>
        </w:rPr>
        <w:t>IHO S-101</w:t>
      </w:r>
      <w:r w:rsidR="00375E71">
        <w:rPr>
          <w:lang w:val="en-AU" w:eastAsia="en-GB"/>
        </w:rPr>
        <w:tab/>
      </w:r>
      <w:r w:rsidRPr="00925D7D">
        <w:rPr>
          <w:lang w:val="en-AU" w:eastAsia="en-GB"/>
        </w:rPr>
        <w:t>IHO Electronic Navigational Chart Product Specification Edition 1.</w:t>
      </w:r>
      <w:r w:rsidR="00375E71">
        <w:rPr>
          <w:lang w:val="en-AU" w:eastAsia="en-GB"/>
        </w:rPr>
        <w:t>1</w:t>
      </w:r>
      <w:r w:rsidRPr="00925D7D">
        <w:rPr>
          <w:lang w:val="en-AU" w:eastAsia="en-GB"/>
        </w:rPr>
        <w:t>.0 (</w:t>
      </w:r>
      <w:r w:rsidR="00375E71">
        <w:rPr>
          <w:lang w:val="en-AU" w:eastAsia="en-GB"/>
        </w:rPr>
        <w:t>under development</w:t>
      </w:r>
      <w:r w:rsidRPr="00925D7D">
        <w:rPr>
          <w:lang w:val="en-AU" w:eastAsia="en-GB"/>
        </w:rPr>
        <w:t>).</w:t>
      </w:r>
    </w:p>
    <w:p w14:paraId="1302DB60" w14:textId="77777777" w:rsidR="009232C1" w:rsidRPr="00925D7D" w:rsidRDefault="009232C1" w:rsidP="009232C1">
      <w:pPr>
        <w:spacing w:after="120" w:line="240" w:lineRule="auto"/>
        <w:ind w:left="1985" w:hanging="1985"/>
        <w:rPr>
          <w:lang w:val="en-AU" w:eastAsia="en-GB"/>
        </w:rPr>
      </w:pPr>
      <w:r>
        <w:rPr>
          <w:lang w:val="en-AU" w:eastAsia="en-GB"/>
        </w:rPr>
        <w:t>ITPCO</w:t>
      </w:r>
      <w:r>
        <w:rPr>
          <w:lang w:val="en-AU" w:eastAsia="en-GB"/>
        </w:rPr>
        <w:tab/>
      </w:r>
      <w:r w:rsidRPr="009232C1">
        <w:rPr>
          <w:lang w:val="en-AU" w:eastAsia="en-GB"/>
        </w:rPr>
        <w:t>Port Information Manual for Nautical Data of BIMCO, IAPH, IHMA, IHO,</w:t>
      </w:r>
      <w:r>
        <w:rPr>
          <w:lang w:val="en-AU" w:eastAsia="en-GB"/>
        </w:rPr>
        <w:t xml:space="preserve"> </w:t>
      </w:r>
      <w:r w:rsidRPr="009232C1">
        <w:rPr>
          <w:lang w:val="en-AU" w:eastAsia="en-GB"/>
        </w:rPr>
        <w:t>ITPCO</w:t>
      </w:r>
    </w:p>
    <w:p w14:paraId="47C25C22" w14:textId="77777777" w:rsidR="009232C1" w:rsidRPr="00925D7D" w:rsidRDefault="009232C1" w:rsidP="00925D7D">
      <w:pPr>
        <w:spacing w:after="120" w:line="240" w:lineRule="auto"/>
        <w:ind w:left="1985" w:hanging="1985"/>
        <w:rPr>
          <w:lang w:val="en-AU" w:eastAsia="en-GB"/>
        </w:rPr>
      </w:pPr>
    </w:p>
    <w:p w14:paraId="4BAE96D4" w14:textId="011A5AB6" w:rsidR="00925D7D" w:rsidRPr="00777AC1" w:rsidRDefault="00925D7D" w:rsidP="00925D7D">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89" w:name="_Toc517858819"/>
      <w:bookmarkStart w:id="90" w:name="_Toc519859059"/>
      <w:bookmarkStart w:id="91" w:name="_Toc521495103"/>
      <w:bookmarkStart w:id="92" w:name="_Toc527117719"/>
      <w:bookmarkStart w:id="93" w:name="_Toc527620246"/>
      <w:bookmarkStart w:id="94" w:name="_Toc529974483"/>
      <w:bookmarkStart w:id="95" w:name="_Toc439685221"/>
      <w:bookmarkStart w:id="96" w:name="_Toc225648274"/>
      <w:bookmarkStart w:id="97" w:name="_Toc225065131"/>
      <w:bookmarkStart w:id="98" w:name="_Toc120228607"/>
      <w:bookmarkEnd w:id="89"/>
      <w:bookmarkEnd w:id="90"/>
      <w:bookmarkEnd w:id="91"/>
      <w:bookmarkEnd w:id="92"/>
      <w:bookmarkEnd w:id="93"/>
      <w:bookmarkEnd w:id="94"/>
      <w:r w:rsidRPr="00777AC1">
        <w:t>Terms, definitions and abbreviations</w:t>
      </w:r>
      <w:bookmarkEnd w:id="95"/>
      <w:bookmarkEnd w:id="96"/>
      <w:bookmarkEnd w:id="97"/>
      <w:bookmarkEnd w:id="98"/>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99" w:name="_Toc439685222"/>
      <w:bookmarkStart w:id="100" w:name="_Toc120228608"/>
      <w:bookmarkStart w:id="101" w:name="_Toc225648275"/>
      <w:bookmarkStart w:id="102" w:name="_Toc225065132"/>
      <w:r w:rsidRPr="004E17D6">
        <w:t xml:space="preserve">Use of </w:t>
      </w:r>
      <w:r w:rsidR="006B1979">
        <w:t>l</w:t>
      </w:r>
      <w:r w:rsidRPr="004E17D6">
        <w:t>anguage</w:t>
      </w:r>
      <w:bookmarkEnd w:id="99"/>
      <w:bookmarkEnd w:id="100"/>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103" w:name="_Toc515440313"/>
      <w:bookmarkStart w:id="104" w:name="_Toc517858822"/>
      <w:bookmarkStart w:id="105" w:name="_Toc519859062"/>
      <w:bookmarkStart w:id="106" w:name="_Toc521495106"/>
      <w:bookmarkStart w:id="107" w:name="_Toc439685223"/>
      <w:bookmarkStart w:id="108" w:name="_Toc120228609"/>
      <w:bookmarkEnd w:id="103"/>
      <w:bookmarkEnd w:id="104"/>
      <w:bookmarkEnd w:id="105"/>
      <w:bookmarkEnd w:id="106"/>
      <w:r w:rsidRPr="00693533">
        <w:t xml:space="preserve">Terms and </w:t>
      </w:r>
      <w:r w:rsidR="0044569B">
        <w:t>d</w:t>
      </w:r>
      <w:r w:rsidRPr="00693533">
        <w:t>efinitions</w:t>
      </w:r>
      <w:bookmarkEnd w:id="101"/>
      <w:bookmarkEnd w:id="102"/>
      <w:bookmarkEnd w:id="107"/>
      <w:bookmarkEnd w:id="108"/>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4B842014"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p>
    <w:p w14:paraId="00925053" w14:textId="77777777" w:rsidR="00E73EDF" w:rsidRPr="00777AC1" w:rsidRDefault="007653F1" w:rsidP="00C128E3">
      <w:pPr>
        <w:spacing w:after="0" w:line="240" w:lineRule="auto"/>
        <w:jc w:val="left"/>
        <w:rPr>
          <w:lang w:val="en-AU" w:eastAsia="en-GB"/>
        </w:rPr>
      </w:pPr>
      <w:bookmarkStart w:id="109" w:name="_Toc368904915"/>
      <w:bookmarkStart w:id="110" w:name="_Toc392576953"/>
      <w:bookmarkStart w:id="111" w:name="_Toc412540090"/>
      <w:bookmarkStart w:id="112" w:name="_Toc439685224"/>
      <w:r w:rsidRPr="00777AC1">
        <w:rPr>
          <w:b/>
          <w:lang w:val="en-AU" w:eastAsia="en-GB"/>
        </w:rPr>
        <w:t>Alarm</w:t>
      </w:r>
      <w:bookmarkEnd w:id="109"/>
      <w:bookmarkEnd w:id="110"/>
      <w:bookmarkEnd w:id="111"/>
      <w:bookmarkEnd w:id="112"/>
    </w:p>
    <w:p w14:paraId="08203521" w14:textId="77777777" w:rsidR="00E73EDF" w:rsidRPr="00777AC1" w:rsidRDefault="007653F1" w:rsidP="00C128E3">
      <w:pPr>
        <w:spacing w:after="120" w:line="240" w:lineRule="auto"/>
        <w:rPr>
          <w:rFonts w:cs="Arial"/>
          <w:lang w:val="en-AU" w:eastAsia="en-GB"/>
        </w:rPr>
      </w:pPr>
      <w:bookmarkStart w:id="113" w:name="_Toc353960570"/>
      <w:bookmarkStart w:id="114" w:name="_Toc353889820"/>
      <w:bookmarkStart w:id="115"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113"/>
      <w:bookmarkEnd w:id="114"/>
      <w:bookmarkEnd w:id="115"/>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116" w:name="_Toc439685225"/>
      <w:bookmarkStart w:id="117" w:name="_Toc392576954"/>
      <w:bookmarkStart w:id="118" w:name="_Toc412540091"/>
      <w:bookmarkStart w:id="119" w:name="_Toc368904916"/>
      <w:r w:rsidRPr="00777AC1">
        <w:rPr>
          <w:b/>
          <w:lang w:val="en-AU" w:eastAsia="en-GB"/>
        </w:rPr>
        <w:t>Alert</w:t>
      </w:r>
      <w:bookmarkEnd w:id="116"/>
      <w:bookmarkEnd w:id="117"/>
      <w:bookmarkEnd w:id="118"/>
      <w:bookmarkEnd w:id="119"/>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lastRenderedPageBreak/>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120" w:name="_Toc439685226"/>
      <w:bookmarkStart w:id="121" w:name="_Toc368904917"/>
      <w:bookmarkStart w:id="122" w:name="_Toc412540092"/>
      <w:bookmarkStart w:id="123" w:name="_Toc392576955"/>
      <w:r w:rsidRPr="00777AC1">
        <w:rPr>
          <w:b/>
          <w:lang w:val="en-AU" w:eastAsia="en-GB"/>
        </w:rPr>
        <w:t>Association</w:t>
      </w:r>
    </w:p>
    <w:p w14:paraId="5D865D06" w14:textId="0F28753A" w:rsidR="00017C84" w:rsidRPr="00777AC1" w:rsidRDefault="00017C84" w:rsidP="00C128E3">
      <w:pPr>
        <w:spacing w:after="120" w:line="240" w:lineRule="auto"/>
        <w:rPr>
          <w:rFonts w:cs="Arial"/>
          <w:lang w:val="en-AU" w:eastAsia="en-GB"/>
        </w:rPr>
      </w:pPr>
      <w:r w:rsidRPr="00777AC1">
        <w:rPr>
          <w:rFonts w:cs="Arial"/>
          <w:lang w:val="en-AU" w:eastAsia="en-GB"/>
        </w:rPr>
        <w:t>Semantic relationship between two or more classifiers that specifies connections among their instances.</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(2)  Feature within a classifier that describes a range of values that instances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120"/>
      <w:bookmarkEnd w:id="121"/>
      <w:bookmarkEnd w:id="122"/>
      <w:bookmarkEnd w:id="123"/>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C128E3">
      <w:pPr>
        <w:spacing w:after="0" w:line="240" w:lineRule="auto"/>
        <w:jc w:val="left"/>
        <w:rPr>
          <w:lang w:val="en-AU" w:eastAsia="en-GB"/>
        </w:rPr>
      </w:pPr>
      <w:bookmarkStart w:id="124" w:name="_Toc412540094"/>
      <w:bookmarkStart w:id="125" w:name="_Toc368904919"/>
      <w:bookmarkStart w:id="126" w:name="_Toc392576957"/>
      <w:bookmarkStart w:id="127" w:name="_Toc439685228"/>
      <w:r w:rsidRPr="00777AC1">
        <w:rPr>
          <w:b/>
          <w:lang w:val="en-AU" w:eastAsia="en-GB"/>
        </w:rPr>
        <w:t>Classification</w:t>
      </w:r>
    </w:p>
    <w:p w14:paraId="0F509237" w14:textId="1D8FDE70" w:rsidR="000F7516" w:rsidRPr="00777AC1"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w:t>
      </w:r>
      <w:proofErr w:type="gramStart"/>
      <w:r w:rsidRPr="00777AC1">
        <w:rPr>
          <w:rFonts w:cs="Arial"/>
          <w:lang w:val="en-AU" w:eastAsia="en-GB"/>
        </w:rPr>
        <w:t>real world</w:t>
      </w:r>
      <w:proofErr w:type="gramEnd"/>
      <w:r w:rsidRPr="00777AC1">
        <w:rPr>
          <w:rFonts w:cs="Arial"/>
          <w:lang w:val="en-AU" w:eastAsia="en-GB"/>
        </w:rPr>
        <w:t xml:space="preserve"> feature, including consideration of </w:t>
      </w:r>
      <w:r w:rsidRPr="00777AC1">
        <w:rPr>
          <w:rFonts w:cs="Arial"/>
          <w:b/>
          <w:lang w:val="en-AU" w:eastAsia="en-GB"/>
        </w:rPr>
        <w:t>data quality</w:t>
      </w:r>
      <w:r w:rsidRPr="00777AC1">
        <w:rPr>
          <w:rFonts w:cs="Arial"/>
          <w:lang w:val="en-AU" w:eastAsia="en-GB"/>
        </w:rPr>
        <w:t>.</w:t>
      </w:r>
    </w:p>
    <w:bookmarkEnd w:id="124"/>
    <w:bookmarkEnd w:id="125"/>
    <w:bookmarkEnd w:id="126"/>
    <w:bookmarkEnd w:id="127"/>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6B6AA5CB"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lastRenderedPageBreak/>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86397E9"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Integer, Real, Boolean, S</w:t>
      </w:r>
      <w:r w:rsidR="0044569B">
        <w:rPr>
          <w:rFonts w:cs="Arial"/>
          <w:lang w:val="en-AU" w:eastAsia="en-GB"/>
        </w:rPr>
        <w:t xml:space="preserve">tring, </w:t>
      </w:r>
      <w:proofErr w:type="spellStart"/>
      <w:r w:rsidR="0044569B">
        <w:rPr>
          <w:rFonts w:cs="Arial"/>
          <w:lang w:val="en-AU" w:eastAsia="en-GB"/>
        </w:rPr>
        <w:t>DirectPosition</w:t>
      </w:r>
      <w:proofErr w:type="spellEnd"/>
      <w:r w:rsidR="0044569B">
        <w:rPr>
          <w:rFonts w:cs="Arial"/>
          <w:lang w:val="en-AU" w:eastAsia="en-GB"/>
        </w:rPr>
        <w:t xml:space="preserve"> and 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128" w:name="_Toc368904923"/>
      <w:bookmarkStart w:id="129" w:name="_Toc412540097"/>
      <w:bookmarkStart w:id="130" w:name="_Toc392576960"/>
      <w:bookmarkStart w:id="131" w:name="_Toc439685231"/>
      <w:r w:rsidRPr="000A19BF">
        <w:rPr>
          <w:b/>
        </w:rPr>
        <w:t>Display Priority</w:t>
      </w:r>
      <w:bookmarkEnd w:id="128"/>
      <w:bookmarkEnd w:id="129"/>
      <w:bookmarkEnd w:id="130"/>
      <w:bookmarkEnd w:id="131"/>
    </w:p>
    <w:p w14:paraId="544930BA" w14:textId="4A36C554"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4E17D6">
        <w:rPr>
          <w:rFonts w:cs="Arial"/>
        </w:rPr>
        <w:t xml:space="preserve">Hierarchy to determine which </w:t>
      </w:r>
      <w:r w:rsidRPr="004E17D6">
        <w:rPr>
          <w:rFonts w:cs="Arial"/>
          <w:b/>
        </w:rPr>
        <w:t>feature</w:t>
      </w:r>
      <w:r w:rsidRPr="004E17D6">
        <w:rPr>
          <w:rFonts w:cs="Arial"/>
        </w:rPr>
        <w:t xml:space="preserve"> is to</w:t>
      </w:r>
      <w:r w:rsidRPr="00693533">
        <w:rPr>
          <w:rFonts w:cs="Arial"/>
        </w:rPr>
        <w:t xml:space="preserve"> be displayed when two features overlap.</w:t>
      </w:r>
      <w:r w:rsidR="00EE3367" w:rsidRPr="00693533">
        <w:rPr>
          <w:rFonts w:cs="Arial"/>
        </w:rPr>
        <w:t xml:space="preserve"> </w:t>
      </w:r>
      <w:r w:rsidRPr="00693533">
        <w:rPr>
          <w:rFonts w:cs="Arial"/>
        </w:rPr>
        <w:t>Priority 2 overwrites 1.</w:t>
      </w:r>
    </w:p>
    <w:p w14:paraId="16DF206C" w14:textId="77777777" w:rsidR="00E73EDF" w:rsidRPr="00693533" w:rsidRDefault="007653F1" w:rsidP="00C128E3">
      <w:pPr>
        <w:spacing w:after="0" w:line="240" w:lineRule="auto"/>
      </w:pPr>
      <w:bookmarkStart w:id="132" w:name="_Toc368904924"/>
      <w:bookmarkStart w:id="133" w:name="_Toc392576961"/>
      <w:bookmarkStart w:id="134" w:name="_Toc412540098"/>
      <w:bookmarkStart w:id="135" w:name="_Toc439685232"/>
      <w:r w:rsidRPr="00693533">
        <w:rPr>
          <w:b/>
        </w:rPr>
        <w:t>ECDIS</w:t>
      </w:r>
      <w:bookmarkEnd w:id="132"/>
      <w:bookmarkEnd w:id="133"/>
      <w:bookmarkEnd w:id="134"/>
      <w:bookmarkEnd w:id="135"/>
    </w:p>
    <w:p w14:paraId="08EB8257" w14:textId="62C5A416"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(SENC) with positional information from navigation sensors to assist the Mariner in route planning and route monitoring, and if required display additional navigation-related information.</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Pr="000A19B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 xml:space="preserve">Abstraction of </w:t>
      </w:r>
      <w:proofErr w:type="gramStart"/>
      <w:r w:rsidRPr="00693533">
        <w:t>real world</w:t>
      </w:r>
      <w:proofErr w:type="gramEnd"/>
      <w:r w:rsidRPr="00693533">
        <w:t xml:space="preserve">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136" w:name="_Toc346149784"/>
      <w:bookmarkStart w:id="137" w:name="_Toc412540100"/>
      <w:bookmarkStart w:id="138" w:name="_Toc346156158"/>
      <w:bookmarkStart w:id="139" w:name="_Toc392576963"/>
      <w:bookmarkStart w:id="140" w:name="_Toc348447688"/>
      <w:bookmarkStart w:id="141" w:name="_Toc368904926"/>
      <w:bookmarkStart w:id="142"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lastRenderedPageBreak/>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type has a name, a </w:t>
      </w:r>
      <w:r w:rsidR="008D2F07" w:rsidRPr="000A19BF">
        <w:rPr>
          <w:rFonts w:cs="Arial"/>
          <w:b/>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instance has an attribute value taken from the value domain of the feature </w:t>
      </w:r>
      <w:r w:rsidR="008D2F07" w:rsidRPr="000A19BF">
        <w:rPr>
          <w:rFonts w:cs="Arial"/>
          <w:b/>
          <w:lang w:val="en-AU" w:eastAsia="en-GB"/>
        </w:rPr>
        <w:t>attribute</w:t>
      </w:r>
      <w:r w:rsidR="008D2F07" w:rsidRPr="000A19BF">
        <w:rPr>
          <w:rFonts w:cs="Arial"/>
          <w:lang w:val="en-AU" w:eastAsia="en-GB"/>
        </w:rPr>
        <w:t xml:space="preserve"> type.</w:t>
      </w:r>
    </w:p>
    <w:p w14:paraId="53CD460E" w14:textId="4F2DB6FC"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Pr="000A19BF">
        <w:rPr>
          <w:rFonts w:cs="Arial"/>
          <w:b/>
          <w:lang w:val="en-AU" w:eastAsia="en-GB"/>
        </w:rPr>
        <w:t>feature catalogue</w:t>
      </w:r>
      <w:r w:rsidRPr="000A19BF">
        <w:rPr>
          <w:rFonts w:cs="Arial"/>
          <w:lang w:val="en-AU" w:eastAsia="en-GB"/>
        </w:rPr>
        <w:t xml:space="preserve">, a feature </w:t>
      </w:r>
      <w:r w:rsidRPr="000A19BF">
        <w:rPr>
          <w:rFonts w:cs="Arial"/>
          <w:b/>
          <w:lang w:val="en-AU" w:eastAsia="en-GB"/>
        </w:rPr>
        <w:t>attribute</w:t>
      </w:r>
      <w:r w:rsidRPr="000A19BF">
        <w:rPr>
          <w:rFonts w:cs="Arial"/>
          <w:lang w:val="en-AU" w:eastAsia="en-GB"/>
        </w:rPr>
        <w:t xml:space="preserve"> may include a value domain but does not specify </w:t>
      </w:r>
      <w:r w:rsidRPr="000A19BF">
        <w:rPr>
          <w:rFonts w:cs="Arial"/>
          <w:b/>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136"/>
      <w:bookmarkEnd w:id="137"/>
      <w:bookmarkEnd w:id="138"/>
      <w:bookmarkEnd w:id="139"/>
      <w:bookmarkEnd w:id="140"/>
      <w:bookmarkEnd w:id="141"/>
      <w:bookmarkEnd w:id="142"/>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143" w:name="_Toc392576964"/>
      <w:bookmarkStart w:id="144" w:name="_Toc412540101"/>
      <w:bookmarkStart w:id="145" w:name="_Toc368904927"/>
      <w:bookmarkStart w:id="146" w:name="_Toc439685235"/>
      <w:bookmarkStart w:id="147" w:name="_Toc348447689"/>
      <w:bookmarkStart w:id="148" w:name="_Toc346149785"/>
      <w:bookmarkStart w:id="149"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143"/>
      <w:bookmarkEnd w:id="144"/>
      <w:bookmarkEnd w:id="145"/>
      <w:bookmarkEnd w:id="146"/>
    </w:p>
    <w:p w14:paraId="334D132B" w14:textId="77777777" w:rsidR="00E73EDF" w:rsidRPr="000A19BF" w:rsidRDefault="007653F1" w:rsidP="00C128E3">
      <w:pPr>
        <w:spacing w:after="120" w:line="240" w:lineRule="auto"/>
        <w:rPr>
          <w:rFonts w:cs="Arial"/>
          <w:bCs/>
          <w:lang w:eastAsia="en-GB"/>
        </w:rPr>
      </w:pPr>
      <w:bookmarkStart w:id="150" w:name="_Toc353889549"/>
      <w:bookmarkStart w:id="151" w:name="_Toc353889829"/>
      <w:bookmarkStart w:id="152"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147"/>
      <w:bookmarkEnd w:id="148"/>
      <w:bookmarkEnd w:id="149"/>
      <w:bookmarkEnd w:id="150"/>
      <w:bookmarkEnd w:id="151"/>
      <w:bookmarkEnd w:id="152"/>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248A3C3E" w14:textId="4FEA26D0" w:rsidR="00AC3D24" w:rsidRDefault="00AC3D24" w:rsidP="00C128E3">
      <w:pPr>
        <w:keepNext/>
        <w:keepLines/>
        <w:spacing w:after="0" w:line="240" w:lineRule="auto"/>
        <w:rPr>
          <w:ins w:id="153" w:author="Raphael Malyankar" w:date="2022-11-09T22:19:00Z"/>
          <w:b/>
          <w:lang w:val="en-AU" w:eastAsia="en-GB"/>
        </w:rPr>
      </w:pPr>
      <w:ins w:id="154" w:author="Raphael Malyankar" w:date="2022-11-09T22:19:00Z">
        <w:r>
          <w:rPr>
            <w:b/>
            <w:lang w:val="en-AU" w:eastAsia="en-GB"/>
          </w:rPr>
          <w:t>Loxodrome</w:t>
        </w:r>
      </w:ins>
    </w:p>
    <w:p w14:paraId="64DFCBE8" w14:textId="52E40541" w:rsidR="00AC3D24" w:rsidRPr="00AC3D24" w:rsidRDefault="00AC3D24" w:rsidP="00C128E3">
      <w:pPr>
        <w:keepNext/>
        <w:keepLines/>
        <w:spacing w:after="0" w:line="240" w:lineRule="auto"/>
        <w:rPr>
          <w:ins w:id="155" w:author="Raphael Malyankar" w:date="2022-11-09T22:20:00Z"/>
          <w:bCs/>
          <w:lang w:val="en-AU" w:eastAsia="en-GB"/>
        </w:rPr>
      </w:pPr>
      <w:ins w:id="156" w:author="Raphael Malyankar" w:date="2022-11-09T22:19:00Z">
        <w:r w:rsidRPr="00AC3D24">
          <w:rPr>
            <w:bCs/>
            <w:lang w:val="en-AU" w:eastAsia="en-GB"/>
          </w:rPr>
          <w:t>A loxodrome is a line crossing all meridians at the same angle, that is, a path of constant bearing.</w:t>
        </w:r>
      </w:ins>
    </w:p>
    <w:p w14:paraId="10AA8321" w14:textId="77777777" w:rsidR="00AC3D24" w:rsidRDefault="00AC3D24" w:rsidP="00C128E3">
      <w:pPr>
        <w:keepNext/>
        <w:keepLines/>
        <w:spacing w:after="0" w:line="240" w:lineRule="auto"/>
        <w:rPr>
          <w:ins w:id="157" w:author="Raphael Malyankar" w:date="2022-11-09T22:19:00Z"/>
          <w:b/>
          <w:lang w:val="en-AU" w:eastAsia="en-GB"/>
        </w:rPr>
      </w:pPr>
    </w:p>
    <w:p w14:paraId="04E9B8E0" w14:textId="4F5254C0"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77777777" w:rsidR="00890DB1" w:rsidRPr="00693533" w:rsidRDefault="00890DB1" w:rsidP="00C128E3">
      <w:pPr>
        <w:autoSpaceDE w:val="0"/>
        <w:autoSpaceDN w:val="0"/>
        <w:adjustRightInd w:val="0"/>
        <w:spacing w:after="120" w:line="240" w:lineRule="auto"/>
        <w:rPr>
          <w:rFonts w:cs="Arial"/>
        </w:rPr>
      </w:pPr>
      <w:r w:rsidRPr="004E17D6">
        <w:rPr>
          <w:rFonts w:cs="Arial"/>
        </w:rPr>
        <w:t>The larger value of the ratio of the linear dimensions of features of a dataset presented in the display and the actual dimensions of the features represented (largest scale) of the scale range of the dataset.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77777777" w:rsidR="00E73EDF" w:rsidRPr="00693533" w:rsidRDefault="007653F1" w:rsidP="00C128E3">
      <w:pPr>
        <w:spacing w:after="120" w:line="240" w:lineRule="auto"/>
        <w:rPr>
          <w:rFonts w:cs="Arial"/>
        </w:rPr>
      </w:pPr>
      <w:r w:rsidRPr="004E17D6">
        <w:rPr>
          <w:rFonts w:cs="Arial"/>
        </w:rPr>
        <w:t>The smaller value of the ratio of the linear dimensions of features of a dataset presented in the display and the actual dimensions of the features represented (smallest scale) of the scale range of the dataset.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proofErr w:type="gramStart"/>
      <w:r w:rsidR="005134E3" w:rsidRPr="000A19BF">
        <w:rPr>
          <w:rFonts w:cs="Arial"/>
          <w:lang w:val="en-AU" w:eastAsia="en-GB"/>
        </w:rPr>
        <w:t>1..</w:t>
      </w:r>
      <w:proofErr w:type="gramEnd"/>
      <w:r w:rsidR="005134E3" w:rsidRPr="000A19BF">
        <w:rPr>
          <w:rFonts w:cs="Arial"/>
          <w:lang w:val="en-AU" w:eastAsia="en-GB"/>
        </w:rPr>
        <w:t>* (one to many); 1 (exactly one);</w:t>
      </w:r>
      <w:r w:rsidRPr="000A19BF">
        <w:rPr>
          <w:rFonts w:cs="Arial"/>
          <w:lang w:val="en-AU" w:eastAsia="en-GB"/>
        </w:rPr>
        <w:t xml:space="preserve"> 0..1 (zero or one)</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1BB733D4"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lastRenderedPageBreak/>
        <w:t xml:space="preserve">The viewing scale is larger than the value considered by the data producer to be the largest intended </w:t>
      </w:r>
      <w:r w:rsidR="006C31D7">
        <w:rPr>
          <w:rFonts w:cs="Arial"/>
        </w:rPr>
        <w:t>(maximum)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Pr="000A19BF"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A19BF">
        <w:rPr>
          <w:rFonts w:cs="Arial"/>
          <w:b/>
          <w:lang w:val="en-AU" w:eastAsia="en-GB"/>
        </w:rPr>
        <w:t>boundary</w:t>
      </w:r>
      <w:r w:rsidRPr="000A19BF">
        <w:rPr>
          <w:rFonts w:cs="Arial"/>
          <w:lang w:val="en-AU" w:eastAsia="en-GB"/>
        </w:rPr>
        <w:t xml:space="preserve"> of a point is the empty set.</w:t>
      </w:r>
    </w:p>
    <w:p w14:paraId="69A088E6" w14:textId="0831C9F8" w:rsidR="0017347B" w:rsidRPr="000A19BF" w:rsidRDefault="0017347B" w:rsidP="00C128E3">
      <w:pPr>
        <w:keepNext/>
        <w:keepLines/>
        <w:spacing w:after="0" w:line="240" w:lineRule="auto"/>
        <w:rPr>
          <w:b/>
          <w:lang w:val="en-AU" w:eastAsia="en-GB"/>
        </w:rPr>
      </w:pPr>
      <w:bookmarkStart w:id="158" w:name="_Toc346149790"/>
      <w:bookmarkStart w:id="159" w:name="_Toc348447694"/>
      <w:bookmarkStart w:id="160" w:name="_Toc368904933"/>
      <w:bookmarkStart w:id="161" w:name="_Toc346156164"/>
      <w:bookmarkStart w:id="162" w:name="_Toc392576969"/>
      <w:bookmarkStart w:id="163" w:name="_Toc412540106"/>
      <w:bookmarkStart w:id="16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158"/>
    <w:bookmarkEnd w:id="159"/>
    <w:bookmarkEnd w:id="160"/>
    <w:bookmarkEnd w:id="161"/>
    <w:bookmarkEnd w:id="162"/>
    <w:bookmarkEnd w:id="163"/>
    <w:bookmarkEnd w:id="164"/>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4D9CA5FF"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The smallest scale at which a feature is 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scale minimum of 1:45,000, would not be displayed at a scale of 1:90,000).</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3420DB">
        <w:rPr>
          <w:rFonts w:cs="Arial"/>
          <w:b/>
          <w:lang w:val="en-AU" w:eastAsia="en-GB"/>
        </w:rPr>
        <w:t>curves</w:t>
      </w:r>
      <w:r w:rsidRPr="003420DB">
        <w:rPr>
          <w:rFonts w:cs="Arial"/>
          <w:lang w:val="en-AU" w:eastAsia="en-GB"/>
        </w:rPr>
        <w:t xml:space="preserve"> that delineate the limits of the surface.</w:t>
      </w:r>
    </w:p>
    <w:p w14:paraId="3735D0D1" w14:textId="77777777" w:rsidR="00E73EDF" w:rsidRPr="003420DB" w:rsidRDefault="007653F1" w:rsidP="00C128E3">
      <w:pPr>
        <w:keepNext/>
        <w:keepLines/>
        <w:spacing w:after="0" w:line="240" w:lineRule="auto"/>
        <w:jc w:val="left"/>
      </w:pPr>
      <w:bookmarkStart w:id="165" w:name="_Toc348447698"/>
      <w:bookmarkStart w:id="166" w:name="_Toc346149794"/>
      <w:bookmarkStart w:id="167" w:name="_Toc368904937"/>
      <w:bookmarkStart w:id="168" w:name="_Toc412540111"/>
      <w:bookmarkStart w:id="169" w:name="_Toc439685245"/>
      <w:bookmarkStart w:id="170" w:name="_Toc392576973"/>
      <w:bookmarkStart w:id="171" w:name="_Toc346156168"/>
      <w:r w:rsidRPr="003420DB">
        <w:rPr>
          <w:b/>
        </w:rPr>
        <w:t>Symbol Size</w:t>
      </w:r>
      <w:bookmarkEnd w:id="165"/>
      <w:bookmarkEnd w:id="166"/>
      <w:bookmarkEnd w:id="167"/>
      <w:bookmarkEnd w:id="168"/>
      <w:bookmarkEnd w:id="169"/>
      <w:bookmarkEnd w:id="170"/>
      <w:bookmarkEnd w:id="171"/>
    </w:p>
    <w:p w14:paraId="2698C38F" w14:textId="77777777"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4E17D6">
        <w:rPr>
          <w:rFonts w:cs="Arial"/>
        </w:rPr>
        <w:t>The size is specified in normalized units of 0.01 mm. The minimum dimension is always more than 4 mm. This size applies to display on a standard minimum screen.</w:t>
      </w:r>
    </w:p>
    <w:p w14:paraId="33669B84" w14:textId="77777777" w:rsidR="00E73EDF" w:rsidRPr="003420DB" w:rsidRDefault="007653F1" w:rsidP="00C128E3">
      <w:pPr>
        <w:keepNext/>
        <w:keepLines/>
        <w:spacing w:after="0" w:line="240" w:lineRule="auto"/>
        <w:jc w:val="left"/>
      </w:pPr>
      <w:bookmarkStart w:id="172" w:name="_Toc346156170"/>
      <w:bookmarkStart w:id="173" w:name="_Toc348447700"/>
      <w:bookmarkStart w:id="174" w:name="_Toc368904939"/>
      <w:bookmarkStart w:id="175" w:name="_Toc392576975"/>
      <w:bookmarkStart w:id="176" w:name="_Toc439685247"/>
      <w:bookmarkStart w:id="177" w:name="_Toc412540113"/>
      <w:bookmarkStart w:id="178" w:name="_Toc346149796"/>
      <w:r w:rsidRPr="003420DB">
        <w:rPr>
          <w:b/>
        </w:rPr>
        <w:t>Text Label</w:t>
      </w:r>
      <w:bookmarkEnd w:id="172"/>
      <w:bookmarkEnd w:id="173"/>
      <w:bookmarkEnd w:id="174"/>
      <w:bookmarkEnd w:id="175"/>
      <w:bookmarkEnd w:id="176"/>
      <w:bookmarkEnd w:id="177"/>
      <w:bookmarkEnd w:id="178"/>
    </w:p>
    <w:p w14:paraId="0268F418" w14:textId="4A9C572F" w:rsidR="00E73EDF" w:rsidRPr="003420DB" w:rsidRDefault="007653F1" w:rsidP="00C128E3">
      <w:pP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3420DB">
        <w:rPr>
          <w:rFonts w:cs="Arial"/>
        </w:rPr>
        <w:t xml:space="preserve">A textual description of a </w:t>
      </w:r>
      <w:r w:rsidRPr="003420DB">
        <w:rPr>
          <w:rFonts w:cs="Arial" w:hint="eastAsia"/>
          <w:b/>
        </w:rPr>
        <w:t>feature</w:t>
      </w:r>
      <w:r w:rsidRPr="003420DB">
        <w:rPr>
          <w:rFonts w:cs="Arial"/>
        </w:rPr>
        <w:t xml:space="preserve">. Can be formatted to include standard text as well as </w:t>
      </w:r>
      <w:r w:rsidRPr="003420DB">
        <w:rPr>
          <w:rFonts w:cs="Arial"/>
          <w:b/>
        </w:rPr>
        <w:t>feature attribute</w:t>
      </w:r>
      <w:r w:rsidRPr="003420DB">
        <w:rPr>
          <w:rFonts w:cs="Arial"/>
        </w:rPr>
        <w:t xml:space="preserve"> values. For example, light descriptions, place names etc.</w:t>
      </w:r>
    </w:p>
    <w:p w14:paraId="0F68E7BB" w14:textId="77777777" w:rsidR="00E73EDF" w:rsidRPr="004E17D6" w:rsidRDefault="007653F1" w:rsidP="00C128E3">
      <w:pPr>
        <w:spacing w:after="0" w:line="240" w:lineRule="auto"/>
        <w:jc w:val="left"/>
      </w:pPr>
      <w:bookmarkStart w:id="179" w:name="_Toc346149799"/>
      <w:bookmarkStart w:id="180" w:name="_Toc346156173"/>
      <w:bookmarkStart w:id="181" w:name="_Toc392576976"/>
      <w:bookmarkStart w:id="182" w:name="_Toc412540114"/>
      <w:bookmarkStart w:id="183" w:name="_Toc439685248"/>
      <w:bookmarkStart w:id="184" w:name="_Toc348447703"/>
      <w:bookmarkStart w:id="185" w:name="_Toc368904942"/>
      <w:r w:rsidRPr="004E17D6">
        <w:rPr>
          <w:b/>
        </w:rPr>
        <w:t>Transparent Fill</w:t>
      </w:r>
      <w:bookmarkEnd w:id="179"/>
      <w:bookmarkEnd w:id="180"/>
      <w:bookmarkEnd w:id="181"/>
      <w:bookmarkEnd w:id="182"/>
      <w:bookmarkEnd w:id="183"/>
      <w:bookmarkEnd w:id="184"/>
      <w:bookmarkEnd w:id="185"/>
    </w:p>
    <w:p w14:paraId="468EAE74" w14:textId="734A3106"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A method of identifying features of </w:t>
      </w:r>
      <w:r w:rsidRPr="00693533">
        <w:rPr>
          <w:rFonts w:cs="Arial"/>
          <w:b/>
        </w:rPr>
        <w:t>geometric primitive</w:t>
      </w:r>
      <w:r w:rsidRPr="00693533">
        <w:rPr>
          <w:rFonts w:cs="Arial"/>
        </w:rPr>
        <w:t xml:space="preserve"> </w:t>
      </w:r>
      <w:r w:rsidRPr="00693533">
        <w:rPr>
          <w:rFonts w:cs="Arial"/>
          <w:b/>
        </w:rPr>
        <w:t>surface</w:t>
      </w:r>
      <w:r w:rsidRPr="00693533">
        <w:rPr>
          <w:rFonts w:cs="Arial"/>
        </w:rPr>
        <w:t xml:space="preserve"> by covering a given percentage of each </w:t>
      </w:r>
      <w:proofErr w:type="gramStart"/>
      <w:r w:rsidRPr="00693533">
        <w:rPr>
          <w:rFonts w:cs="Arial"/>
        </w:rPr>
        <w:t>4 pixel</w:t>
      </w:r>
      <w:proofErr w:type="gramEnd"/>
      <w:r w:rsidRPr="00693533">
        <w:rPr>
          <w:rFonts w:cs="Arial"/>
        </w:rPr>
        <w:t xml:space="preserve"> square with the fill colour, leaving the remainder "transparent".</w:t>
      </w:r>
      <w:r w:rsidR="00953516" w:rsidRPr="00693533">
        <w:rPr>
          <w:rFonts w:cs="Arial"/>
        </w:rPr>
        <w:t xml:space="preserve"> </w:t>
      </w:r>
      <w:r w:rsidRPr="00693533">
        <w:rPr>
          <w:rFonts w:cs="Arial"/>
        </w:rPr>
        <w:t>Used to ensure the information underneath shows through.</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0A34C7C3" w:rsidR="00007CB4" w:rsidRPr="003420DB"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6AC7677D" w14:textId="77777777" w:rsidR="00E73EDF" w:rsidRPr="003420DB" w:rsidRDefault="007653F1" w:rsidP="00C128E3">
      <w:pPr>
        <w:spacing w:after="0" w:line="240" w:lineRule="auto"/>
        <w:jc w:val="left"/>
      </w:pPr>
      <w:bookmarkStart w:id="186" w:name="_Toc368904945"/>
      <w:bookmarkStart w:id="187" w:name="_Toc392576977"/>
      <w:bookmarkStart w:id="188" w:name="_Toc412540115"/>
      <w:bookmarkStart w:id="189" w:name="_Toc439685249"/>
      <w:r w:rsidRPr="003420DB">
        <w:rPr>
          <w:b/>
        </w:rPr>
        <w:t>Warning</w:t>
      </w:r>
      <w:bookmarkEnd w:id="186"/>
      <w:bookmarkEnd w:id="187"/>
      <w:bookmarkEnd w:id="188"/>
      <w:bookmarkEnd w:id="189"/>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531200A5" w:rsidR="00E73EDF" w:rsidRDefault="007653F1" w:rsidP="00C128E3">
      <w:pPr>
        <w:pStyle w:val="Heading3"/>
        <w:tabs>
          <w:tab w:val="clear" w:pos="660"/>
          <w:tab w:val="clear" w:pos="880"/>
          <w:tab w:val="left" w:pos="851"/>
        </w:tabs>
        <w:spacing w:before="120" w:after="120" w:line="240" w:lineRule="auto"/>
        <w:ind w:left="851" w:hanging="851"/>
        <w:jc w:val="both"/>
      </w:pPr>
      <w:bookmarkStart w:id="190" w:name="_Toc515440315"/>
      <w:bookmarkStart w:id="191" w:name="_Toc517858824"/>
      <w:bookmarkStart w:id="192" w:name="_Toc519859064"/>
      <w:bookmarkStart w:id="193" w:name="_Toc521495108"/>
      <w:bookmarkStart w:id="194" w:name="_Toc439685250"/>
      <w:bookmarkStart w:id="195" w:name="_Toc225648276"/>
      <w:bookmarkStart w:id="196" w:name="_Toc225065133"/>
      <w:bookmarkStart w:id="197" w:name="_Toc120228610"/>
      <w:bookmarkEnd w:id="190"/>
      <w:bookmarkEnd w:id="191"/>
      <w:bookmarkEnd w:id="192"/>
      <w:bookmarkEnd w:id="193"/>
      <w:r w:rsidRPr="00283FB5">
        <w:t>Abbreviations</w:t>
      </w:r>
      <w:bookmarkEnd w:id="194"/>
      <w:bookmarkEnd w:id="195"/>
      <w:bookmarkEnd w:id="196"/>
      <w:bookmarkEnd w:id="197"/>
    </w:p>
    <w:p w14:paraId="74AF8EC2" w14:textId="07B96668" w:rsidR="00074200" w:rsidRPr="00074200" w:rsidRDefault="00074200" w:rsidP="00074200">
      <w:r w:rsidRPr="00074200">
        <w:t>This product specification adopts the following convention for symbols and abbreviated terms</w:t>
      </w:r>
      <w:r>
        <w:t>.</w:t>
      </w:r>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Pr="00693533" w:rsidRDefault="001B27C9" w:rsidP="00C128E3">
      <w:pPr>
        <w:spacing w:after="120" w:line="240" w:lineRule="auto"/>
      </w:pPr>
      <w:r w:rsidRPr="00693533">
        <w:t>ENC</w:t>
      </w:r>
      <w:r w:rsidRPr="00693533">
        <w:tab/>
      </w:r>
      <w:r w:rsidRPr="00693533">
        <w:tab/>
        <w:t>Electronic Navigational Chart</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2ED90D74" w:rsidR="001B27C9" w:rsidRDefault="001B27C9" w:rsidP="00C128E3">
      <w:pPr>
        <w:spacing w:after="120" w:line="240" w:lineRule="auto"/>
      </w:pPr>
      <w:r w:rsidRPr="003420DB">
        <w:t>GFM</w:t>
      </w:r>
      <w:r w:rsidRPr="003420DB">
        <w:tab/>
      </w:r>
      <w:r w:rsidRPr="003420DB">
        <w:tab/>
        <w:t>General Feature Model</w:t>
      </w:r>
    </w:p>
    <w:p w14:paraId="57E5F068" w14:textId="2DAC05E6" w:rsidR="0066226A" w:rsidRPr="003420DB" w:rsidRDefault="0066226A" w:rsidP="00C128E3">
      <w:pPr>
        <w:spacing w:after="120" w:line="240" w:lineRule="auto"/>
      </w:pPr>
      <w:r>
        <w:t>GML</w:t>
      </w:r>
      <w:r>
        <w:tab/>
      </w:r>
      <w:r>
        <w:tab/>
        <w:t xml:space="preserve">Geography </w:t>
      </w:r>
      <w:proofErr w:type="spellStart"/>
      <w:r>
        <w:t>Markup</w:t>
      </w:r>
      <w:proofErr w:type="spellEnd"/>
      <w:r>
        <w:t xml:space="preserve"> Language</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lastRenderedPageBreak/>
        <w:t>IMO</w:t>
      </w:r>
      <w:r w:rsidRPr="00693533">
        <w:tab/>
      </w:r>
      <w:r w:rsidRPr="00693533">
        <w:tab/>
        <w:t>International Maritime Organization</w:t>
      </w:r>
    </w:p>
    <w:p w14:paraId="1F5F1772" w14:textId="4786317B" w:rsidR="00E73EDF" w:rsidRDefault="007653F1" w:rsidP="00C128E3">
      <w:pPr>
        <w:spacing w:after="120" w:line="240" w:lineRule="auto"/>
      </w:pPr>
      <w:r w:rsidRPr="00693533">
        <w:t>ISO</w:t>
      </w:r>
      <w:r w:rsidRPr="00693533">
        <w:tab/>
      </w:r>
      <w:r w:rsidRPr="00693533">
        <w:tab/>
      </w:r>
      <w:ins w:id="198" w:author="Raphael Malyankar" w:date="2022-09-03T22:41:00Z">
        <w:r w:rsidR="00C845EB">
          <w:tab/>
        </w:r>
      </w:ins>
      <w:r w:rsidRPr="00693533">
        <w:t>International Organization for Standardization</w:t>
      </w:r>
    </w:p>
    <w:p w14:paraId="1763F641" w14:textId="6E9A5A40" w:rsidR="0066226A" w:rsidRDefault="0066226A" w:rsidP="00C128E3">
      <w:pPr>
        <w:spacing w:after="120" w:line="240" w:lineRule="auto"/>
      </w:pPr>
      <w:r>
        <w:t>JPEG</w:t>
      </w:r>
      <w:r>
        <w:tab/>
      </w:r>
      <w:r>
        <w:tab/>
        <w:t>Joint Photographic Experts Group</w:t>
      </w:r>
    </w:p>
    <w:p w14:paraId="32854B7A" w14:textId="301A6A3C" w:rsidR="00074200" w:rsidRPr="00693533" w:rsidRDefault="00074200" w:rsidP="00C128E3">
      <w:pPr>
        <w:spacing w:after="120" w:line="240" w:lineRule="auto"/>
      </w:pPr>
      <w:r>
        <w:t>MRN</w:t>
      </w:r>
      <w:r>
        <w:tab/>
      </w:r>
      <w:r>
        <w:tab/>
        <w:t>Maritime Resource Name</w:t>
      </w:r>
    </w:p>
    <w:p w14:paraId="68B18693" w14:textId="690D8D9D" w:rsidR="003F7046" w:rsidRDefault="003F7046" w:rsidP="00C128E3">
      <w:pPr>
        <w:spacing w:after="120" w:line="240" w:lineRule="auto"/>
      </w:pPr>
      <w:r w:rsidRPr="003420DB">
        <w:t>MSVS</w:t>
      </w:r>
      <w:r w:rsidRPr="003420DB">
        <w:tab/>
      </w:r>
      <w:r w:rsidRPr="003420DB">
        <w:tab/>
        <w:t>Mariners Selected Viewing Scale</w:t>
      </w:r>
    </w:p>
    <w:p w14:paraId="47FEB06D" w14:textId="0EB38B5F" w:rsidR="0066226A" w:rsidRDefault="0066226A" w:rsidP="00C128E3">
      <w:pPr>
        <w:spacing w:after="120" w:line="240" w:lineRule="auto"/>
      </w:pPr>
      <w:del w:id="199" w:author="Raphael Malyankar" w:date="2022-09-03T22:40:00Z">
        <w:r w:rsidDel="00F918A4">
          <w:delText>MTM</w:delText>
        </w:r>
      </w:del>
      <w:ins w:id="200" w:author="Raphael Malyankar" w:date="2022-09-03T22:40:00Z">
        <w:r w:rsidR="00F918A4">
          <w:t>MHI</w:t>
        </w:r>
      </w:ins>
      <w:r>
        <w:tab/>
      </w:r>
      <w:r>
        <w:tab/>
        <w:t xml:space="preserve">Marine </w:t>
      </w:r>
      <w:del w:id="201" w:author="Raphael Malyankar" w:date="2022-09-03T22:40:00Z">
        <w:r w:rsidDel="00F918A4">
          <w:delText>Traffic Management</w:delText>
        </w:r>
      </w:del>
      <w:ins w:id="202" w:author="Raphael Malyankar" w:date="2022-09-03T22:40:00Z">
        <w:r w:rsidR="00F918A4">
          <w:t>Harbour Infrastructure</w:t>
        </w:r>
      </w:ins>
    </w:p>
    <w:p w14:paraId="2A3121EA" w14:textId="6F12E64A" w:rsidR="0066226A" w:rsidRDefault="0066226A" w:rsidP="00C128E3">
      <w:pPr>
        <w:spacing w:after="120" w:line="240" w:lineRule="auto"/>
      </w:pPr>
      <w:r>
        <w:t>NIPWG</w:t>
      </w:r>
      <w:r>
        <w:tab/>
      </w:r>
      <w:r>
        <w:tab/>
      </w:r>
      <w:r w:rsidRPr="0066226A">
        <w:t>Nautical Information Provision Working Group</w:t>
      </w:r>
    </w:p>
    <w:p w14:paraId="43199C05" w14:textId="0B4CBAE7" w:rsidR="0066226A" w:rsidRDefault="0066226A" w:rsidP="00C128E3">
      <w:pPr>
        <w:spacing w:after="120" w:line="240" w:lineRule="auto"/>
        <w:rPr>
          <w:ins w:id="203" w:author="Raphael Malyankar" w:date="2022-09-03T22:41:00Z"/>
        </w:rPr>
      </w:pPr>
      <w:r>
        <w:t>PNG</w:t>
      </w:r>
      <w:r>
        <w:tab/>
      </w:r>
      <w:r>
        <w:tab/>
      </w:r>
      <w:r w:rsidRPr="0066226A">
        <w:t>Portable Network Graphics</w:t>
      </w:r>
    </w:p>
    <w:p w14:paraId="19AAE485" w14:textId="013774BD" w:rsidR="00C845EB" w:rsidRPr="003420DB" w:rsidRDefault="00C845EB" w:rsidP="00C128E3">
      <w:pPr>
        <w:spacing w:after="120" w:line="240" w:lineRule="auto"/>
      </w:pPr>
      <w:ins w:id="204" w:author="Raphael Malyankar" w:date="2022-09-03T22:41:00Z">
        <w:r>
          <w:t>SD</w:t>
        </w:r>
        <w:r>
          <w:tab/>
        </w:r>
        <w:r>
          <w:tab/>
        </w:r>
        <w:r>
          <w:tab/>
          <w:t>System Database</w:t>
        </w:r>
      </w:ins>
    </w:p>
    <w:p w14:paraId="1E1343F6" w14:textId="77777777" w:rsidR="00E73EDF" w:rsidRPr="003420DB" w:rsidRDefault="007653F1" w:rsidP="00C128E3">
      <w:pPr>
        <w:spacing w:after="120" w:line="240" w:lineRule="auto"/>
      </w:pPr>
      <w:r w:rsidRPr="003420DB">
        <w:t>SENC</w:t>
      </w:r>
      <w:r w:rsidRPr="003420DB">
        <w:tab/>
      </w:r>
      <w:r w:rsidRPr="003420DB">
        <w:tab/>
        <w:t>System Electronic Navigational Chart</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4AD6CDFE" w14:textId="6CCC2DFE" w:rsidR="0066226A" w:rsidRDefault="00147E47" w:rsidP="00C128E3">
      <w:pPr>
        <w:spacing w:after="120" w:line="240" w:lineRule="auto"/>
      </w:pPr>
      <w:r w:rsidRPr="003420DB">
        <w:t>UML</w:t>
      </w:r>
      <w:r w:rsidRPr="003420DB">
        <w:tab/>
      </w:r>
      <w:r w:rsidRPr="003420DB">
        <w:tab/>
        <w:t>Unified Modelling Language</w:t>
      </w:r>
    </w:p>
    <w:p w14:paraId="700D64AD" w14:textId="28ADD10D" w:rsidR="0066226A" w:rsidRPr="003420DB" w:rsidRDefault="0066226A" w:rsidP="00C128E3">
      <w:pPr>
        <w:spacing w:after="120" w:line="240" w:lineRule="auto"/>
      </w:pPr>
      <w:r>
        <w:t>URI</w:t>
      </w:r>
      <w:r>
        <w:tab/>
      </w:r>
      <w:r>
        <w:tab/>
      </w:r>
      <w:ins w:id="205" w:author="Raphael Malyankar" w:date="2022-09-03T22:37:00Z">
        <w:r w:rsidR="00C66616">
          <w:tab/>
        </w:r>
      </w:ins>
      <w:r w:rsidRPr="0066226A">
        <w:t>Uniform Resource Identifier</w:t>
      </w:r>
    </w:p>
    <w:p w14:paraId="3E9EF77B" w14:textId="113493D6" w:rsidR="00147E47" w:rsidRDefault="00147E47" w:rsidP="00C128E3">
      <w:pPr>
        <w:spacing w:after="120" w:line="240" w:lineRule="auto"/>
      </w:pPr>
      <w:r w:rsidRPr="003420DB">
        <w:t>URL</w:t>
      </w:r>
      <w:r w:rsidRPr="003420DB">
        <w:tab/>
      </w:r>
      <w:r w:rsidRPr="003420DB">
        <w:tab/>
      </w:r>
      <w:del w:id="206" w:author="Raphael Malyankar" w:date="2022-09-03T22:37:00Z">
        <w:r w:rsidRPr="003420DB" w:rsidDel="00C66616">
          <w:delText xml:space="preserve">Universal </w:delText>
        </w:r>
      </w:del>
      <w:ins w:id="207" w:author="Raphael Malyankar" w:date="2022-09-03T22:37:00Z">
        <w:r w:rsidR="00C66616">
          <w:t>Uniform</w:t>
        </w:r>
        <w:r w:rsidR="00C66616" w:rsidRPr="003420DB">
          <w:t xml:space="preserve"> </w:t>
        </w:r>
      </w:ins>
      <w:r w:rsidRPr="003420DB">
        <w:t>Resource Locator</w:t>
      </w:r>
    </w:p>
    <w:p w14:paraId="0E84A083" w14:textId="2B66C0D2" w:rsidR="0066226A" w:rsidRDefault="0066226A" w:rsidP="00C128E3">
      <w:pPr>
        <w:spacing w:after="120" w:line="240" w:lineRule="auto"/>
      </w:pPr>
      <w:r>
        <w:t>URN</w:t>
      </w:r>
      <w:r w:rsidR="00074200">
        <w:tab/>
      </w:r>
      <w:r w:rsidR="00074200">
        <w:tab/>
        <w:t>Uniform Resource Name</w:t>
      </w:r>
    </w:p>
    <w:p w14:paraId="3EABD60B" w14:textId="42C5C065" w:rsidR="00074200" w:rsidRPr="003420DB" w:rsidRDefault="00074200" w:rsidP="00C128E3">
      <w:pPr>
        <w:spacing w:after="120" w:line="240" w:lineRule="auto"/>
      </w:pPr>
      <w:r w:rsidRPr="00074200">
        <w:t>UTC</w:t>
      </w:r>
      <w:r w:rsidRPr="00074200">
        <w:tab/>
      </w:r>
      <w:r>
        <w:tab/>
      </w:r>
      <w:r w:rsidRPr="00074200">
        <w:t>Coordinated Universal Time</w:t>
      </w:r>
    </w:p>
    <w:p w14:paraId="6A561D7B" w14:textId="1F25E13A" w:rsidR="00147E47" w:rsidRDefault="00147E47" w:rsidP="00C128E3">
      <w:pPr>
        <w:spacing w:after="120" w:line="240" w:lineRule="auto"/>
      </w:pPr>
      <w:r w:rsidRPr="003420DB">
        <w:t>XML</w:t>
      </w:r>
      <w:r w:rsidRPr="003420DB">
        <w:tab/>
      </w:r>
      <w:r w:rsidRPr="003420DB">
        <w:tab/>
      </w:r>
      <w:del w:id="208" w:author="Raphael Malyankar" w:date="2022-11-09T16:57:00Z">
        <w:r w:rsidRPr="003420DB" w:rsidDel="006213FE">
          <w:delText xml:space="preserve">Extensible </w:delText>
        </w:r>
      </w:del>
      <w:proofErr w:type="spellStart"/>
      <w:ins w:id="209" w:author="Raphael Malyankar" w:date="2022-11-09T16:57:00Z">
        <w:r w:rsidR="006213FE">
          <w:t>eX</w:t>
        </w:r>
        <w:r w:rsidR="006213FE" w:rsidRPr="003420DB">
          <w:t>tensible</w:t>
        </w:r>
        <w:proofErr w:type="spellEnd"/>
        <w:r w:rsidR="006213FE" w:rsidRPr="003420DB">
          <w:t xml:space="preserve"> </w:t>
        </w:r>
      </w:ins>
      <w:proofErr w:type="spellStart"/>
      <w:r w:rsidRPr="003420DB">
        <w:t>Markup</w:t>
      </w:r>
      <w:proofErr w:type="spellEnd"/>
      <w:r w:rsidRPr="003420DB">
        <w:t xml:space="preserve"> Language</w:t>
      </w:r>
    </w:p>
    <w:p w14:paraId="5317ADA0" w14:textId="3772BA49" w:rsidR="0066226A" w:rsidRDefault="0066226A" w:rsidP="00C128E3">
      <w:pPr>
        <w:spacing w:after="120" w:line="240" w:lineRule="auto"/>
      </w:pPr>
      <w:r>
        <w:t>XSD</w:t>
      </w:r>
      <w:r>
        <w:tab/>
      </w:r>
      <w:r>
        <w:tab/>
      </w:r>
      <w:r w:rsidRPr="0066226A">
        <w:t>XML Schema Definition</w:t>
      </w:r>
    </w:p>
    <w:p w14:paraId="476142F5" w14:textId="4EF9B0D5" w:rsidR="00074200" w:rsidRDefault="00074200" w:rsidP="00C128E3">
      <w:pPr>
        <w:spacing w:after="120" w:line="240" w:lineRule="auto"/>
      </w:pPr>
      <w:r>
        <w:t>XSLT</w:t>
      </w:r>
      <w:r>
        <w:tab/>
      </w:r>
      <w:r>
        <w:tab/>
      </w:r>
      <w:proofErr w:type="spellStart"/>
      <w:r w:rsidRPr="00074200">
        <w:t>eXtensible</w:t>
      </w:r>
      <w:proofErr w:type="spellEnd"/>
      <w:r w:rsidRPr="00074200">
        <w:t xml:space="preserve"> Stylesheet Language Transformations</w:t>
      </w:r>
    </w:p>
    <w:p w14:paraId="0C2043F6" w14:textId="77777777" w:rsidR="00283FB5" w:rsidRPr="003420DB" w:rsidRDefault="00283FB5" w:rsidP="00C128E3">
      <w:pPr>
        <w:spacing w:after="120" w:line="240" w:lineRule="auto"/>
      </w:pPr>
    </w:p>
    <w:p w14:paraId="291925D7" w14:textId="11B91EAE" w:rsidR="00E73EDF" w:rsidRPr="00E07D00" w:rsidRDefault="00C11CC2" w:rsidP="00C128E3">
      <w:pPr>
        <w:pStyle w:val="Heading2"/>
        <w:tabs>
          <w:tab w:val="clear" w:pos="540"/>
          <w:tab w:val="clear" w:pos="700"/>
          <w:tab w:val="left" w:pos="709"/>
        </w:tabs>
        <w:spacing w:before="120" w:after="200" w:line="240" w:lineRule="auto"/>
        <w:ind w:left="709" w:hanging="709"/>
      </w:pPr>
      <w:bookmarkStart w:id="210" w:name="_Toc517858826"/>
      <w:bookmarkStart w:id="211" w:name="_Toc519859066"/>
      <w:bookmarkStart w:id="212" w:name="_Toc521495110"/>
      <w:bookmarkStart w:id="213" w:name="_Toc225648277"/>
      <w:bookmarkStart w:id="214" w:name="_Toc225065134"/>
      <w:bookmarkStart w:id="215" w:name="_Toc439685251"/>
      <w:bookmarkStart w:id="216" w:name="_Toc120228611"/>
      <w:bookmarkEnd w:id="210"/>
      <w:bookmarkEnd w:id="211"/>
      <w:bookmarkEnd w:id="212"/>
      <w:r>
        <w:t>General</w:t>
      </w:r>
      <w:r w:rsidR="007653F1" w:rsidRPr="00E07D00">
        <w:t xml:space="preserve"> </w:t>
      </w:r>
      <w:r>
        <w:t>d</w:t>
      </w:r>
      <w:r w:rsidR="007653F1" w:rsidRPr="00E07D00">
        <w:t xml:space="preserve">ata </w:t>
      </w:r>
      <w:r>
        <w:t>p</w:t>
      </w:r>
      <w:r w:rsidR="007653F1" w:rsidRPr="00E07D00">
        <w:t xml:space="preserve">roduct </w:t>
      </w:r>
      <w:r>
        <w:t>d</w:t>
      </w:r>
      <w:r w:rsidR="007653F1" w:rsidRPr="00E07D00">
        <w:t>escription</w:t>
      </w:r>
      <w:bookmarkEnd w:id="213"/>
      <w:bookmarkEnd w:id="214"/>
      <w:bookmarkEnd w:id="215"/>
      <w:bookmarkEnd w:id="216"/>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1B4ACFAF"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00E94A40">
        <w:t>Marine Harbour Infrastructure</w:t>
      </w:r>
    </w:p>
    <w:p w14:paraId="2DCA9633" w14:textId="6D73DB95"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00E94A40" w:rsidRPr="00E94A40">
        <w:rPr>
          <w:rFonts w:eastAsia="Times New Roman" w:cs="Arial"/>
          <w:lang w:eastAsia="en-GB"/>
        </w:rPr>
        <w:t xml:space="preserve">Marine </w:t>
      </w:r>
      <w:r w:rsidR="00E94A40">
        <w:rPr>
          <w:rFonts w:eastAsia="Times New Roman" w:cs="Arial"/>
          <w:lang w:eastAsia="en-GB"/>
        </w:rPr>
        <w:t>Harbour</w:t>
      </w:r>
      <w:r w:rsidR="00E94A40" w:rsidRPr="00E94A40">
        <w:rPr>
          <w:rFonts w:eastAsia="Times New Roman" w:cs="Arial"/>
          <w:lang w:eastAsia="en-GB"/>
        </w:rPr>
        <w:t xml:space="preserve"> </w:t>
      </w:r>
      <w:r w:rsidR="00E94A40">
        <w:rPr>
          <w:rFonts w:eastAsia="Times New Roman" w:cs="Arial"/>
          <w:lang w:eastAsia="en-GB"/>
        </w:rPr>
        <w:t>Infrastructure</w:t>
      </w:r>
      <w:r w:rsidR="00E94A40" w:rsidRPr="00E94A40">
        <w:rPr>
          <w:rFonts w:eastAsia="Times New Roman" w:cs="Arial"/>
          <w:lang w:eastAsia="en-GB"/>
        </w:rPr>
        <w:t xml:space="preserve"> (</w:t>
      </w:r>
      <w:r w:rsidR="00E94A40">
        <w:rPr>
          <w:rFonts w:eastAsia="Times New Roman" w:cs="Arial"/>
          <w:lang w:eastAsia="en-GB"/>
        </w:rPr>
        <w:t>MHI</w:t>
      </w:r>
      <w:r w:rsidR="00E94A40" w:rsidRPr="00E94A40">
        <w:rPr>
          <w:rFonts w:eastAsia="Times New Roman" w:cs="Arial"/>
          <w:lang w:eastAsia="en-GB"/>
        </w:rPr>
        <w:t xml:space="preserve">) datasets describe the </w:t>
      </w:r>
      <w:r w:rsidR="00E94A40">
        <w:rPr>
          <w:rFonts w:eastAsia="Times New Roman" w:cs="Arial"/>
          <w:lang w:eastAsia="en-GB"/>
        </w:rPr>
        <w:t>layout of port</w:t>
      </w:r>
      <w:r w:rsidR="00D15516">
        <w:rPr>
          <w:rFonts w:eastAsia="Times New Roman" w:cs="Arial"/>
          <w:lang w:eastAsia="en-GB"/>
        </w:rPr>
        <w:t xml:space="preserve"> facilities</w:t>
      </w:r>
      <w:r w:rsidR="00E94A40">
        <w:rPr>
          <w:rFonts w:eastAsia="Times New Roman" w:cs="Arial"/>
          <w:lang w:eastAsia="en-GB"/>
        </w:rPr>
        <w:t xml:space="preserve"> and the </w:t>
      </w:r>
      <w:r w:rsidR="00E94A40" w:rsidRPr="00E94A40">
        <w:rPr>
          <w:rFonts w:eastAsia="Times New Roman" w:cs="Arial"/>
          <w:lang w:eastAsia="en-GB"/>
        </w:rPr>
        <w:t xml:space="preserve">availability of </w:t>
      </w:r>
      <w:r w:rsidR="00D15516">
        <w:rPr>
          <w:rFonts w:eastAsia="Times New Roman" w:cs="Arial"/>
          <w:lang w:eastAsia="en-GB"/>
        </w:rPr>
        <w:t>port</w:t>
      </w:r>
      <w:r w:rsidR="00E94A40" w:rsidRPr="00E94A40">
        <w:rPr>
          <w:rFonts w:eastAsia="Times New Roman" w:cs="Arial"/>
          <w:lang w:eastAsia="en-GB"/>
        </w:rPr>
        <w:t xml:space="preserve"> services. </w:t>
      </w:r>
      <w:r w:rsidR="00D15516">
        <w:rPr>
          <w:rFonts w:eastAsia="Times New Roman" w:cs="Arial"/>
          <w:lang w:eastAsia="en-GB"/>
        </w:rPr>
        <w:t>MHI is intended to facilitate berth-to-berth navigation and voyage planning. MHI</w:t>
      </w:r>
      <w:r w:rsidR="00E94A40" w:rsidRPr="00E94A40">
        <w:rPr>
          <w:rFonts w:eastAsia="Times New Roman" w:cs="Arial"/>
          <w:lang w:eastAsia="en-GB"/>
        </w:rPr>
        <w:t xml:space="preserve"> is intended to be a supplement to ENC, and therefore does not describe the geographic information in detail equal to </w:t>
      </w:r>
      <w:r w:rsidR="00D15516">
        <w:rPr>
          <w:rFonts w:eastAsia="Times New Roman" w:cs="Arial"/>
          <w:lang w:eastAsia="en-GB"/>
        </w:rPr>
        <w:t xml:space="preserve">an </w:t>
      </w:r>
      <w:r w:rsidR="00E94A40" w:rsidRPr="00E94A40">
        <w:rPr>
          <w:rFonts w:eastAsia="Times New Roman" w:cs="Arial"/>
          <w:lang w:eastAsia="en-GB"/>
        </w:rPr>
        <w:t>ENC</w:t>
      </w:r>
      <w:r w:rsidRPr="003420DB">
        <w:t>.</w:t>
      </w:r>
    </w:p>
    <w:p w14:paraId="680C167A" w14:textId="7E6D1825"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00D15516" w:rsidRPr="00D15516">
        <w:t xml:space="preserve">Datasets conforming to this specification will contain all relevant </w:t>
      </w:r>
      <w:r w:rsidR="00D15516">
        <w:t>MHI</w:t>
      </w:r>
      <w:r w:rsidR="00D15516" w:rsidRPr="00D15516">
        <w:t xml:space="preserve"> information for the area of coverage. Additionally, there will be relevant metadata data quality, production authority, data sources, and publication date</w:t>
      </w:r>
      <w:r w:rsidR="00D15516">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2AD79EA1" w:rsidR="00E73EDF" w:rsidRPr="00693533" w:rsidRDefault="007653F1" w:rsidP="00C128E3">
      <w:pPr>
        <w:spacing w:after="60" w:line="240" w:lineRule="auto"/>
        <w:ind w:left="1360" w:firstLine="340"/>
      </w:pPr>
      <w:r w:rsidRPr="00693533">
        <w:rPr>
          <w:b/>
        </w:rPr>
        <w:t xml:space="preserve">Description: </w:t>
      </w:r>
      <w:r w:rsidR="00D15516">
        <w:t>Global coverage of port and harbours and their environs</w:t>
      </w:r>
      <w:r w:rsidRPr="00693533">
        <w:t>.</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37A1569B"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w:t>
      </w:r>
      <w:r w:rsidR="00D15516">
        <w:t>MHI</w:t>
      </w:r>
      <w:r w:rsidRPr="003420DB">
        <w:t xml:space="preserve"> dataset is to </w:t>
      </w:r>
      <w:r w:rsidR="00D15516">
        <w:t>provide information to mariners for use in</w:t>
      </w:r>
      <w:r w:rsidRPr="003420DB">
        <w:t xml:space="preserve"> </w:t>
      </w:r>
      <w:r w:rsidR="00D15516">
        <w:t>berth-to-berth navigation</w:t>
      </w:r>
      <w:r w:rsidRPr="003420DB">
        <w:t xml:space="preserve"> and </w:t>
      </w:r>
      <w:r w:rsidR="00D15516">
        <w:t>voyage</w:t>
      </w:r>
      <w:r w:rsidRPr="003420DB">
        <w:t xml:space="preserve"> planning.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05118157" w:rsidR="00E73EDF" w:rsidRPr="004E17D6" w:rsidRDefault="007653F1" w:rsidP="00C128E3">
      <w:pPr>
        <w:pStyle w:val="Heading2"/>
        <w:tabs>
          <w:tab w:val="clear" w:pos="540"/>
          <w:tab w:val="clear" w:pos="700"/>
          <w:tab w:val="left" w:pos="709"/>
        </w:tabs>
        <w:spacing w:before="120" w:after="200" w:line="240" w:lineRule="auto"/>
        <w:ind w:left="709" w:hanging="709"/>
      </w:pPr>
      <w:bookmarkStart w:id="217" w:name="_Toc439685252"/>
      <w:bookmarkStart w:id="218" w:name="_Toc120228612"/>
      <w:r w:rsidRPr="004E17D6">
        <w:lastRenderedPageBreak/>
        <w:t xml:space="preserve">Data </w:t>
      </w:r>
      <w:ins w:id="219" w:author="Jens Søe Christiansen" w:date="2025-06-27T12:06:00Z">
        <w:r w:rsidR="003F345E">
          <w:t>p</w:t>
        </w:r>
      </w:ins>
      <w:del w:id="220" w:author="Jens Søe Christiansen" w:date="2025-06-27T12:06:00Z">
        <w:r w:rsidR="00F564D2" w:rsidDel="003F345E">
          <w:delText>P</w:delText>
        </w:r>
      </w:del>
      <w:r w:rsidR="00F564D2" w:rsidRPr="004E17D6">
        <w:t xml:space="preserve">roduct </w:t>
      </w:r>
      <w:del w:id="221" w:author="Jens Søe Christiansen" w:date="2025-06-27T12:06:00Z">
        <w:r w:rsidR="00F564D2" w:rsidDel="003F345E">
          <w:delText>S</w:delText>
        </w:r>
      </w:del>
      <w:ins w:id="222" w:author="Jens Søe Christiansen" w:date="2025-06-27T12:06:00Z">
        <w:r w:rsidR="003F345E">
          <w:t>s</w:t>
        </w:r>
      </w:ins>
      <w:r w:rsidR="00F564D2" w:rsidRPr="004E17D6">
        <w:t xml:space="preserve">pecification </w:t>
      </w:r>
      <w:bookmarkEnd w:id="217"/>
      <w:r w:rsidR="00C11CC2">
        <w:t>m</w:t>
      </w:r>
      <w:r w:rsidR="00F564D2" w:rsidRPr="004E17D6">
        <w:t>etadata</w:t>
      </w:r>
      <w:bookmarkEnd w:id="218"/>
    </w:p>
    <w:p w14:paraId="557FB1E2" w14:textId="18CCA3A0" w:rsidR="00E73EDF" w:rsidRPr="00C11CC2" w:rsidRDefault="007653F1" w:rsidP="00C128E3">
      <w:pPr>
        <w:spacing w:after="120" w:line="240" w:lineRule="auto"/>
      </w:pPr>
      <w:r w:rsidRPr="00C11CC2">
        <w:t>NOTE</w:t>
      </w:r>
      <w:r w:rsidR="00C11CC2">
        <w:t>:</w:t>
      </w:r>
      <w:r w:rsidR="00C11CC2">
        <w:tab/>
      </w:r>
      <w:r w:rsidRPr="00C11CC2">
        <w:t>Th</w:t>
      </w:r>
      <w:r w:rsidR="004E5622">
        <w:t>e</w:t>
      </w:r>
      <w:r w:rsidRPr="00C11CC2">
        <w:t xml:space="preserve"> information </w:t>
      </w:r>
      <w:r w:rsidR="004E5622">
        <w:t xml:space="preserve">in this clause </w:t>
      </w:r>
      <w:r w:rsidRPr="00C11CC2">
        <w:t xml:space="preserve">identifies this Product Specification and provides information about its creation and maintenance.  </w:t>
      </w:r>
      <w:r w:rsidR="004E5622">
        <w:t>Dataset metadata is described in a separate clause</w:t>
      </w:r>
      <w:r w:rsidRPr="00C11CC2">
        <w:t>.</w:t>
      </w:r>
    </w:p>
    <w:p w14:paraId="1ED814D4" w14:textId="7D0BD70B" w:rsidR="00E73EDF" w:rsidRPr="002F2BAA" w:rsidRDefault="007653F1" w:rsidP="00C128E3">
      <w:pPr>
        <w:spacing w:after="120" w:line="240" w:lineRule="auto"/>
        <w:ind w:left="1695" w:hanging="1695"/>
        <w:rPr>
          <w:rPrChange w:id="223" w:author="Jens Søe Christiansen" w:date="2025-06-27T12:01:00Z">
            <w:rPr/>
          </w:rPrChange>
        </w:rPr>
      </w:pPr>
      <w:r w:rsidRPr="00693533">
        <w:rPr>
          <w:b/>
          <w:sz w:val="22"/>
          <w:szCs w:val="22"/>
        </w:rPr>
        <w:t>Title:</w:t>
      </w:r>
      <w:r w:rsidRPr="00693533">
        <w:rPr>
          <w:b/>
          <w:sz w:val="22"/>
          <w:szCs w:val="22"/>
        </w:rPr>
        <w:tab/>
      </w:r>
      <w:del w:id="224" w:author="Jens Søe Christiansen" w:date="2025-06-27T12:01:00Z">
        <w:r w:rsidRPr="002F2BAA" w:rsidDel="002F2BAA">
          <w:rPr>
            <w:rPrChange w:id="225" w:author="Jens Søe Christiansen" w:date="2025-06-27T12:01:00Z">
              <w:rPr>
                <w:b/>
                <w:sz w:val="22"/>
                <w:szCs w:val="22"/>
              </w:rPr>
            </w:rPrChange>
          </w:rPr>
          <w:tab/>
        </w:r>
      </w:del>
      <w:ins w:id="226" w:author="Jens Søe Christiansen" w:date="2025-06-27T12:00:00Z">
        <w:r w:rsidR="002F2BAA" w:rsidRPr="002F2BAA">
          <w:rPr>
            <w:rPrChange w:id="227" w:author="Jens Søe Christiansen" w:date="2025-06-27T12:01:00Z">
              <w:rPr>
                <w:b/>
                <w:sz w:val="22"/>
                <w:szCs w:val="22"/>
              </w:rPr>
            </w:rPrChange>
          </w:rPr>
          <w:t>Marine Harbour Infrastructure Product Specification</w:t>
        </w:r>
        <w:r w:rsidR="002F2BAA" w:rsidRPr="002F2BAA" w:rsidDel="002F2BAA">
          <w:rPr>
            <w:rPrChange w:id="228" w:author="Jens Søe Christiansen" w:date="2025-06-27T12:01:00Z">
              <w:rPr>
                <w:b/>
                <w:sz w:val="22"/>
                <w:szCs w:val="22"/>
              </w:rPr>
            </w:rPrChange>
          </w:rPr>
          <w:t xml:space="preserve"> </w:t>
        </w:r>
      </w:ins>
      <w:del w:id="229" w:author="Jens Søe Christiansen" w:date="2025-06-27T12:00:00Z">
        <w:r w:rsidRPr="002F2BAA" w:rsidDel="002F2BAA">
          <w:rPr>
            <w:rPrChange w:id="230" w:author="Jens Søe Christiansen" w:date="2025-06-27T12:01:00Z">
              <w:rPr/>
            </w:rPrChange>
          </w:rPr>
          <w:delText>The International Hydrographic Organization Electronic Navigational Chart Product Specification</w:delText>
        </w:r>
      </w:del>
    </w:p>
    <w:p w14:paraId="62A3C7CE" w14:textId="01276F48" w:rsidR="00E73EDF" w:rsidRPr="00693533" w:rsidRDefault="007653F1" w:rsidP="002F2BAA">
      <w:pPr>
        <w:spacing w:after="120" w:line="240" w:lineRule="auto"/>
        <w:rPr>
          <w:sz w:val="22"/>
          <w:szCs w:val="22"/>
        </w:rPr>
        <w:pPrChange w:id="231" w:author="Jens Søe Christiansen" w:date="2025-06-27T12:02:00Z">
          <w:pPr>
            <w:spacing w:after="120" w:line="240" w:lineRule="auto"/>
            <w:ind w:left="1695" w:hanging="1695"/>
          </w:pPr>
        </w:pPrChange>
      </w:pPr>
      <w:r w:rsidRPr="00693533">
        <w:rPr>
          <w:b/>
          <w:sz w:val="22"/>
          <w:szCs w:val="22"/>
        </w:rPr>
        <w:t>S-100 Version:</w:t>
      </w:r>
      <w:ins w:id="232" w:author="Jens Søe Christiansen" w:date="2025-06-27T12:01:00Z">
        <w:r w:rsidR="002F2BAA">
          <w:rPr>
            <w:b/>
            <w:sz w:val="22"/>
            <w:szCs w:val="22"/>
          </w:rPr>
          <w:tab/>
        </w:r>
      </w:ins>
      <w:del w:id="233" w:author="Jens Søe Christiansen" w:date="2025-06-27T12:01:00Z">
        <w:r w:rsidRPr="00693533" w:rsidDel="002F2BAA">
          <w:rPr>
            <w:b/>
            <w:sz w:val="22"/>
            <w:szCs w:val="22"/>
          </w:rPr>
          <w:tab/>
        </w:r>
      </w:del>
      <w:r w:rsidR="00A3264E">
        <w:t>5</w:t>
      </w:r>
      <w:r w:rsidRPr="00693533">
        <w:t>.0.0</w:t>
      </w:r>
    </w:p>
    <w:p w14:paraId="40350BEB" w14:textId="60E4DECB" w:rsidR="00E73EDF" w:rsidRPr="003420DB" w:rsidRDefault="007653F1" w:rsidP="00C128E3">
      <w:pPr>
        <w:spacing w:after="120" w:line="240" w:lineRule="auto"/>
      </w:pPr>
      <w:r w:rsidRPr="00693533">
        <w:rPr>
          <w:b/>
          <w:sz w:val="22"/>
        </w:rPr>
        <w:t>S-1</w:t>
      </w:r>
      <w:r w:rsidR="009C4527">
        <w:rPr>
          <w:b/>
          <w:sz w:val="22"/>
        </w:rPr>
        <w:t>3</w:t>
      </w:r>
      <w:r w:rsidRPr="00693533">
        <w:rPr>
          <w:b/>
          <w:sz w:val="22"/>
        </w:rPr>
        <w:t>1 Version:</w:t>
      </w:r>
      <w:r w:rsidRPr="00693533">
        <w:t xml:space="preserve"> </w:t>
      </w:r>
      <w:ins w:id="234" w:author="Jens Søe Christiansen" w:date="2025-06-27T12:01:00Z">
        <w:r w:rsidR="002F2BAA">
          <w:tab/>
        </w:r>
      </w:ins>
      <w:del w:id="235" w:author="Jens Søe Christiansen" w:date="2025-06-27T12:01:00Z">
        <w:r w:rsidRPr="00693533" w:rsidDel="002F2BAA">
          <w:tab/>
        </w:r>
      </w:del>
      <w:r w:rsidRPr="00693533">
        <w:t>1.</w:t>
      </w:r>
      <w:del w:id="236" w:author="Jens Søe Christiansen" w:date="2025-06-27T12:01:00Z">
        <w:r w:rsidR="009C4527" w:rsidDel="002F2BAA">
          <w:delText>0</w:delText>
        </w:r>
      </w:del>
      <w:ins w:id="237" w:author="Jens Søe Christiansen" w:date="2025-06-27T12:01:00Z">
        <w:r w:rsidR="002F2BAA">
          <w:t>1</w:t>
        </w:r>
      </w:ins>
      <w:r w:rsidRPr="00693533">
        <w:t xml:space="preserve">.0 </w:t>
      </w:r>
    </w:p>
    <w:p w14:paraId="4E17074B" w14:textId="65216281"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del w:id="238" w:author="Raphael Malyankar" w:date="2022-11-20T23:06:00Z">
        <w:r w:rsidR="00A2714E" w:rsidRPr="00305939" w:rsidDel="0087591D">
          <w:rPr>
            <w:rPrChange w:id="239" w:author="Raphael Malyankar" w:date="2022-11-20T23:07:00Z">
              <w:rPr>
                <w:color w:val="FF0000"/>
              </w:rPr>
            </w:rPrChange>
          </w:rPr>
          <w:delText>Xxxx</w:delText>
        </w:r>
        <w:r w:rsidRPr="00305939" w:rsidDel="0087591D">
          <w:delText xml:space="preserve"> </w:delText>
        </w:r>
      </w:del>
      <w:ins w:id="240" w:author="Raphael Malyankar" w:date="2023-01-10T14:10:00Z">
        <w:del w:id="241" w:author="Jens Søe Christiansen" w:date="2025-06-27T12:02:00Z">
          <w:r w:rsidR="00F02E70" w:rsidDel="003529DA">
            <w:delText>Dec</w:delText>
          </w:r>
        </w:del>
      </w:ins>
      <w:ins w:id="242" w:author="Raphael Malyankar" w:date="2022-11-20T23:06:00Z">
        <w:del w:id="243" w:author="Jens Søe Christiansen" w:date="2025-06-27T12:02:00Z">
          <w:r w:rsidR="0087591D" w:rsidRPr="00305939" w:rsidDel="003529DA">
            <w:rPr>
              <w:rPrChange w:id="244" w:author="Raphael Malyankar" w:date="2022-11-20T23:07:00Z">
                <w:rPr>
                  <w:color w:val="FF0000"/>
                </w:rPr>
              </w:rPrChange>
            </w:rPr>
            <w:delText>ember</w:delText>
          </w:r>
          <w:r w:rsidR="0087591D" w:rsidRPr="00305939" w:rsidDel="003529DA">
            <w:delText xml:space="preserve"> </w:delText>
          </w:r>
        </w:del>
      </w:ins>
      <w:del w:id="245" w:author="Jens Søe Christiansen" w:date="2025-06-27T12:02:00Z">
        <w:r w:rsidRPr="00E046B0" w:rsidDel="003529DA">
          <w:delText>20</w:delText>
        </w:r>
        <w:r w:rsidR="00A3264E" w:rsidDel="003529DA">
          <w:delText>22</w:delText>
        </w:r>
      </w:del>
      <w:proofErr w:type="spellStart"/>
      <w:ins w:id="246" w:author="Jens Søe Christiansen" w:date="2025-06-27T12:02:00Z">
        <w:r w:rsidR="003529DA">
          <w:t>Juni</w:t>
        </w:r>
        <w:proofErr w:type="spellEnd"/>
        <w:r w:rsidR="003529DA">
          <w:t xml:space="preserve"> 2025</w:t>
        </w:r>
      </w:ins>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2F2BAA" w:rsidRDefault="007653F1" w:rsidP="002F2BAA">
      <w:pPr>
        <w:widowControl w:val="0"/>
        <w:spacing w:after="0" w:line="240" w:lineRule="auto"/>
        <w:ind w:left="1384" w:firstLine="346"/>
        <w:jc w:val="left"/>
        <w:rPr>
          <w:lang w:val="da-DK"/>
          <w:rPrChange w:id="247" w:author="Jens Søe Christiansen" w:date="2025-06-27T11:04:00Z">
            <w:rPr/>
          </w:rPrChange>
        </w:rPr>
        <w:pPrChange w:id="248" w:author="Jens Søe Christiansen" w:date="2025-06-27T12:02:00Z">
          <w:pPr>
            <w:widowControl w:val="0"/>
            <w:spacing w:after="0" w:line="240" w:lineRule="auto"/>
            <w:ind w:left="1360" w:firstLine="340"/>
            <w:jc w:val="left"/>
          </w:pPr>
        </w:pPrChange>
      </w:pPr>
      <w:r w:rsidRPr="002F2BAA">
        <w:rPr>
          <w:lang w:val="da-DK"/>
          <w:rPrChange w:id="249" w:author="Jens Søe Christiansen" w:date="2025-06-27T11:04:00Z">
            <w:rPr/>
          </w:rPrChange>
        </w:rPr>
        <w:t>4</w:t>
      </w:r>
      <w:r w:rsidR="008E3218" w:rsidRPr="002F2BAA">
        <w:rPr>
          <w:lang w:val="da-DK"/>
          <w:rPrChange w:id="250" w:author="Jens Søe Christiansen" w:date="2025-06-27T11:04:00Z">
            <w:rPr/>
          </w:rPrChange>
        </w:rPr>
        <w:t>b</w:t>
      </w:r>
      <w:r w:rsidRPr="002F2BAA">
        <w:rPr>
          <w:lang w:val="da-DK"/>
          <w:rPrChange w:id="251" w:author="Jens Søe Christiansen" w:date="2025-06-27T11:04:00Z">
            <w:rPr/>
          </w:rPrChange>
        </w:rPr>
        <w:t xml:space="preserve"> </w:t>
      </w:r>
      <w:proofErr w:type="spellStart"/>
      <w:r w:rsidRPr="002F2BAA">
        <w:rPr>
          <w:lang w:val="da-DK"/>
          <w:rPrChange w:id="252" w:author="Jens Søe Christiansen" w:date="2025-06-27T11:04:00Z">
            <w:rPr/>
          </w:rPrChange>
        </w:rPr>
        <w:t>Quai</w:t>
      </w:r>
      <w:proofErr w:type="spellEnd"/>
      <w:r w:rsidRPr="002F2BAA">
        <w:rPr>
          <w:lang w:val="da-DK"/>
          <w:rPrChange w:id="253" w:author="Jens Søe Christiansen" w:date="2025-06-27T11:04:00Z">
            <w:rPr/>
          </w:rPrChange>
        </w:rPr>
        <w:t xml:space="preserve"> Antoine 1er</w:t>
      </w:r>
    </w:p>
    <w:p w14:paraId="2BC88522" w14:textId="77777777" w:rsidR="00E73EDF" w:rsidRPr="002F2BAA" w:rsidRDefault="007653F1" w:rsidP="002F2BAA">
      <w:pPr>
        <w:widowControl w:val="0"/>
        <w:spacing w:after="0" w:line="240" w:lineRule="auto"/>
        <w:ind w:left="1384" w:firstLine="346"/>
        <w:jc w:val="left"/>
        <w:rPr>
          <w:lang w:val="da-DK"/>
          <w:rPrChange w:id="254" w:author="Jens Søe Christiansen" w:date="2025-06-27T11:04:00Z">
            <w:rPr/>
          </w:rPrChange>
        </w:rPr>
        <w:pPrChange w:id="255" w:author="Jens Søe Christiansen" w:date="2025-06-27T12:02:00Z">
          <w:pPr>
            <w:widowControl w:val="0"/>
            <w:spacing w:after="0" w:line="240" w:lineRule="auto"/>
            <w:ind w:left="1360" w:firstLine="340"/>
            <w:jc w:val="left"/>
          </w:pPr>
        </w:pPrChange>
      </w:pPr>
      <w:r w:rsidRPr="002F2BAA">
        <w:rPr>
          <w:lang w:val="da-DK"/>
          <w:rPrChange w:id="256" w:author="Jens Søe Christiansen" w:date="2025-06-27T11:04:00Z">
            <w:rPr/>
          </w:rPrChange>
        </w:rPr>
        <w:t>B.P. 445</w:t>
      </w:r>
    </w:p>
    <w:p w14:paraId="46A82B23" w14:textId="77777777" w:rsidR="00E73EDF" w:rsidRDefault="007653F1" w:rsidP="002F2BAA">
      <w:pPr>
        <w:widowControl w:val="0"/>
        <w:spacing w:after="0" w:line="240" w:lineRule="auto"/>
        <w:ind w:left="1730"/>
        <w:jc w:val="left"/>
        <w:pPrChange w:id="257" w:author="Jens Søe Christiansen" w:date="2025-06-27T12:02:00Z">
          <w:pPr>
            <w:widowControl w:val="0"/>
            <w:spacing w:after="0" w:line="240" w:lineRule="auto"/>
            <w:ind w:left="1700"/>
            <w:jc w:val="left"/>
          </w:pPr>
        </w:pPrChange>
      </w:pPr>
      <w:r w:rsidRPr="00693533">
        <w:t>MC 98011 MONACO CEDEX</w:t>
      </w:r>
      <w:r w:rsidRPr="00693533">
        <w:br/>
        <w:t>Telephone: +377 93 10 81 00</w:t>
      </w:r>
      <w:r w:rsidRPr="00693533">
        <w:br/>
        <w:t>Fax: + 377 93 10 81 40</w:t>
      </w:r>
    </w:p>
    <w:p w14:paraId="441C5CBB" w14:textId="086855FA" w:rsidR="008E3218" w:rsidRPr="00693533" w:rsidRDefault="008E3218" w:rsidP="003F345E">
      <w:pPr>
        <w:widowControl w:val="0"/>
        <w:spacing w:line="240" w:lineRule="auto"/>
        <w:ind w:left="1384" w:firstLine="346"/>
        <w:jc w:val="left"/>
        <w:pPrChange w:id="258" w:author="Jens Søe Christiansen" w:date="2025-06-27T12:42:00Z">
          <w:pPr>
            <w:widowControl w:val="0"/>
            <w:spacing w:line="240" w:lineRule="auto"/>
            <w:ind w:left="1700"/>
            <w:jc w:val="left"/>
          </w:pPr>
        </w:pPrChange>
      </w:pPr>
      <w:r>
        <w:t xml:space="preserve">Email: </w:t>
      </w:r>
      <w:r w:rsidR="00D27D27">
        <w:fldChar w:fldCharType="begin"/>
      </w:r>
      <w:r w:rsidR="00D27D27">
        <w:instrText xml:space="preserve"> HYPERLINK "mailto:info@iho.int" </w:instrText>
      </w:r>
      <w:r w:rsidR="00D27D27">
        <w:fldChar w:fldCharType="separate"/>
      </w:r>
      <w:r w:rsidRPr="00200AF1">
        <w:rPr>
          <w:rStyle w:val="Hyperlink"/>
          <w:lang w:val="en-GB"/>
        </w:rPr>
        <w:t>info@iho.int</w:t>
      </w:r>
      <w:r w:rsidR="00D27D27">
        <w:rPr>
          <w:rStyle w:val="Hyperlink"/>
          <w:lang w:val="en-GB"/>
        </w:rPr>
        <w:fldChar w:fldCharType="end"/>
      </w:r>
      <w:r>
        <w:t xml:space="preserve"> </w:t>
      </w:r>
    </w:p>
    <w:p w14:paraId="59D0B471" w14:textId="25B7121E"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3" w:history="1">
        <w:r>
          <w:rPr>
            <w:rStyle w:val="Hyperlink"/>
            <w:lang w:val="en-GB"/>
          </w:rPr>
          <w:t>www.iho.int</w:t>
        </w:r>
      </w:hyperlink>
      <w:r>
        <w:t xml:space="preserve"> </w:t>
      </w:r>
    </w:p>
    <w:p w14:paraId="36A74278" w14:textId="495189E1"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w:t>
      </w:r>
      <w:r w:rsidR="009C4527">
        <w:t>3</w:t>
      </w:r>
      <w:r w:rsidRPr="00E046B0">
        <w:t>1</w:t>
      </w:r>
    </w:p>
    <w:p w14:paraId="49ADD341" w14:textId="65318C3C"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Changes to the Product Specification S-1</w:t>
      </w:r>
      <w:r w:rsidR="009C4527">
        <w:rPr>
          <w:rFonts w:eastAsia="Times New Roman" w:cs="Arial"/>
          <w:lang w:eastAsia="en-GB"/>
        </w:rPr>
        <w:t>3</w:t>
      </w:r>
      <w:r w:rsidRPr="00E046B0">
        <w:rPr>
          <w:rFonts w:eastAsia="Times New Roman" w:cs="Arial"/>
          <w:lang w:eastAsia="en-GB"/>
        </w:rPr>
        <w:t xml:space="preserve">1 are coordinated by the </w:t>
      </w:r>
      <w:r w:rsidR="009C4527">
        <w:rPr>
          <w:rFonts w:eastAsia="Times New Roman" w:cs="Arial"/>
          <w:lang w:eastAsia="en-GB"/>
        </w:rPr>
        <w:t>Nautical Information Provision Working Group</w:t>
      </w:r>
      <w:r w:rsidR="007C7DA2" w:rsidRPr="00693533">
        <w:rPr>
          <w:rFonts w:eastAsiaTheme="minorEastAsia" w:cs="Arial"/>
        </w:rPr>
        <w:t>,</w:t>
      </w:r>
      <w:r w:rsidR="009C4527">
        <w:rPr>
          <w:rFonts w:eastAsiaTheme="minorEastAsia" w:cs="Arial"/>
        </w:rPr>
        <w:t xml:space="preserve"> a technical group established by the International Hydrographic Organization,</w:t>
      </w:r>
      <w:r w:rsidRPr="00693533">
        <w:rPr>
          <w:rFonts w:eastAsia="Times New Roman" w:cs="Arial"/>
          <w:lang w:eastAsia="en-GB"/>
        </w:rPr>
        <w:t xml:space="preserve"> and </w:t>
      </w:r>
      <w:r w:rsidR="009C4527">
        <w:rPr>
          <w:rFonts w:eastAsia="Times New Roman" w:cs="Arial"/>
          <w:lang w:eastAsia="en-GB"/>
        </w:rPr>
        <w:t>are</w:t>
      </w:r>
      <w:r w:rsidRPr="00693533">
        <w:rPr>
          <w:rFonts w:eastAsia="Times New Roman" w:cs="Arial"/>
          <w:lang w:eastAsia="en-GB"/>
        </w:rPr>
        <w:t xml:space="preserv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259" w:name="_Toc439685253"/>
      <w:bookmarkStart w:id="260" w:name="_Toc120228613"/>
      <w:r w:rsidRPr="00693533">
        <w:rPr>
          <w:lang w:val="en-US" w:eastAsia="en-US"/>
        </w:rPr>
        <w:t xml:space="preserve">IHO Product Specification </w:t>
      </w:r>
      <w:r w:rsidR="002A15B8">
        <w:rPr>
          <w:lang w:val="en-US" w:eastAsia="en-US"/>
        </w:rPr>
        <w:t>m</w:t>
      </w:r>
      <w:r w:rsidRPr="00693533">
        <w:rPr>
          <w:lang w:val="en-US" w:eastAsia="en-US"/>
        </w:rPr>
        <w:t>aintenance</w:t>
      </w:r>
      <w:bookmarkEnd w:id="259"/>
      <w:bookmarkEnd w:id="260"/>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61" w:name="_Toc120228614"/>
      <w:r w:rsidRPr="00693533">
        <w:rPr>
          <w:lang w:val="en-US" w:eastAsia="en-US"/>
        </w:rPr>
        <w:t>Introduction</w:t>
      </w:r>
      <w:bookmarkEnd w:id="261"/>
    </w:p>
    <w:p w14:paraId="6551FB1B" w14:textId="17A2A605" w:rsidR="00E73EDF" w:rsidRPr="00693533" w:rsidRDefault="007653F1" w:rsidP="00C128E3">
      <w:pPr>
        <w:spacing w:after="120" w:line="240" w:lineRule="auto"/>
        <w:rPr>
          <w:lang w:val="en-US" w:eastAsia="en-US"/>
        </w:rPr>
      </w:pPr>
      <w:r w:rsidRPr="00693533">
        <w:rPr>
          <w:lang w:val="en-US" w:eastAsia="en-US"/>
        </w:rPr>
        <w:t>Changes to S-1</w:t>
      </w:r>
      <w:r w:rsidR="004E5622">
        <w:rPr>
          <w:lang w:val="en-US" w:eastAsia="en-US"/>
        </w:rPr>
        <w:t>3</w:t>
      </w:r>
      <w:r w:rsidRPr="00693533">
        <w:rPr>
          <w:lang w:val="en-US" w:eastAsia="en-US"/>
        </w:rPr>
        <w:t xml:space="preserve">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62" w:name="_Toc120228615"/>
      <w:r w:rsidRPr="00693533">
        <w:rPr>
          <w:lang w:val="en-US" w:eastAsia="en-US"/>
        </w:rPr>
        <w:t>New Edition</w:t>
      </w:r>
      <w:bookmarkEnd w:id="262"/>
    </w:p>
    <w:p w14:paraId="506BD6FF" w14:textId="40944786"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of S-1</w:t>
      </w:r>
      <w:r w:rsidR="004E5622">
        <w:rPr>
          <w:rFonts w:cs="Arial"/>
          <w:lang w:val="en-US" w:eastAsia="en-US"/>
        </w:rPr>
        <w:t>3</w:t>
      </w:r>
      <w:r w:rsidRPr="00E046B0">
        <w:rPr>
          <w:rFonts w:cs="Arial"/>
          <w:lang w:val="en-US" w:eastAsia="en-US"/>
        </w:rPr>
        <w:t xml:space="preserve">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are likely to have a significant impact on either existing users or future users of S-1</w:t>
      </w:r>
      <w:r w:rsidR="004E5622">
        <w:rPr>
          <w:rFonts w:cs="Arial"/>
          <w:lang w:val="en-US" w:eastAsia="en-US"/>
        </w:rPr>
        <w:t>3</w:t>
      </w:r>
      <w:r w:rsidRPr="00E046B0">
        <w:rPr>
          <w:rFonts w:cs="Arial"/>
          <w:lang w:val="en-US" w:eastAsia="en-US"/>
        </w:rPr>
        <w:t xml:space="preserve">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0DAB0AA0"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63" w:name="_Toc120228616"/>
      <w:r w:rsidRPr="00E046B0">
        <w:rPr>
          <w:lang w:val="en-US" w:eastAsia="en-US"/>
        </w:rPr>
        <w:t>Revision</w:t>
      </w:r>
      <w:bookmarkEnd w:id="263"/>
    </w:p>
    <w:p w14:paraId="5478A8EC" w14:textId="5EA4B5D4"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w:t>
      </w:r>
      <w:r w:rsidR="004E5622">
        <w:rPr>
          <w:rFonts w:cs="Arial"/>
          <w:szCs w:val="22"/>
          <w:lang w:val="en-US" w:eastAsia="en-US"/>
        </w:rPr>
        <w:t>3</w:t>
      </w:r>
      <w:r w:rsidRPr="00E046B0">
        <w:rPr>
          <w:rFonts w:cs="Arial"/>
          <w:szCs w:val="22"/>
          <w:lang w:val="en-US" w:eastAsia="en-US"/>
        </w:rPr>
        <w:t>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w:t>
      </w:r>
      <w:r w:rsidR="004E5622">
        <w:rPr>
          <w:rFonts w:cs="Arial"/>
          <w:szCs w:val="22"/>
          <w:lang w:val="en-US" w:eastAsia="en-US"/>
        </w:rPr>
        <w:t>3</w:t>
      </w:r>
      <w:r w:rsidRPr="00E046B0">
        <w:rPr>
          <w:rFonts w:cs="Arial"/>
          <w:szCs w:val="22"/>
          <w:lang w:val="en-US" w:eastAsia="en-US"/>
        </w:rPr>
        <w:t>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w:t>
      </w:r>
      <w:r w:rsidR="004E5622">
        <w:rPr>
          <w:rFonts w:cs="Arial"/>
          <w:szCs w:val="22"/>
          <w:lang w:val="en-US" w:eastAsia="en-US"/>
        </w:rPr>
        <w:t>3</w:t>
      </w:r>
      <w:r w:rsidRPr="00E046B0">
        <w:rPr>
          <w:rFonts w:cs="Arial"/>
          <w:szCs w:val="22"/>
          <w:lang w:val="en-US" w:eastAsia="en-US"/>
        </w:rPr>
        <w:t>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corrections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4870746A"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w:t>
      </w:r>
      <w:r w:rsidR="004E5622">
        <w:rPr>
          <w:rFonts w:cs="Arial"/>
          <w:szCs w:val="22"/>
          <w:lang w:val="en-US" w:eastAsia="en-US"/>
        </w:rPr>
        <w:t>3</w:t>
      </w:r>
      <w:r w:rsidRPr="00E046B0">
        <w:rPr>
          <w:rFonts w:cs="Arial"/>
          <w:szCs w:val="22"/>
          <w:lang w:val="en-US" w:eastAsia="en-US"/>
        </w:rPr>
        <w:t>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64" w:name="_Toc120228617"/>
      <w:r w:rsidRPr="00E046B0">
        <w:rPr>
          <w:lang w:val="en-US" w:eastAsia="en-US"/>
        </w:rPr>
        <w:lastRenderedPageBreak/>
        <w:t>Clarification</w:t>
      </w:r>
      <w:bookmarkEnd w:id="264"/>
    </w:p>
    <w:p w14:paraId="7E70EF4E" w14:textId="3081CEF6"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w:t>
      </w:r>
      <w:r w:rsidR="004E5622">
        <w:rPr>
          <w:rFonts w:cs="Arial"/>
          <w:szCs w:val="22"/>
          <w:lang w:val="en-US" w:eastAsia="en-US"/>
        </w:rPr>
        <w:t>a data product</w:t>
      </w:r>
      <w:r w:rsidRPr="00E046B0">
        <w:rPr>
          <w:rFonts w:cs="Arial"/>
          <w:szCs w:val="22"/>
          <w:lang w:val="en-US" w:eastAsia="en-US"/>
        </w:rPr>
        <w:t xml:space="preserve">.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265" w:name="_Toc120228618"/>
      <w:r w:rsidRPr="004E17D6">
        <w:t xml:space="preserve">Version </w:t>
      </w:r>
      <w:r w:rsidR="00456219">
        <w:t>n</w:t>
      </w:r>
      <w:r w:rsidRPr="004E17D6">
        <w:t>umbers</w:t>
      </w:r>
      <w:bookmarkEnd w:id="265"/>
    </w:p>
    <w:p w14:paraId="0DE46FD2" w14:textId="58770274" w:rsidR="00E73EDF" w:rsidRPr="00693533" w:rsidRDefault="007653F1" w:rsidP="00C128E3">
      <w:pPr>
        <w:spacing w:after="120" w:line="240" w:lineRule="auto"/>
      </w:pPr>
      <w:r w:rsidRPr="00693533">
        <w:t xml:space="preserve">The associated version control numbering to identify changes (n) to </w:t>
      </w:r>
      <w:r w:rsidR="004E5622">
        <w:t>this Product Specification</w:t>
      </w:r>
      <w:r w:rsidRPr="00693533">
        <w:t xml:space="preserve">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5C366FA" w:rsidR="00E73EDF" w:rsidRPr="00693533" w:rsidRDefault="007653F1" w:rsidP="00C128E3">
      <w:pPr>
        <w:pStyle w:val="Heading1"/>
        <w:tabs>
          <w:tab w:val="clear" w:pos="400"/>
        </w:tabs>
        <w:spacing w:before="120" w:after="200" w:line="240" w:lineRule="auto"/>
        <w:ind w:left="567" w:hanging="567"/>
      </w:pPr>
      <w:bookmarkStart w:id="266" w:name="_Toc225648278"/>
      <w:bookmarkStart w:id="267" w:name="_Toc225065135"/>
      <w:bookmarkStart w:id="268" w:name="_Toc439685254"/>
      <w:bookmarkStart w:id="269" w:name="_Toc120228619"/>
      <w:r w:rsidRPr="00693533">
        <w:t>Specification Scope</w:t>
      </w:r>
      <w:bookmarkEnd w:id="266"/>
      <w:bookmarkEnd w:id="267"/>
      <w:bookmarkEnd w:id="268"/>
      <w:bookmarkEnd w:id="269"/>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254BC21F"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004E5622">
        <w:t>MHI</w:t>
      </w:r>
      <w:r w:rsidRPr="00693533">
        <w:t xml:space="preserve">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270" w:name="_Toc225065136"/>
      <w:bookmarkStart w:id="271" w:name="_Toc225648279"/>
      <w:bookmarkStart w:id="272" w:name="_Toc439685255"/>
      <w:bookmarkStart w:id="273" w:name="_Toc120228620"/>
      <w:r w:rsidRPr="00693533">
        <w:t xml:space="preserve">Dataset </w:t>
      </w:r>
      <w:bookmarkEnd w:id="270"/>
      <w:bookmarkEnd w:id="271"/>
      <w:r w:rsidRPr="00693533">
        <w:t>Identification</w:t>
      </w:r>
      <w:bookmarkEnd w:id="272"/>
      <w:bookmarkEnd w:id="273"/>
    </w:p>
    <w:p w14:paraId="6517D614" w14:textId="07F241A1" w:rsidR="00E73EDF" w:rsidRPr="00693533" w:rsidRDefault="007653F1" w:rsidP="00C128E3">
      <w:pPr>
        <w:spacing w:after="120" w:line="240" w:lineRule="auto"/>
      </w:pPr>
      <w:r w:rsidRPr="00693533">
        <w:t>A dataset that conforms to this Product Specification may be identified by its discovery metadata as defined in</w:t>
      </w:r>
      <w:r w:rsidR="000F0F1D">
        <w:t xml:space="preserve"> clause</w:t>
      </w:r>
      <w:r w:rsidRPr="00693533">
        <w:t xml:space="preserve"> </w:t>
      </w:r>
      <w:r w:rsidR="000F0F1D">
        <w:fldChar w:fldCharType="begin"/>
      </w:r>
      <w:r w:rsidR="000F0F1D">
        <w:instrText xml:space="preserve"> REF _Ref111771116 \r \h </w:instrText>
      </w:r>
      <w:r w:rsidR="000F0F1D">
        <w:fldChar w:fldCharType="separate"/>
      </w:r>
      <w:r w:rsidR="0082228C">
        <w:t>14</w:t>
      </w:r>
      <w:r w:rsidR="000F0F1D">
        <w:fldChar w:fldCharType="end"/>
      </w:r>
      <w:r w:rsidRPr="00693533">
        <w:t xml:space="preserve">.  </w:t>
      </w:r>
    </w:p>
    <w:p w14:paraId="5E7CAE55" w14:textId="7AC1671C"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r>
      <w:r w:rsidR="003C33BB">
        <w:t>Marine Harbour Infrastructure</w:t>
      </w:r>
      <w:r w:rsidRPr="00693533">
        <w:t xml:space="preserve">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2A0660D9"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003C33BB">
        <w:t>MHI</w:t>
      </w:r>
    </w:p>
    <w:p w14:paraId="4E9F5A2E" w14:textId="69F9683A"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S-1</w:t>
      </w:r>
      <w:r w:rsidR="003C33BB">
        <w:t>3</w:t>
      </w:r>
      <w:r w:rsidRPr="00693533">
        <w:t xml:space="preserve">1 </w:t>
      </w:r>
      <w:r w:rsidR="003C33BB">
        <w:t>datasets</w:t>
      </w:r>
      <w:r w:rsidRPr="00693533">
        <w:t xml:space="preserve"> must be produced in accordance with the rules defined in t</w:t>
      </w:r>
      <w:r w:rsidR="004C7DE3">
        <w:t>he S-1</w:t>
      </w:r>
      <w:r w:rsidR="003C33BB">
        <w:t>3</w:t>
      </w:r>
      <w:r w:rsidR="004C7DE3">
        <w:t>1 Product Specification.</w:t>
      </w:r>
      <w:r w:rsidR="00953516" w:rsidRPr="00693533">
        <w:t xml:space="preserve"> </w:t>
      </w:r>
      <w:r w:rsidRPr="00693533">
        <w:t>The S-1</w:t>
      </w:r>
      <w:r w:rsidR="003C33BB">
        <w:t>3</w:t>
      </w:r>
      <w:r w:rsidRPr="00693533">
        <w:t xml:space="preserve">1 Product </w:t>
      </w:r>
      <w:r w:rsidR="004C7DE3">
        <w:t>S</w:t>
      </w:r>
      <w:r w:rsidRPr="00693533">
        <w:t xml:space="preserve">pecification contains all the information necessary to enable </w:t>
      </w:r>
      <w:r w:rsidR="003C33BB">
        <w:t>producers</w:t>
      </w:r>
      <w:r w:rsidR="004C7DE3">
        <w:t xml:space="preserve"> to produce a consistent </w:t>
      </w:r>
      <w:r w:rsidR="003C33BB">
        <w:t>MHI dataset</w:t>
      </w:r>
      <w:r w:rsidR="004C7DE3">
        <w:t>;</w:t>
      </w:r>
      <w:r w:rsidRPr="00693533">
        <w:t xml:space="preserve"> and manufacturers to use that data efficiently within navigation systems.</w:t>
      </w:r>
    </w:p>
    <w:p w14:paraId="5253660F" w14:textId="18BA5CE4" w:rsidR="00E73EDF" w:rsidRPr="00E046B0" w:rsidRDefault="007653F1">
      <w:pPr>
        <w:spacing w:after="120" w:line="240" w:lineRule="auto"/>
        <w:ind w:left="3398" w:hanging="3398"/>
        <w:rPr>
          <w:sz w:val="18"/>
          <w:szCs w:val="18"/>
        </w:rPr>
        <w:pPrChange w:id="274" w:author="Raphael Malyankar" w:date="2022-08-20T22:09:00Z">
          <w:pPr>
            <w:spacing w:after="120" w:line="240" w:lineRule="auto"/>
          </w:pPr>
        </w:pPrChange>
      </w:pPr>
      <w:r w:rsidRPr="00693533">
        <w:rPr>
          <w:b/>
          <w:sz w:val="22"/>
          <w:szCs w:val="22"/>
        </w:rPr>
        <w:t>Topic Category:</w:t>
      </w:r>
      <w:r w:rsidRPr="00693533">
        <w:rPr>
          <w:sz w:val="18"/>
          <w:szCs w:val="18"/>
        </w:rPr>
        <w:tab/>
      </w:r>
      <w:del w:id="275" w:author="Raphael Malyankar" w:date="2022-08-20T22:07:00Z">
        <w:r w:rsidRPr="00693533" w:rsidDel="00783380">
          <w:rPr>
            <w:sz w:val="18"/>
            <w:szCs w:val="18"/>
          </w:rPr>
          <w:tab/>
        </w:r>
        <w:r w:rsidRPr="00693533" w:rsidDel="00783380">
          <w:rPr>
            <w:sz w:val="18"/>
            <w:szCs w:val="18"/>
          </w:rPr>
          <w:tab/>
        </w:r>
        <w:r w:rsidRPr="00693533" w:rsidDel="00783380">
          <w:rPr>
            <w:sz w:val="18"/>
            <w:szCs w:val="18"/>
          </w:rPr>
          <w:tab/>
        </w:r>
        <w:r w:rsidRPr="00693533" w:rsidDel="00783380">
          <w:rPr>
            <w:sz w:val="18"/>
            <w:szCs w:val="18"/>
          </w:rPr>
          <w:tab/>
        </w:r>
        <w:r w:rsidRPr="00693533" w:rsidDel="00783380">
          <w:rPr>
            <w:sz w:val="18"/>
            <w:szCs w:val="18"/>
          </w:rPr>
          <w:tab/>
        </w:r>
      </w:del>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07FB4A5E"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003C33BB">
        <w:t>Ports and harbours in a</w:t>
      </w:r>
      <w:r w:rsidRPr="00E046B0">
        <w:t>rea</w:t>
      </w:r>
      <w:r w:rsidR="004C7DE3">
        <w:t>s specific to marine navigation</w:t>
      </w:r>
      <w:r w:rsidRPr="004E17D6">
        <w:rPr>
          <w:b/>
          <w:sz w:val="22"/>
          <w:szCs w:val="22"/>
        </w:rPr>
        <w:tab/>
      </w:r>
    </w:p>
    <w:p w14:paraId="7F211BE2" w14:textId="1D1EAA53" w:rsidR="00E73EDF" w:rsidRDefault="007653F1" w:rsidP="00C128E3">
      <w:pPr>
        <w:spacing w:after="120" w:line="240" w:lineRule="auto"/>
        <w:ind w:left="3400" w:hanging="3400"/>
      </w:pPr>
      <w:r w:rsidRPr="00693533">
        <w:rPr>
          <w:b/>
          <w:sz w:val="22"/>
          <w:szCs w:val="22"/>
        </w:rPr>
        <w:t>Spatial Resolution:</w:t>
      </w:r>
      <w:r w:rsidRPr="00693533">
        <w:rPr>
          <w:b/>
          <w:sz w:val="22"/>
          <w:szCs w:val="22"/>
        </w:rPr>
        <w:tab/>
      </w:r>
      <w:r w:rsidRPr="00693533">
        <w:t xml:space="preserve">An </w:t>
      </w:r>
      <w:r w:rsidR="003C33BB">
        <w:t>MHI</w:t>
      </w:r>
      <w:r w:rsidRPr="00693533">
        <w:t xml:space="preserve"> dataset </w:t>
      </w:r>
      <w:del w:id="276" w:author="Raphael Malyankar" w:date="2022-11-24T23:55:00Z">
        <w:r w:rsidRPr="00693533" w:rsidDel="00AF2A59">
          <w:delText xml:space="preserve">and </w:delText>
        </w:r>
        <w:r w:rsidRPr="00693533" w:rsidDel="00AF2A59">
          <w:rPr>
            <w:b/>
          </w:rPr>
          <w:delText>Data Coverage</w:delText>
        </w:r>
        <w:r w:rsidRPr="00693533" w:rsidDel="00AF2A59">
          <w:delText xml:space="preserve"> </w:delText>
        </w:r>
        <w:r w:rsidR="000F66B6" w:rsidDel="00AF2A59">
          <w:delText xml:space="preserve">features </w:delText>
        </w:r>
        <w:r w:rsidRPr="00693533" w:rsidDel="00AF2A59">
          <w:delText>must</w:delText>
        </w:r>
      </w:del>
      <w:ins w:id="277" w:author="Raphael Malyankar" w:date="2022-11-25T00:13:00Z">
        <w:r w:rsidR="00675CE8">
          <w:t>must</w:t>
        </w:r>
      </w:ins>
      <w:r w:rsidRPr="00693533">
        <w:t xml:space="preserve"> </w:t>
      </w:r>
      <w:del w:id="278" w:author="Raphael Malyankar" w:date="2022-11-25T00:16:00Z">
        <w:r w:rsidRPr="00693533" w:rsidDel="00E41603">
          <w:delText>carry a</w:delText>
        </w:r>
      </w:del>
      <w:ins w:id="279" w:author="Raphael Malyankar" w:date="2022-11-25T00:16:00Z">
        <w:r w:rsidR="00E41603">
          <w:t>indicate a</w:t>
        </w:r>
      </w:ins>
      <w:r w:rsidRPr="00693533">
        <w:t xml:space="preserve"> value for maximum display scale. Each </w:t>
      </w:r>
      <w:r w:rsidRPr="00693533">
        <w:rPr>
          <w:b/>
        </w:rPr>
        <w:t>Data Coverage</w:t>
      </w:r>
      <w:r w:rsidRPr="00693533">
        <w:t xml:space="preserve"> </w:t>
      </w:r>
      <w:r w:rsidR="000F66B6">
        <w:t xml:space="preserve">feature </w:t>
      </w:r>
      <w:r w:rsidRPr="00693533">
        <w:t xml:space="preserve">must also carry a value for minimum display scale. </w:t>
      </w:r>
      <w:del w:id="280" w:author="Raphael Malyankar" w:date="2022-11-25T00:17:00Z">
        <w:r w:rsidRPr="00693533" w:rsidDel="00E41603">
          <w:delText xml:space="preserve">Values </w:delText>
        </w:r>
      </w:del>
      <w:del w:id="281" w:author="Raphael Malyankar" w:date="2022-11-25T00:16:00Z">
        <w:r w:rsidRPr="00693533" w:rsidDel="00E41603">
          <w:delText xml:space="preserve">must </w:delText>
        </w:r>
      </w:del>
      <w:del w:id="282" w:author="Raphael Malyankar" w:date="2022-11-25T00:17:00Z">
        <w:r w:rsidRPr="00693533" w:rsidDel="00E41603">
          <w:delText>be taken from the</w:delText>
        </w:r>
      </w:del>
      <w:ins w:id="283" w:author="Raphael Malyankar" w:date="2022-11-25T00:17:00Z">
        <w:r w:rsidR="00E41603">
          <w:t>Recommended values f</w:t>
        </w:r>
      </w:ins>
      <w:ins w:id="284" w:author="Raphael Malyankar" w:date="2022-11-25T00:18:00Z">
        <w:r w:rsidR="00E41603">
          <w:t>or scale</w:t>
        </w:r>
      </w:ins>
      <w:ins w:id="285" w:author="Raphael Malyankar" w:date="2022-11-25T00:19:00Z">
        <w:r w:rsidR="00E41603">
          <w:t>s</w:t>
        </w:r>
      </w:ins>
      <w:ins w:id="286" w:author="Raphael Malyankar" w:date="2022-11-25T00:18:00Z">
        <w:r w:rsidR="00E41603">
          <w:t xml:space="preserve"> </w:t>
        </w:r>
      </w:ins>
      <w:ins w:id="287" w:author="Raphael Malyankar" w:date="2022-11-25T00:17:00Z">
        <w:r w:rsidR="00E41603">
          <w:t>can be found in</w:t>
        </w:r>
      </w:ins>
      <w:ins w:id="288" w:author="Raphael Malyankar" w:date="2022-11-25T00:18:00Z">
        <w:r w:rsidR="00E41603">
          <w:t xml:space="preserve"> </w:t>
        </w:r>
      </w:ins>
      <w:ins w:id="289" w:author="Raphael Malyankar" w:date="2022-11-25T00:17:00Z">
        <w:r w:rsidR="00E41603">
          <w:t>the</w:t>
        </w:r>
      </w:ins>
      <w:del w:id="290" w:author="Raphael Malyankar" w:date="2022-11-25T00:16:00Z">
        <w:r w:rsidRPr="00693533" w:rsidDel="00E41603">
          <w:delText xml:space="preserve"> following </w:delText>
        </w:r>
        <w:r w:rsidR="004C7DE3" w:rsidDel="00E41603">
          <w:delText>T</w:delText>
        </w:r>
        <w:r w:rsidR="003C33BB" w:rsidDel="00E41603">
          <w:delText>abl</w:delText>
        </w:r>
      </w:del>
      <w:ins w:id="291" w:author="Raphael Malyankar" w:date="2022-11-25T00:14:00Z">
        <w:r w:rsidR="00675CE8">
          <w:t xml:space="preserve"> S-101 ENC </w:t>
        </w:r>
      </w:ins>
      <w:ins w:id="292" w:author="Raphael Malyankar" w:date="2022-11-25T00:17:00Z">
        <w:r w:rsidR="00E41603">
          <w:t>Product S</w:t>
        </w:r>
      </w:ins>
      <w:ins w:id="293" w:author="Raphael Malyankar" w:date="2022-11-25T00:14:00Z">
        <w:r w:rsidR="00675CE8">
          <w:t>pecification</w:t>
        </w:r>
      </w:ins>
      <w:del w:id="294" w:author="Raphael Malyankar" w:date="2022-11-25T00:14:00Z">
        <w:r w:rsidR="003C33BB" w:rsidDel="00675CE8">
          <w:delText>e</w:delText>
        </w:r>
      </w:del>
      <w:r w:rsidR="003C33BB">
        <w:t xml:space="preserve">. Producers should note that at the smaller scales, geographic details within ports </w:t>
      </w:r>
      <w:r w:rsidR="00720661">
        <w:t xml:space="preserve">will have no perceptible visual separation on a graphic display, and are therefore encouraged to determine display scales </w:t>
      </w:r>
      <w:proofErr w:type="gramStart"/>
      <w:r w:rsidR="00720661">
        <w:t>taking into account</w:t>
      </w:r>
      <w:proofErr w:type="gramEnd"/>
      <w:r w:rsidR="00720661">
        <w:t xml:space="preserve"> the content and intended navigation purpose of the dataset.</w:t>
      </w:r>
    </w:p>
    <w:p w14:paraId="6DB4890C" w14:textId="4176A857" w:rsidR="004C7DE3" w:rsidRPr="004C7DE3" w:rsidDel="00E41603" w:rsidRDefault="004C7DE3" w:rsidP="00C128E3">
      <w:pPr>
        <w:pStyle w:val="Caption"/>
        <w:spacing w:line="240" w:lineRule="auto"/>
        <w:jc w:val="center"/>
        <w:rPr>
          <w:del w:id="295" w:author="Raphael Malyankar" w:date="2022-11-25T00:18:00Z"/>
        </w:rPr>
      </w:pPr>
      <w:del w:id="296" w:author="Raphael Malyankar" w:date="2022-11-25T00:18:00Z">
        <w:r w:rsidRPr="004C7DE3" w:rsidDel="00E41603">
          <w:delText xml:space="preserve">Table </w:delText>
        </w:r>
        <w:r w:rsidDel="00E41603">
          <w:delText>3-</w:delText>
        </w:r>
      </w:del>
      <w:del w:id="297" w:author="Raphael Malyankar" w:date="2022-11-15T22:37:00Z">
        <w:r w:rsidR="001E4CE0" w:rsidDel="00AC5C5D">
          <w:rPr>
            <w:b w:val="0"/>
          </w:rPr>
          <w:fldChar w:fldCharType="begin"/>
        </w:r>
        <w:r w:rsidR="001E4CE0" w:rsidDel="00AC5C5D">
          <w:delInstrText xml:space="preserve"> STYLEREF 1 \s </w:delInstrText>
        </w:r>
        <w:r w:rsidR="001E4CE0" w:rsidDel="00AC5C5D">
          <w:rPr>
            <w:b w:val="0"/>
          </w:rPr>
          <w:fldChar w:fldCharType="separate"/>
        </w:r>
        <w:r w:rsidR="0082228C" w:rsidDel="00AC5C5D">
          <w:rPr>
            <w:noProof/>
          </w:rPr>
          <w:delText>3</w:delText>
        </w:r>
        <w:r w:rsidR="001E4CE0" w:rsidDel="00AC5C5D">
          <w:rPr>
            <w:b w:val="0"/>
          </w:rPr>
          <w:fldChar w:fldCharType="end"/>
        </w:r>
        <w:r w:rsidR="001E4CE0" w:rsidDel="00AC5C5D">
          <w:delText>.</w:delText>
        </w:r>
        <w:r w:rsidR="001E4CE0" w:rsidDel="00AC5C5D">
          <w:rPr>
            <w:b w:val="0"/>
          </w:rPr>
          <w:fldChar w:fldCharType="begin"/>
        </w:r>
        <w:r w:rsidR="001E4CE0" w:rsidDel="00AC5C5D">
          <w:delInstrText xml:space="preserve"> SEQ Table \* ARABIC \s 1 </w:delInstrText>
        </w:r>
        <w:r w:rsidR="001E4CE0" w:rsidDel="00AC5C5D">
          <w:rPr>
            <w:b w:val="0"/>
          </w:rPr>
          <w:fldChar w:fldCharType="separate"/>
        </w:r>
        <w:r w:rsidR="0082228C" w:rsidDel="00AC5C5D">
          <w:rPr>
            <w:noProof/>
          </w:rPr>
          <w:delText>1</w:delText>
        </w:r>
        <w:r w:rsidR="001E4CE0" w:rsidDel="00AC5C5D">
          <w:rPr>
            <w:b w:val="0"/>
          </w:rPr>
          <w:fldChar w:fldCharType="end"/>
        </w:r>
      </w:del>
      <w:del w:id="298" w:author="Raphael Malyankar" w:date="2022-11-25T00:18:00Z">
        <w:r w:rsidDel="00E41603">
          <w:delText xml:space="preserve"> –</w:delText>
        </w:r>
        <w:r w:rsidRPr="004C7DE3" w:rsidDel="00E41603">
          <w:delText xml:space="preserve"> </w:delText>
        </w:r>
        <w:r w:rsidR="003C33BB" w:rsidDel="00E41603">
          <w:delText>MHI</w:delText>
        </w:r>
        <w:r w:rsidRPr="004C7DE3" w:rsidDel="00E41603">
          <w:delText xml:space="preserve"> Minimum Display and Maximum Display Scales</w:delText>
        </w:r>
      </w:del>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rsidDel="00E41603" w14:paraId="58E62527" w14:textId="1E9BECE7">
        <w:trPr>
          <w:jc w:val="center"/>
          <w:del w:id="299"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4A46F117" w:rsidR="00E73EDF" w:rsidRPr="00693533" w:rsidDel="00E41603" w:rsidRDefault="007653F1" w:rsidP="00C128E3">
            <w:pPr>
              <w:pStyle w:val="Tabletext9"/>
              <w:spacing w:line="240" w:lineRule="auto"/>
              <w:rPr>
                <w:del w:id="300" w:author="Raphael Malyankar" w:date="2022-11-25T00:18:00Z"/>
                <w:b/>
              </w:rPr>
            </w:pPr>
            <w:del w:id="301" w:author="Raphael Malyankar" w:date="2022-11-25T00:18:00Z">
              <w:r w:rsidRPr="00693533" w:rsidDel="00E41603">
                <w:rPr>
                  <w:b/>
                </w:rPr>
                <w:delText>Scale</w:delText>
              </w:r>
            </w:del>
          </w:p>
        </w:tc>
      </w:tr>
      <w:tr w:rsidR="00E73EDF" w:rsidRPr="00693533" w:rsidDel="00E41603" w14:paraId="07538065" w14:textId="7083EEE7">
        <w:trPr>
          <w:jc w:val="center"/>
          <w:del w:id="302"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3E30C860" w:rsidR="00E73EDF" w:rsidRPr="00693533" w:rsidDel="00E41603" w:rsidRDefault="007653F1" w:rsidP="00C128E3">
            <w:pPr>
              <w:pStyle w:val="Tabletext9"/>
              <w:spacing w:line="240" w:lineRule="auto"/>
              <w:rPr>
                <w:del w:id="303" w:author="Raphael Malyankar" w:date="2022-11-25T00:18:00Z"/>
              </w:rPr>
            </w:pPr>
            <w:del w:id="304" w:author="Raphael Malyankar" w:date="2022-11-25T00:18:00Z">
              <w:r w:rsidRPr="00693533" w:rsidDel="00E41603">
                <w:delText>NULL (only allowed on minimum display scale where the maximum display scale = 10,000,000)</w:delText>
              </w:r>
            </w:del>
          </w:p>
        </w:tc>
      </w:tr>
      <w:tr w:rsidR="00E73EDF" w:rsidRPr="00693533" w:rsidDel="00E41603" w14:paraId="7CB2D967" w14:textId="6AD5067D">
        <w:trPr>
          <w:jc w:val="center"/>
          <w:del w:id="305"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5A2F7CD6" w:rsidR="00E73EDF" w:rsidRPr="00693533" w:rsidDel="00E41603" w:rsidRDefault="007653F1" w:rsidP="00C128E3">
            <w:pPr>
              <w:pStyle w:val="Tabletext9"/>
              <w:spacing w:line="240" w:lineRule="auto"/>
              <w:rPr>
                <w:del w:id="306" w:author="Raphael Malyankar" w:date="2022-11-25T00:18:00Z"/>
              </w:rPr>
            </w:pPr>
            <w:del w:id="307" w:author="Raphael Malyankar" w:date="2022-11-25T00:18:00Z">
              <w:r w:rsidRPr="00693533" w:rsidDel="00E41603">
                <w:delText>1:10,000,000</w:delText>
              </w:r>
            </w:del>
          </w:p>
        </w:tc>
      </w:tr>
      <w:tr w:rsidR="00E73EDF" w:rsidRPr="00693533" w:rsidDel="00E41603" w14:paraId="03559EF6" w14:textId="69E6B1BB">
        <w:trPr>
          <w:jc w:val="center"/>
          <w:del w:id="308"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4BBB422E" w:rsidR="00E73EDF" w:rsidRPr="00693533" w:rsidDel="00E41603" w:rsidRDefault="007653F1" w:rsidP="00C128E3">
            <w:pPr>
              <w:pStyle w:val="Tabletext9"/>
              <w:spacing w:line="240" w:lineRule="auto"/>
              <w:rPr>
                <w:del w:id="309" w:author="Raphael Malyankar" w:date="2022-11-25T00:18:00Z"/>
              </w:rPr>
            </w:pPr>
            <w:del w:id="310" w:author="Raphael Malyankar" w:date="2022-11-25T00:18:00Z">
              <w:r w:rsidRPr="00693533" w:rsidDel="00E41603">
                <w:delText>1:3,500,000</w:delText>
              </w:r>
            </w:del>
          </w:p>
        </w:tc>
      </w:tr>
      <w:tr w:rsidR="00E73EDF" w:rsidRPr="00693533" w:rsidDel="00E41603" w14:paraId="0FB7F3C3" w14:textId="33F37BE7">
        <w:trPr>
          <w:jc w:val="center"/>
          <w:del w:id="311"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1166E889" w:rsidR="00E73EDF" w:rsidRPr="00693533" w:rsidDel="00E41603" w:rsidRDefault="007653F1" w:rsidP="00C128E3">
            <w:pPr>
              <w:pStyle w:val="Tabletext9"/>
              <w:spacing w:line="240" w:lineRule="auto"/>
              <w:rPr>
                <w:del w:id="312" w:author="Raphael Malyankar" w:date="2022-11-25T00:18:00Z"/>
              </w:rPr>
            </w:pPr>
            <w:del w:id="313" w:author="Raphael Malyankar" w:date="2022-11-25T00:18:00Z">
              <w:r w:rsidRPr="00693533" w:rsidDel="00E41603">
                <w:delText>1:1,500,000</w:delText>
              </w:r>
            </w:del>
          </w:p>
        </w:tc>
      </w:tr>
      <w:tr w:rsidR="00E73EDF" w:rsidRPr="00693533" w:rsidDel="00E41603" w14:paraId="259DB72F" w14:textId="762E4FF5">
        <w:trPr>
          <w:jc w:val="center"/>
          <w:del w:id="314"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57F8930D" w:rsidR="00E73EDF" w:rsidRPr="00693533" w:rsidDel="00E41603" w:rsidRDefault="007653F1" w:rsidP="00C128E3">
            <w:pPr>
              <w:pStyle w:val="Tabletext9"/>
              <w:spacing w:line="240" w:lineRule="auto"/>
              <w:rPr>
                <w:del w:id="315" w:author="Raphael Malyankar" w:date="2022-11-25T00:18:00Z"/>
              </w:rPr>
            </w:pPr>
            <w:del w:id="316" w:author="Raphael Malyankar" w:date="2022-11-25T00:18:00Z">
              <w:r w:rsidRPr="00693533" w:rsidDel="00E41603">
                <w:delText>1:700,000</w:delText>
              </w:r>
            </w:del>
          </w:p>
        </w:tc>
      </w:tr>
      <w:tr w:rsidR="00E73EDF" w:rsidRPr="00693533" w:rsidDel="00E41603" w14:paraId="66A76BE3" w14:textId="5F0A5A21">
        <w:trPr>
          <w:jc w:val="center"/>
          <w:del w:id="317"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46DB1D93" w:rsidR="00E73EDF" w:rsidRPr="00693533" w:rsidDel="00E41603" w:rsidRDefault="007653F1" w:rsidP="00C128E3">
            <w:pPr>
              <w:pStyle w:val="Tabletext9"/>
              <w:spacing w:line="240" w:lineRule="auto"/>
              <w:rPr>
                <w:del w:id="318" w:author="Raphael Malyankar" w:date="2022-11-25T00:18:00Z"/>
              </w:rPr>
            </w:pPr>
            <w:del w:id="319" w:author="Raphael Malyankar" w:date="2022-11-25T00:18:00Z">
              <w:r w:rsidRPr="00693533" w:rsidDel="00E41603">
                <w:delText>1:350,000</w:delText>
              </w:r>
            </w:del>
          </w:p>
        </w:tc>
      </w:tr>
      <w:tr w:rsidR="00E73EDF" w:rsidRPr="00693533" w:rsidDel="00E41603" w14:paraId="7959E16F" w14:textId="08646338">
        <w:trPr>
          <w:jc w:val="center"/>
          <w:del w:id="320"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0290CF11" w:rsidR="00E73EDF" w:rsidRPr="00693533" w:rsidDel="00E41603" w:rsidRDefault="007653F1" w:rsidP="00C128E3">
            <w:pPr>
              <w:pStyle w:val="Tabletext9"/>
              <w:spacing w:line="240" w:lineRule="auto"/>
              <w:rPr>
                <w:del w:id="321" w:author="Raphael Malyankar" w:date="2022-11-25T00:18:00Z"/>
              </w:rPr>
            </w:pPr>
            <w:del w:id="322" w:author="Raphael Malyankar" w:date="2022-11-25T00:18:00Z">
              <w:r w:rsidRPr="00693533" w:rsidDel="00E41603">
                <w:delText>1:180,000</w:delText>
              </w:r>
            </w:del>
          </w:p>
        </w:tc>
      </w:tr>
      <w:tr w:rsidR="00E73EDF" w:rsidRPr="00693533" w:rsidDel="00E41603" w14:paraId="5CD90D34" w14:textId="2964836B">
        <w:trPr>
          <w:jc w:val="center"/>
          <w:del w:id="323"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2647BE84" w:rsidR="00E73EDF" w:rsidRPr="00693533" w:rsidDel="00E41603" w:rsidRDefault="007653F1" w:rsidP="00C128E3">
            <w:pPr>
              <w:pStyle w:val="Tabletext9"/>
              <w:spacing w:line="240" w:lineRule="auto"/>
              <w:rPr>
                <w:del w:id="324" w:author="Raphael Malyankar" w:date="2022-11-25T00:18:00Z"/>
              </w:rPr>
            </w:pPr>
            <w:del w:id="325" w:author="Raphael Malyankar" w:date="2022-11-25T00:18:00Z">
              <w:r w:rsidRPr="00693533" w:rsidDel="00E41603">
                <w:delText>1:90,000</w:delText>
              </w:r>
            </w:del>
          </w:p>
        </w:tc>
      </w:tr>
      <w:tr w:rsidR="00E73EDF" w:rsidRPr="00693533" w:rsidDel="00E41603" w14:paraId="5A243F2E" w14:textId="17520020">
        <w:trPr>
          <w:jc w:val="center"/>
          <w:del w:id="326"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2AA85858" w:rsidR="00E73EDF" w:rsidRPr="00693533" w:rsidDel="00E41603" w:rsidRDefault="007653F1" w:rsidP="00C128E3">
            <w:pPr>
              <w:pStyle w:val="Tabletext9"/>
              <w:spacing w:line="240" w:lineRule="auto"/>
              <w:rPr>
                <w:del w:id="327" w:author="Raphael Malyankar" w:date="2022-11-25T00:18:00Z"/>
              </w:rPr>
            </w:pPr>
            <w:del w:id="328" w:author="Raphael Malyankar" w:date="2022-11-25T00:18:00Z">
              <w:r w:rsidRPr="00693533" w:rsidDel="00E41603">
                <w:delText>1:45,000</w:delText>
              </w:r>
            </w:del>
          </w:p>
        </w:tc>
      </w:tr>
      <w:tr w:rsidR="00E73EDF" w:rsidRPr="00693533" w:rsidDel="00E41603" w14:paraId="6E1D9A7B" w14:textId="0398F01F">
        <w:trPr>
          <w:jc w:val="center"/>
          <w:del w:id="329"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63CE7CDC" w:rsidR="00E73EDF" w:rsidRPr="00693533" w:rsidDel="00E41603" w:rsidRDefault="007653F1" w:rsidP="00C128E3">
            <w:pPr>
              <w:pStyle w:val="Tabletext9"/>
              <w:spacing w:line="240" w:lineRule="auto"/>
              <w:rPr>
                <w:del w:id="330" w:author="Raphael Malyankar" w:date="2022-11-25T00:18:00Z"/>
              </w:rPr>
            </w:pPr>
            <w:del w:id="331" w:author="Raphael Malyankar" w:date="2022-11-25T00:18:00Z">
              <w:r w:rsidRPr="00693533" w:rsidDel="00E41603">
                <w:delText>1:22,000</w:delText>
              </w:r>
            </w:del>
          </w:p>
        </w:tc>
      </w:tr>
      <w:tr w:rsidR="00E73EDF" w:rsidRPr="00693533" w:rsidDel="00E41603" w14:paraId="53B2EF3F" w14:textId="692BAA16">
        <w:trPr>
          <w:jc w:val="center"/>
          <w:del w:id="332"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5173F931" w:rsidR="00E73EDF" w:rsidRPr="00693533" w:rsidDel="00E41603" w:rsidRDefault="007653F1" w:rsidP="00C128E3">
            <w:pPr>
              <w:pStyle w:val="Tabletext9"/>
              <w:spacing w:line="240" w:lineRule="auto"/>
              <w:rPr>
                <w:del w:id="333" w:author="Raphael Malyankar" w:date="2022-11-25T00:18:00Z"/>
              </w:rPr>
            </w:pPr>
            <w:del w:id="334" w:author="Raphael Malyankar" w:date="2022-11-25T00:18:00Z">
              <w:r w:rsidRPr="00693533" w:rsidDel="00E41603">
                <w:delText>1:12,000</w:delText>
              </w:r>
            </w:del>
          </w:p>
        </w:tc>
      </w:tr>
      <w:tr w:rsidR="00E73EDF" w:rsidRPr="00693533" w:rsidDel="00E41603" w14:paraId="64A9E025" w14:textId="1F1A0622">
        <w:trPr>
          <w:jc w:val="center"/>
          <w:del w:id="335"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C247E9B" w:rsidR="00E73EDF" w:rsidRPr="00693533" w:rsidDel="00E41603" w:rsidRDefault="007653F1" w:rsidP="00C128E3">
            <w:pPr>
              <w:pStyle w:val="Tabletext9"/>
              <w:spacing w:line="240" w:lineRule="auto"/>
              <w:rPr>
                <w:del w:id="336" w:author="Raphael Malyankar" w:date="2022-11-25T00:18:00Z"/>
              </w:rPr>
            </w:pPr>
            <w:del w:id="337" w:author="Raphael Malyankar" w:date="2022-11-25T00:18:00Z">
              <w:r w:rsidRPr="00693533" w:rsidDel="00E41603">
                <w:delText>1:8,000</w:delText>
              </w:r>
            </w:del>
          </w:p>
        </w:tc>
      </w:tr>
      <w:tr w:rsidR="00E73EDF" w:rsidRPr="00693533" w:rsidDel="00E41603" w14:paraId="4070E239" w14:textId="25F6E926">
        <w:trPr>
          <w:jc w:val="center"/>
          <w:del w:id="338"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33037046" w:rsidR="00E73EDF" w:rsidRPr="00693533" w:rsidDel="00E41603" w:rsidRDefault="007653F1" w:rsidP="00C128E3">
            <w:pPr>
              <w:pStyle w:val="Tabletext9"/>
              <w:spacing w:line="240" w:lineRule="auto"/>
              <w:rPr>
                <w:del w:id="339" w:author="Raphael Malyankar" w:date="2022-11-25T00:18:00Z"/>
              </w:rPr>
            </w:pPr>
            <w:del w:id="340" w:author="Raphael Malyankar" w:date="2022-11-25T00:18:00Z">
              <w:r w:rsidRPr="00693533" w:rsidDel="00E41603">
                <w:delText>1:4,000</w:delText>
              </w:r>
            </w:del>
          </w:p>
        </w:tc>
      </w:tr>
      <w:tr w:rsidR="00E73EDF" w:rsidRPr="00693533" w:rsidDel="00E41603" w14:paraId="2D4306A2" w14:textId="1DB75670">
        <w:trPr>
          <w:jc w:val="center"/>
          <w:del w:id="341"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200FEB01" w:rsidR="00E73EDF" w:rsidRPr="00693533" w:rsidDel="00E41603" w:rsidRDefault="007653F1" w:rsidP="00C128E3">
            <w:pPr>
              <w:pStyle w:val="Tabletext9"/>
              <w:spacing w:line="240" w:lineRule="auto"/>
              <w:rPr>
                <w:del w:id="342" w:author="Raphael Malyankar" w:date="2022-11-25T00:18:00Z"/>
              </w:rPr>
            </w:pPr>
            <w:del w:id="343" w:author="Raphael Malyankar" w:date="2022-11-25T00:18:00Z">
              <w:r w:rsidRPr="00693533" w:rsidDel="00E41603">
                <w:delText>1:3,000</w:delText>
              </w:r>
            </w:del>
          </w:p>
        </w:tc>
      </w:tr>
      <w:tr w:rsidR="00E73EDF" w:rsidRPr="00693533" w:rsidDel="00E41603" w14:paraId="7A0CE6FC" w14:textId="131E0FE5">
        <w:trPr>
          <w:jc w:val="center"/>
          <w:del w:id="344"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31B54B7F" w:rsidR="00E73EDF" w:rsidRPr="00693533" w:rsidDel="00E41603" w:rsidRDefault="007653F1" w:rsidP="00C128E3">
            <w:pPr>
              <w:pStyle w:val="Tabletext9"/>
              <w:spacing w:line="240" w:lineRule="auto"/>
              <w:rPr>
                <w:del w:id="345" w:author="Raphael Malyankar" w:date="2022-11-25T00:18:00Z"/>
              </w:rPr>
            </w:pPr>
            <w:del w:id="346" w:author="Raphael Malyankar" w:date="2022-11-25T00:18:00Z">
              <w:r w:rsidRPr="00693533" w:rsidDel="00E41603">
                <w:delText>1:2,000</w:delText>
              </w:r>
            </w:del>
          </w:p>
        </w:tc>
      </w:tr>
      <w:tr w:rsidR="00E73EDF" w:rsidRPr="00693533" w:rsidDel="00E41603" w14:paraId="7A8EF814" w14:textId="359DC241">
        <w:trPr>
          <w:jc w:val="center"/>
          <w:del w:id="347"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5CA4B417" w:rsidR="00E73EDF" w:rsidRPr="00693533" w:rsidDel="00E41603" w:rsidRDefault="007653F1" w:rsidP="00C128E3">
            <w:pPr>
              <w:pStyle w:val="Tabletext9"/>
              <w:keepNext/>
              <w:spacing w:line="240" w:lineRule="auto"/>
              <w:rPr>
                <w:del w:id="348" w:author="Raphael Malyankar" w:date="2022-11-25T00:18:00Z"/>
              </w:rPr>
            </w:pPr>
            <w:del w:id="349" w:author="Raphael Malyankar" w:date="2022-11-25T00:18:00Z">
              <w:r w:rsidRPr="00693533" w:rsidDel="00E41603">
                <w:delText>1:1,000</w:delText>
              </w:r>
            </w:del>
          </w:p>
        </w:tc>
      </w:tr>
    </w:tbl>
    <w:p w14:paraId="1E4F51DC" w14:textId="77777777" w:rsidR="00E73EDF" w:rsidRPr="004C7DE3" w:rsidRDefault="007653F1" w:rsidP="00C128E3">
      <w:pPr>
        <w:spacing w:after="0" w:line="240" w:lineRule="auto"/>
        <w:ind w:left="3400" w:hanging="3400"/>
      </w:pPr>
      <w:r w:rsidRPr="004C7DE3">
        <w:rPr>
          <w:b/>
        </w:rPr>
        <w:tab/>
      </w:r>
    </w:p>
    <w:p w14:paraId="64041FD0" w14:textId="7AE5327B"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003C33BB">
        <w:t>Information about ports and harbou</w:t>
      </w:r>
      <w:r w:rsidR="00720661">
        <w:t>r</w:t>
      </w:r>
      <w:r w:rsidR="003C33BB">
        <w:t>s</w:t>
      </w:r>
      <w:r w:rsidRPr="00693533">
        <w:t xml:space="preserve"> for use in Electronic Chart Display and Information Systems</w:t>
      </w:r>
      <w:r w:rsidRPr="00693533">
        <w:rPr>
          <w:sz w:val="18"/>
          <w:szCs w:val="18"/>
        </w:rPr>
        <w:t xml:space="preserve">  </w:t>
      </w:r>
    </w:p>
    <w:p w14:paraId="0D4565ED" w14:textId="396B668C" w:rsidR="00E73EDF" w:rsidRPr="00693533" w:rsidRDefault="007653F1" w:rsidP="003602B0">
      <w:pPr>
        <w:spacing w:after="120" w:line="240" w:lineRule="auto"/>
        <w:ind w:left="3398" w:hanging="3398"/>
        <w:rPr>
          <w:sz w:val="18"/>
          <w:szCs w:val="18"/>
        </w:rPr>
      </w:pPr>
      <w:r w:rsidRPr="00693533">
        <w:rPr>
          <w:b/>
          <w:sz w:val="22"/>
          <w:szCs w:val="22"/>
        </w:rPr>
        <w:t>Language:</w:t>
      </w:r>
      <w:r w:rsidR="00B41A30">
        <w:rPr>
          <w:sz w:val="18"/>
          <w:szCs w:val="18"/>
        </w:rPr>
        <w:tab/>
      </w:r>
      <w:r w:rsidRPr="00693533">
        <w:t>English (Mandatory), other (Optional)</w:t>
      </w:r>
    </w:p>
    <w:p w14:paraId="3A63F623" w14:textId="747C8ADA" w:rsidR="00E73EDF" w:rsidRPr="00693533" w:rsidRDefault="007653F1" w:rsidP="003602B0">
      <w:pPr>
        <w:autoSpaceDE w:val="0"/>
        <w:autoSpaceDN w:val="0"/>
        <w:adjustRightInd w:val="0"/>
        <w:spacing w:after="60" w:line="240" w:lineRule="auto"/>
        <w:ind w:left="3398" w:hanging="3398"/>
      </w:pPr>
      <w:r w:rsidRPr="00693533">
        <w:rPr>
          <w:b/>
          <w:sz w:val="22"/>
          <w:szCs w:val="22"/>
        </w:rPr>
        <w:t>Classification:</w:t>
      </w:r>
      <w:r w:rsidR="00B41A30">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lastRenderedPageBreak/>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3602B0">
      <w:pPr>
        <w:spacing w:after="120" w:line="240" w:lineRule="auto"/>
        <w:ind w:left="3398" w:hanging="3398"/>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203E0E1D" w:rsidR="00E73EDF" w:rsidRPr="00693533" w:rsidRDefault="007653F1" w:rsidP="003602B0">
      <w:pPr>
        <w:spacing w:after="120" w:line="240" w:lineRule="auto"/>
        <w:ind w:left="3398" w:hanging="3398"/>
        <w:rPr>
          <w:rFonts w:cs="Arial"/>
          <w:sz w:val="18"/>
          <w:szCs w:val="18"/>
        </w:rPr>
      </w:pPr>
      <w:r w:rsidRPr="004E17D6">
        <w:rPr>
          <w:rFonts w:cs="Arial"/>
          <w:b/>
          <w:sz w:val="22"/>
          <w:szCs w:val="22"/>
        </w:rPr>
        <w:t>Point of Contact:</w:t>
      </w:r>
      <w:r w:rsidR="005573B7">
        <w:rPr>
          <w:rFonts w:cs="Arial"/>
          <w:szCs w:val="18"/>
        </w:rPr>
        <w:tab/>
      </w:r>
      <w:r w:rsidR="00762607">
        <w:rPr>
          <w:rFonts w:cs="Arial"/>
          <w:szCs w:val="18"/>
        </w:rPr>
        <w:t>Producing Agency</w:t>
      </w:r>
    </w:p>
    <w:p w14:paraId="08F7263F" w14:textId="68E7D0B1" w:rsidR="00E73EDF" w:rsidRDefault="007653F1" w:rsidP="003602B0">
      <w:pPr>
        <w:spacing w:after="120" w:line="240" w:lineRule="auto"/>
        <w:ind w:left="3398" w:hanging="3398"/>
        <w:rPr>
          <w:rFonts w:cs="Arial"/>
        </w:rPr>
      </w:pPr>
      <w:r w:rsidRPr="00693533">
        <w:rPr>
          <w:rFonts w:cs="Arial"/>
          <w:b/>
          <w:sz w:val="22"/>
          <w:szCs w:val="22"/>
        </w:rPr>
        <w:t>Use Limitation:</w:t>
      </w:r>
      <w:r w:rsidR="005573B7">
        <w:rPr>
          <w:rFonts w:cs="Arial"/>
          <w:sz w:val="18"/>
          <w:szCs w:val="18"/>
        </w:rPr>
        <w:tab/>
      </w:r>
      <w:r w:rsidR="00367490">
        <w:rPr>
          <w:rFonts w:cs="Arial"/>
        </w:rPr>
        <w:t>Not for sole use in navigation; must be used with an ENC.</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350" w:name="_Toc439685256"/>
      <w:bookmarkStart w:id="351" w:name="_Toc225648280"/>
      <w:bookmarkStart w:id="352" w:name="_Toc225065137"/>
      <w:bookmarkStart w:id="353" w:name="_Toc120228621"/>
      <w:r w:rsidRPr="00693533">
        <w:t xml:space="preserve">Data Content and </w:t>
      </w:r>
      <w:bookmarkEnd w:id="350"/>
      <w:bookmarkEnd w:id="351"/>
      <w:bookmarkEnd w:id="352"/>
      <w:r w:rsidR="001360F7">
        <w:t>S</w:t>
      </w:r>
      <w:r w:rsidR="001360F7" w:rsidRPr="00693533">
        <w:t>tructure</w:t>
      </w:r>
      <w:bookmarkEnd w:id="353"/>
    </w:p>
    <w:p w14:paraId="08016BFC" w14:textId="77777777" w:rsidR="00E73EDF" w:rsidRPr="00693533" w:rsidRDefault="007653F1" w:rsidP="00C128E3">
      <w:pPr>
        <w:pStyle w:val="Heading2"/>
        <w:tabs>
          <w:tab w:val="clear" w:pos="540"/>
        </w:tabs>
        <w:spacing w:before="120" w:after="200" w:line="240" w:lineRule="auto"/>
        <w:ind w:left="709" w:hanging="709"/>
      </w:pPr>
      <w:bookmarkStart w:id="354" w:name="_Toc439685257"/>
      <w:bookmarkStart w:id="355" w:name="_Toc120228622"/>
      <w:bookmarkStart w:id="356" w:name="_Toc225065138"/>
      <w:bookmarkStart w:id="357" w:name="_Toc225648281"/>
      <w:r w:rsidRPr="00693533">
        <w:t>Introduction</w:t>
      </w:r>
      <w:bookmarkEnd w:id="354"/>
      <w:bookmarkEnd w:id="355"/>
    </w:p>
    <w:p w14:paraId="4E62503B" w14:textId="3327BAC7" w:rsidR="00B356C4" w:rsidRPr="00B356C4" w:rsidRDefault="00B356C4" w:rsidP="00B356C4">
      <w:pPr>
        <w:spacing w:after="120" w:line="240" w:lineRule="auto"/>
        <w:rPr>
          <w:rFonts w:cs="Arial"/>
        </w:rPr>
      </w:pPr>
      <w:r w:rsidRPr="00B356C4">
        <w:rPr>
          <w:rFonts w:cs="Arial"/>
        </w:rPr>
        <w:t>The S-1</w:t>
      </w:r>
      <w:r>
        <w:rPr>
          <w:rFonts w:cs="Arial"/>
        </w:rPr>
        <w:t>31</w:t>
      </w:r>
      <w:r w:rsidRPr="00B356C4">
        <w:rPr>
          <w:rFonts w:cs="Arial"/>
        </w:rPr>
        <w:t xml:space="preserve"> product is based on the S-100 General Feature Model (GFM), and is a feature-based vector product. </w:t>
      </w:r>
      <w:ins w:id="358" w:author="Raphael Malyankar" w:date="2022-08-20T22:13:00Z">
        <w:r w:rsidR="00CC45C4">
          <w:rPr>
            <w:rFonts w:cs="Arial"/>
          </w:rPr>
          <w:fldChar w:fldCharType="begin"/>
        </w:r>
        <w:r w:rsidR="00CC45C4">
          <w:rPr>
            <w:rFonts w:cs="Arial"/>
          </w:rPr>
          <w:instrText xml:space="preserve"> REF _Ref111926012 \h </w:instrText>
        </w:r>
      </w:ins>
      <w:r w:rsidR="00CC45C4">
        <w:rPr>
          <w:rFonts w:cs="Arial"/>
        </w:rPr>
      </w:r>
      <w:r w:rsidR="00CC45C4">
        <w:rPr>
          <w:rFonts w:cs="Arial"/>
        </w:rPr>
        <w:fldChar w:fldCharType="separate"/>
      </w:r>
      <w:ins w:id="359" w:author="Raphael Malyankar" w:date="2022-08-20T22:13:00Z">
        <w:r w:rsidR="00CC45C4">
          <w:t xml:space="preserve">Figure </w:t>
        </w:r>
        <w:r w:rsidR="00CC45C4">
          <w:rPr>
            <w:noProof/>
          </w:rPr>
          <w:t>4</w:t>
        </w:r>
        <w:r w:rsidR="00CC45C4">
          <w:t>.</w:t>
        </w:r>
        <w:r w:rsidR="00CC45C4">
          <w:rPr>
            <w:noProof/>
          </w:rPr>
          <w:t>1</w:t>
        </w:r>
        <w:r w:rsidR="00CC45C4">
          <w:rPr>
            <w:rFonts w:cs="Arial"/>
          </w:rPr>
          <w:fldChar w:fldCharType="end"/>
        </w:r>
        <w:r w:rsidR="00CC45C4">
          <w:rPr>
            <w:rFonts w:cs="Arial"/>
          </w:rPr>
          <w:t xml:space="preserve"> </w:t>
        </w:r>
      </w:ins>
      <w:del w:id="360" w:author="Raphael Malyankar" w:date="2022-08-20T22:13:00Z">
        <w:r w:rsidRPr="00B356C4" w:rsidDel="00CC45C4">
          <w:rPr>
            <w:rFonts w:cs="Arial"/>
          </w:rPr>
          <w:delText xml:space="preserve">Figure </w:delText>
        </w:r>
        <w:r w:rsidR="00545238" w:rsidDel="00CC45C4">
          <w:rPr>
            <w:rFonts w:cs="Arial"/>
          </w:rPr>
          <w:delText>4.</w:delText>
        </w:r>
        <w:r w:rsidRPr="00B356C4" w:rsidDel="00CC45C4">
          <w:rPr>
            <w:rFonts w:cs="Arial"/>
          </w:rPr>
          <w:delText xml:space="preserve">1 </w:delText>
        </w:r>
      </w:del>
      <w:r w:rsidRPr="00B356C4">
        <w:rPr>
          <w:rFonts w:cs="Arial"/>
        </w:rPr>
        <w:t>shows how the S-1</w:t>
      </w:r>
      <w:r>
        <w:rPr>
          <w:rFonts w:cs="Arial"/>
        </w:rPr>
        <w:t>31</w:t>
      </w:r>
      <w:r w:rsidRPr="00B356C4">
        <w:rPr>
          <w:rFonts w:cs="Arial"/>
        </w:rPr>
        <w:t xml:space="preserve"> application schema is realized from the S-100 GFM. All S-1</w:t>
      </w:r>
      <w:r>
        <w:rPr>
          <w:rFonts w:cs="Arial"/>
        </w:rPr>
        <w:t>31</w:t>
      </w:r>
      <w:r w:rsidRPr="00B356C4">
        <w:rPr>
          <w:rFonts w:cs="Arial"/>
        </w:rPr>
        <w:t xml:space="preserve"> features and information classes are derived from one of the abstract classes </w:t>
      </w:r>
      <w:proofErr w:type="spellStart"/>
      <w:r w:rsidRPr="001F6D22">
        <w:rPr>
          <w:rFonts w:cs="Arial"/>
          <w:b/>
          <w:bCs/>
        </w:rPr>
        <w:t>FeatureType</w:t>
      </w:r>
      <w:proofErr w:type="spellEnd"/>
      <w:r w:rsidRPr="00B356C4">
        <w:rPr>
          <w:rFonts w:cs="Arial"/>
        </w:rPr>
        <w:t xml:space="preserve"> and </w:t>
      </w:r>
      <w:proofErr w:type="spellStart"/>
      <w:r w:rsidRPr="001F6D22">
        <w:rPr>
          <w:rFonts w:cs="Arial"/>
          <w:b/>
          <w:bCs/>
        </w:rPr>
        <w:t>InformationType</w:t>
      </w:r>
      <w:proofErr w:type="spellEnd"/>
      <w:r w:rsidRPr="00B356C4">
        <w:rPr>
          <w:rFonts w:cs="Arial"/>
        </w:rPr>
        <w:t xml:space="preserve"> defined in the S-1</w:t>
      </w:r>
      <w:r>
        <w:rPr>
          <w:rFonts w:cs="Arial"/>
        </w:rPr>
        <w:t>31</w:t>
      </w:r>
      <w:r w:rsidRPr="00B356C4">
        <w:rPr>
          <w:rFonts w:cs="Arial"/>
        </w:rPr>
        <w:t xml:space="preserve"> application schema, which realize the GFM meta-classes S100_GF_FeatureType and S100_GF_InformationType respectively.</w:t>
      </w:r>
    </w:p>
    <w:p w14:paraId="2D46B973" w14:textId="77777777" w:rsidR="0094364B" w:rsidRDefault="0094364B" w:rsidP="0094364B">
      <w:pPr>
        <w:keepNext/>
        <w:spacing w:after="120" w:line="240" w:lineRule="auto"/>
        <w:jc w:val="center"/>
      </w:pPr>
      <w:r>
        <w:rPr>
          <w:rFonts w:cs="Arial"/>
          <w:noProof/>
        </w:rPr>
        <w:drawing>
          <wp:inline distT="0" distB="0" distL="0" distR="0" wp14:anchorId="25B3FD16" wp14:editId="77C20E45">
            <wp:extent cx="5226752" cy="4027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1 S-131 Realizations of S-100 GFM.png"/>
                    <pic:cNvPicPr/>
                  </pic:nvPicPr>
                  <pic:blipFill>
                    <a:blip r:embed="rId24"/>
                    <a:stretch>
                      <a:fillRect/>
                    </a:stretch>
                  </pic:blipFill>
                  <pic:spPr>
                    <a:xfrm>
                      <a:off x="0" y="0"/>
                      <a:ext cx="5226752" cy="4027170"/>
                    </a:xfrm>
                    <a:prstGeom prst="rect">
                      <a:avLst/>
                    </a:prstGeom>
                  </pic:spPr>
                </pic:pic>
              </a:graphicData>
            </a:graphic>
          </wp:inline>
        </w:drawing>
      </w:r>
    </w:p>
    <w:p w14:paraId="4693C610" w14:textId="745A6AC6" w:rsidR="00C128E3" w:rsidRDefault="0094364B" w:rsidP="0094364B">
      <w:pPr>
        <w:pStyle w:val="Caption"/>
        <w:jc w:val="center"/>
        <w:rPr>
          <w:rFonts w:cs="Arial"/>
        </w:rPr>
      </w:pPr>
      <w:bookmarkStart w:id="361" w:name="_Ref111926012"/>
      <w:r>
        <w:t xml:space="preserve">Figure </w:t>
      </w:r>
      <w:ins w:id="362"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63"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64" w:author="Raphael Malyankar" w:date="2022-11-04T16:52:00Z">
        <w:r w:rsidR="00C30215">
          <w:rPr>
            <w:noProof/>
          </w:rPr>
          <w:t>1</w:t>
        </w:r>
        <w:r w:rsidR="00C30215">
          <w:fldChar w:fldCharType="end"/>
        </w:r>
      </w:ins>
      <w:del w:id="365"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bookmarkEnd w:id="361"/>
      <w:r>
        <w:t xml:space="preserve"> - Realizations from the S-100 General Feature Model</w:t>
      </w:r>
    </w:p>
    <w:p w14:paraId="0EEA6CDD" w14:textId="77777777" w:rsidR="00B356C4" w:rsidRPr="00E046B0" w:rsidRDefault="00B356C4"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366" w:name="_Toc439685258"/>
      <w:bookmarkStart w:id="367" w:name="_Toc120228623"/>
      <w:r w:rsidRPr="004E17D6">
        <w:t>Application Schema</w:t>
      </w:r>
      <w:bookmarkEnd w:id="356"/>
      <w:bookmarkEnd w:id="357"/>
      <w:bookmarkEnd w:id="366"/>
      <w:bookmarkEnd w:id="367"/>
    </w:p>
    <w:p w14:paraId="5873A7C5" w14:textId="1BAF3971" w:rsidR="007872EC" w:rsidRDefault="00C205FF" w:rsidP="00C128E3">
      <w:pPr>
        <w:spacing w:after="120" w:line="240" w:lineRule="auto"/>
      </w:pPr>
      <w:r w:rsidRPr="00693533">
        <w:t>S-1</w:t>
      </w:r>
      <w:r>
        <w:t>3</w:t>
      </w:r>
      <w:r w:rsidRPr="00693533">
        <w:t xml:space="preserve">1 conforms to the General Feature </w:t>
      </w:r>
      <w:r>
        <w:t xml:space="preserve">Model (GFM) from S-100 Part 3. </w:t>
      </w:r>
      <w:r w:rsidR="007872EC" w:rsidRPr="007872EC">
        <w:t xml:space="preserve">This </w:t>
      </w:r>
      <w:r w:rsidR="007872EC">
        <w:t>document</w:t>
      </w:r>
      <w:r w:rsidR="007872EC" w:rsidRPr="007872EC">
        <w:t xml:space="preserve"> </w:t>
      </w:r>
      <w:r w:rsidR="007872EC">
        <w:t>describes</w:t>
      </w:r>
      <w:r w:rsidR="007872EC" w:rsidRPr="007872EC">
        <w:t xml:space="preserve"> the Application Schema expressed in UM</w:t>
      </w:r>
      <w:r w:rsidR="007872EC">
        <w:t>L. This document contains only</w:t>
      </w:r>
      <w:r w:rsidR="007872EC" w:rsidRPr="007872EC">
        <w:t xml:space="preserve"> an overview of the S-</w:t>
      </w:r>
      <w:r w:rsidR="001D613B">
        <w:t>131</w:t>
      </w:r>
      <w:r w:rsidR="007872EC" w:rsidRPr="007872EC">
        <w:t xml:space="preserve"> </w:t>
      </w:r>
      <w:r w:rsidR="007872EC" w:rsidRPr="007872EC">
        <w:lastRenderedPageBreak/>
        <w:t>application schema.</w:t>
      </w:r>
      <w:r w:rsidR="007872EC">
        <w:t xml:space="preserve"> The S-131</w:t>
      </w:r>
      <w:r w:rsidR="007872EC" w:rsidRPr="00693533">
        <w:t xml:space="preserve"> Application Schema </w:t>
      </w:r>
      <w:r w:rsidR="007872EC">
        <w:t>types are</w:t>
      </w:r>
      <w:r w:rsidR="007872EC" w:rsidRPr="00693533">
        <w:t xml:space="preserve"> realised in the </w:t>
      </w:r>
      <w:r w:rsidR="007872EC">
        <w:t>F</w:t>
      </w:r>
      <w:r w:rsidR="007872EC" w:rsidRPr="00693533">
        <w:t xml:space="preserve">eature </w:t>
      </w:r>
      <w:r w:rsidR="007872EC">
        <w:t>C</w:t>
      </w:r>
      <w:r w:rsidR="007872EC" w:rsidRPr="00693533">
        <w:t>atalogue</w:t>
      </w:r>
      <w:r w:rsidR="007872EC">
        <w:t>.</w:t>
      </w:r>
      <w:r w:rsidR="007872EC" w:rsidRPr="007872EC">
        <w:t xml:space="preserve"> The Feature Catalogue is included </w:t>
      </w:r>
      <w:r w:rsidR="007872EC">
        <w:t>as</w:t>
      </w:r>
      <w:r w:rsidR="007872EC" w:rsidRPr="007872EC">
        <w:t xml:space="preserve"> </w:t>
      </w:r>
      <w:r w:rsidR="007872EC">
        <w:t>a separate Annex</w:t>
      </w:r>
      <w:ins w:id="368" w:author="Raphael Malyankar" w:date="2022-11-09T22:51:00Z">
        <w:r w:rsidR="00CD0C97">
          <w:t xml:space="preserve"> (Annex </w:t>
        </w:r>
      </w:ins>
      <w:ins w:id="369" w:author="Raphael Malyankar" w:date="2022-11-09T22:52:00Z">
        <w:r w:rsidR="00CD0C97">
          <w:t>C)</w:t>
        </w:r>
      </w:ins>
      <w:r w:rsidR="007872EC" w:rsidRPr="007872EC">
        <w:t xml:space="preserve">, and provides a full </w:t>
      </w:r>
      <w:r w:rsidR="007872EC">
        <w:t>specification</w:t>
      </w:r>
      <w:r w:rsidR="007872EC" w:rsidRPr="007872EC">
        <w:t xml:space="preserve"> of </w:t>
      </w:r>
      <w:r w:rsidR="007872EC">
        <w:t>all</w:t>
      </w:r>
      <w:r w:rsidR="007872EC" w:rsidRPr="007872EC">
        <w:t xml:space="preserve"> type</w:t>
      </w:r>
      <w:r w:rsidR="007872EC">
        <w:t>s</w:t>
      </w:r>
      <w:r w:rsidR="007872EC" w:rsidRPr="007872EC">
        <w:t xml:space="preserve"> including </w:t>
      </w:r>
      <w:r w:rsidR="007872EC">
        <w:t>feature and information types, their</w:t>
      </w:r>
      <w:r w:rsidR="007872EC" w:rsidRPr="007872EC">
        <w:t xml:space="preserve"> attributes, </w:t>
      </w:r>
      <w:r w:rsidR="007872EC">
        <w:t>allowed</w:t>
      </w:r>
      <w:r w:rsidR="007872EC" w:rsidRPr="007872EC">
        <w:t xml:space="preserve"> values, and relationships</w:t>
      </w:r>
      <w:r w:rsidR="007872EC">
        <w:t xml:space="preserve"> between types</w:t>
      </w:r>
      <w:r w:rsidR="007872EC" w:rsidRPr="007872EC">
        <w:t xml:space="preserve"> in the data product. </w:t>
      </w:r>
    </w:p>
    <w:p w14:paraId="11CDDC0F" w14:textId="520A1DB3" w:rsidR="00C205FF" w:rsidRDefault="00C205FF" w:rsidP="00C205FF">
      <w:pPr>
        <w:spacing w:after="120" w:line="240" w:lineRule="auto"/>
      </w:pPr>
      <w:r>
        <w:t>The following conventions are used in the UML diagrams depicting the application schema:</w:t>
      </w:r>
    </w:p>
    <w:p w14:paraId="217FE140" w14:textId="4DDE18EC" w:rsidR="00C205FF" w:rsidRDefault="00C205FF" w:rsidP="006A5C19">
      <w:pPr>
        <w:pStyle w:val="ListParagraph"/>
        <w:numPr>
          <w:ilvl w:val="0"/>
          <w:numId w:val="22"/>
        </w:numPr>
        <w:spacing w:after="120" w:line="240" w:lineRule="auto"/>
      </w:pPr>
      <w:r>
        <w:t>Standard UML conventions for classes, associations, inheritance, roles, and multiplicities apply. These conventions are described in Part 1 of S-100.</w:t>
      </w:r>
    </w:p>
    <w:p w14:paraId="41F117C3" w14:textId="7C8ED34F" w:rsidR="00C205FF" w:rsidRDefault="00C205FF" w:rsidP="006A5C19">
      <w:pPr>
        <w:pStyle w:val="ListParagraph"/>
        <w:numPr>
          <w:ilvl w:val="0"/>
          <w:numId w:val="22"/>
        </w:numPr>
        <w:spacing w:after="120" w:line="240" w:lineRule="auto"/>
      </w:pPr>
      <w:r>
        <w:t>Italic font for a class name indicates an abstract class.</w:t>
      </w:r>
    </w:p>
    <w:p w14:paraId="59296091" w14:textId="51DA169A" w:rsidR="00C205FF" w:rsidRDefault="00C205FF" w:rsidP="006A5C19">
      <w:pPr>
        <w:pStyle w:val="ListParagraph"/>
        <w:numPr>
          <w:ilvl w:val="0"/>
          <w:numId w:val="22"/>
        </w:numPr>
        <w:spacing w:after="120" w:line="240" w:lineRule="auto"/>
      </w:pPr>
      <w:r>
        <w:t>Feature classes are depicted with green background; the dark shade for abstract feature classes and the light shade for ordinary (non-abstract) feature classes.</w:t>
      </w:r>
    </w:p>
    <w:p w14:paraId="236A7484" w14:textId="65DCBE91" w:rsidR="00C205FF" w:rsidRDefault="00C205FF" w:rsidP="006A5C19">
      <w:pPr>
        <w:pStyle w:val="ListParagraph"/>
        <w:numPr>
          <w:ilvl w:val="0"/>
          <w:numId w:val="22"/>
        </w:numPr>
        <w:spacing w:after="120" w:line="240" w:lineRule="auto"/>
      </w:pPr>
      <w:r>
        <w:t>Information type classes are depicted with blue background; the dark shade for abstract information type classes and the light shade for ordinary information types.</w:t>
      </w:r>
    </w:p>
    <w:p w14:paraId="4604BDA0" w14:textId="185FDE9D" w:rsidR="00C205FF" w:rsidRDefault="00C205FF" w:rsidP="006A5C19">
      <w:pPr>
        <w:pStyle w:val="ListParagraph"/>
        <w:numPr>
          <w:ilvl w:val="0"/>
          <w:numId w:val="22"/>
        </w:numPr>
        <w:spacing w:after="120" w:line="240" w:lineRule="auto"/>
      </w:pPr>
      <w:r>
        <w:t>Association classes are depicted with a white background.</w:t>
      </w:r>
    </w:p>
    <w:p w14:paraId="3EEB7C84" w14:textId="56CA0258" w:rsidR="00C205FF" w:rsidRDefault="00C205FF" w:rsidP="006A5C19">
      <w:pPr>
        <w:pStyle w:val="ListParagraph"/>
        <w:numPr>
          <w:ilvl w:val="0"/>
          <w:numId w:val="22"/>
        </w:numPr>
        <w:spacing w:after="120" w:line="240" w:lineRule="auto"/>
      </w:pPr>
      <w:r>
        <w:t>Complex attributes are depicted with a pink background.</w:t>
      </w:r>
    </w:p>
    <w:p w14:paraId="6B14A22D" w14:textId="5C457358" w:rsidR="00C205FF" w:rsidRDefault="00C205FF" w:rsidP="006A5C19">
      <w:pPr>
        <w:pStyle w:val="ListParagraph"/>
        <w:numPr>
          <w:ilvl w:val="0"/>
          <w:numId w:val="22"/>
        </w:numPr>
        <w:spacing w:after="120" w:line="240" w:lineRule="auto"/>
      </w:pPr>
      <w:r>
        <w:t xml:space="preserve">Enumeration lists and </w:t>
      </w:r>
      <w:proofErr w:type="spellStart"/>
      <w:r>
        <w:t>codelists</w:t>
      </w:r>
      <w:proofErr w:type="spellEnd"/>
      <w:r>
        <w:t xml:space="preserve"> are depicted with a tan background. The numeric code corresponding to each listed value is shown to its right following an ‘=’ sign.</w:t>
      </w:r>
    </w:p>
    <w:p w14:paraId="119E8A77" w14:textId="69E68C78" w:rsidR="00C205FF" w:rsidRDefault="00C205FF" w:rsidP="006A5C19">
      <w:pPr>
        <w:pStyle w:val="ListParagraph"/>
        <w:numPr>
          <w:ilvl w:val="0"/>
          <w:numId w:val="22"/>
        </w:numPr>
        <w:spacing w:after="120" w:line="240" w:lineRule="auto"/>
      </w:pPr>
      <w:r>
        <w:t>No significance attaches to the colour of associations. (Complex diagrams may use different colours to distinguish associations that cross one another.)</w:t>
      </w:r>
    </w:p>
    <w:p w14:paraId="0A32C349" w14:textId="73F4B488" w:rsidR="00C205FF" w:rsidRDefault="00C205FF" w:rsidP="006A5C19">
      <w:pPr>
        <w:pStyle w:val="ListParagraph"/>
        <w:numPr>
          <w:ilvl w:val="0"/>
          <w:numId w:val="22"/>
        </w:numPr>
        <w:spacing w:after="120" w:line="240" w:lineRule="auto"/>
      </w:pPr>
      <w:r>
        <w:t>Where the association role or name is not explicitly shown, the default rules for roles and names apply:</w:t>
      </w:r>
    </w:p>
    <w:p w14:paraId="587A8901" w14:textId="60FA8322" w:rsidR="00C205FF" w:rsidRDefault="00C205FF" w:rsidP="006A5C19">
      <w:pPr>
        <w:pStyle w:val="ListParagraph"/>
        <w:numPr>
          <w:ilvl w:val="1"/>
          <w:numId w:val="22"/>
        </w:numPr>
        <w:spacing w:after="120" w:line="240" w:lineRule="auto"/>
      </w:pPr>
      <w:r>
        <w:t>The role name is ‘the&lt;CLASSNAME&gt;’ where &lt;CLASSNAME&gt; is the name of the class to which that association end is linked.</w:t>
      </w:r>
    </w:p>
    <w:p w14:paraId="6FE6E21F" w14:textId="566157C6" w:rsidR="00C205FF" w:rsidRDefault="00C205FF" w:rsidP="006A5C19">
      <w:pPr>
        <w:pStyle w:val="ListParagraph"/>
        <w:numPr>
          <w:ilvl w:val="1"/>
          <w:numId w:val="22"/>
        </w:numPr>
        <w:spacing w:after="120" w:line="240" w:lineRule="auto"/>
      </w:pPr>
      <w:r>
        <w:t>The association name is ‘&lt;CLASSNAME1&gt;_&lt;CLASSNAME2&gt;’ where &lt;CLASSNAME1&gt; is the source and &lt;CLASSNAME2&gt; the target. In case of a feature/information association the feature is the source. For feature/feature or information/information associations without explicit names the source/target are indicated by an arrowhead.</w:t>
      </w:r>
    </w:p>
    <w:p w14:paraId="70B82DFF" w14:textId="402715D7" w:rsidR="00C128E3" w:rsidRDefault="00C205FF" w:rsidP="006A5C19">
      <w:pPr>
        <w:pStyle w:val="ListParagraph"/>
        <w:numPr>
          <w:ilvl w:val="0"/>
          <w:numId w:val="22"/>
        </w:numPr>
        <w:spacing w:after="120" w:line="240" w:lineRule="auto"/>
      </w:pPr>
      <w:r>
        <w:t xml:space="preserve">Subclasses inherit the attributes and associations of their </w:t>
      </w:r>
      <w:proofErr w:type="spellStart"/>
      <w:r>
        <w:t>superclasses</w:t>
      </w:r>
      <w:proofErr w:type="spellEnd"/>
      <w:r>
        <w:t xml:space="preserve"> at all levels, unless such inheritance is explicitly overridden in the subclass.</w:t>
      </w:r>
    </w:p>
    <w:p w14:paraId="367DBA97" w14:textId="45F76754" w:rsidR="00DE4AB9" w:rsidRDefault="00DE4AB9" w:rsidP="00DE4AB9">
      <w:pPr>
        <w:pStyle w:val="Heading3"/>
      </w:pPr>
      <w:bookmarkStart w:id="370" w:name="_Toc120228624"/>
      <w:r>
        <w:t>Domain model</w:t>
      </w:r>
      <w:bookmarkEnd w:id="370"/>
    </w:p>
    <w:p w14:paraId="205A36C8" w14:textId="456A0663" w:rsidR="008B6ED3" w:rsidRDefault="008B6ED3" w:rsidP="008B6ED3">
      <w:r>
        <w:t>The S-13</w:t>
      </w:r>
      <w:ins w:id="371" w:author="Raphael Malyankar" w:date="2022-10-27T22:52:00Z">
        <w:r w:rsidR="005A55B1">
          <w:t>1</w:t>
        </w:r>
      </w:ins>
      <w:r>
        <w:t xml:space="preserve"> domain model has two base classes (‘root classes’) from which all the domain-specific geographic features and information type classes are derived. The base classes are shown in </w:t>
      </w:r>
      <w:r w:rsidR="00911301">
        <w:rPr>
          <w:highlight w:val="yellow"/>
        </w:rPr>
        <w:fldChar w:fldCharType="begin"/>
      </w:r>
      <w:r w:rsidR="00911301">
        <w:instrText xml:space="preserve"> REF _Ref111746387 \h </w:instrText>
      </w:r>
      <w:r w:rsidR="00911301">
        <w:rPr>
          <w:highlight w:val="yellow"/>
        </w:rPr>
      </w:r>
      <w:r w:rsidR="00911301">
        <w:rPr>
          <w:highlight w:val="yellow"/>
        </w:rPr>
        <w:fldChar w:fldCharType="separate"/>
      </w:r>
      <w:r w:rsidR="0082228C">
        <w:t xml:space="preserve">Figure </w:t>
      </w:r>
      <w:r w:rsidR="0082228C">
        <w:rPr>
          <w:noProof/>
        </w:rPr>
        <w:t>4</w:t>
      </w:r>
      <w:r w:rsidR="0082228C">
        <w:t>.</w:t>
      </w:r>
      <w:r w:rsidR="0082228C">
        <w:rPr>
          <w:noProof/>
        </w:rPr>
        <w:t>2</w:t>
      </w:r>
      <w:r w:rsidR="00911301">
        <w:rPr>
          <w:highlight w:val="yellow"/>
        </w:rPr>
        <w:fldChar w:fldCharType="end"/>
      </w:r>
      <w:r>
        <w:t xml:space="preserve"> below. The base class for geographic features is </w:t>
      </w:r>
      <w:proofErr w:type="spellStart"/>
      <w:r w:rsidRPr="00911301">
        <w:rPr>
          <w:b/>
          <w:bCs/>
        </w:rPr>
        <w:t>FeatureType</w:t>
      </w:r>
      <w:proofErr w:type="spellEnd"/>
      <w:r>
        <w:t xml:space="preserve"> and the base class for information types is </w:t>
      </w:r>
      <w:proofErr w:type="spellStart"/>
      <w:r w:rsidRPr="00911301">
        <w:rPr>
          <w:b/>
          <w:bCs/>
        </w:rPr>
        <w:t>InformationType</w:t>
      </w:r>
      <w:proofErr w:type="spellEnd"/>
      <w:r>
        <w:t>. Each of the two base classes has a set of attributes which are therefore inherited by all domain-specific features. The approximate area features in S-1</w:t>
      </w:r>
      <w:r w:rsidR="00A566A2">
        <w:t>31</w:t>
      </w:r>
      <w:r>
        <w:t xml:space="preserve"> are also derived from the geographic feature root class. Both base classes are abstract classes and do not have direct instances in S-1</w:t>
      </w:r>
      <w:r w:rsidR="00A566A2">
        <w:t>31</w:t>
      </w:r>
      <w:r>
        <w:t xml:space="preserve"> data – instead, S-1</w:t>
      </w:r>
      <w:r w:rsidR="00A566A2">
        <w:t>31</w:t>
      </w:r>
      <w:r>
        <w:t xml:space="preserve"> feature and information type data objects are instantiations of a non-abstract class derived from one of these base classes.</w:t>
      </w:r>
    </w:p>
    <w:p w14:paraId="3F43D117" w14:textId="33BD199E" w:rsidR="008B6ED3" w:rsidRDefault="008B6ED3" w:rsidP="008B6ED3">
      <w:r>
        <w:t>S-1</w:t>
      </w:r>
      <w:r w:rsidR="00A566A2">
        <w:t>31</w:t>
      </w:r>
      <w:r>
        <w:t xml:space="preserve"> meta- and cartographic features are not derived from these base classes – S-1</w:t>
      </w:r>
      <w:r w:rsidR="00911301">
        <w:t>31</w:t>
      </w:r>
      <w:r>
        <w:t xml:space="preserve"> instead incorporates meta- and cartographic feature definitions originally prepared for S-101 in the interests of harmonization and interoperability with other S-100-based data products, especially S-101 ENCs.</w:t>
      </w:r>
    </w:p>
    <w:p w14:paraId="38876810" w14:textId="77777777" w:rsidR="00A566A2" w:rsidRDefault="00A566A2" w:rsidP="00A566A2">
      <w:pPr>
        <w:keepNext/>
        <w:jc w:val="center"/>
      </w:pPr>
      <w:r>
        <w:rPr>
          <w:noProof/>
        </w:rPr>
        <w:lastRenderedPageBreak/>
        <w:drawing>
          <wp:inline distT="0" distB="0" distL="0" distR="0" wp14:anchorId="6B9CD663" wp14:editId="656D4713">
            <wp:extent cx="5770880" cy="4094973"/>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31 Base Classes.png"/>
                    <pic:cNvPicPr/>
                  </pic:nvPicPr>
                  <pic:blipFill>
                    <a:blip r:embed="rId25"/>
                    <a:stretch>
                      <a:fillRect/>
                    </a:stretch>
                  </pic:blipFill>
                  <pic:spPr>
                    <a:xfrm>
                      <a:off x="0" y="0"/>
                      <a:ext cx="5770880" cy="4094973"/>
                    </a:xfrm>
                    <a:prstGeom prst="rect">
                      <a:avLst/>
                    </a:prstGeom>
                  </pic:spPr>
                </pic:pic>
              </a:graphicData>
            </a:graphic>
          </wp:inline>
        </w:drawing>
      </w:r>
    </w:p>
    <w:p w14:paraId="1FCDE1B7" w14:textId="31CA9F26" w:rsidR="00A566A2" w:rsidRDefault="00A566A2" w:rsidP="00A566A2">
      <w:pPr>
        <w:pStyle w:val="Caption"/>
        <w:jc w:val="center"/>
      </w:pPr>
      <w:bookmarkStart w:id="372" w:name="_Ref111746387"/>
      <w:r>
        <w:t xml:space="preserve">Figure </w:t>
      </w:r>
      <w:ins w:id="373"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74"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75" w:author="Raphael Malyankar" w:date="2022-11-04T16:52:00Z">
        <w:r w:rsidR="00C30215">
          <w:rPr>
            <w:noProof/>
          </w:rPr>
          <w:t>2</w:t>
        </w:r>
        <w:r w:rsidR="00C30215">
          <w:fldChar w:fldCharType="end"/>
        </w:r>
      </w:ins>
      <w:del w:id="376"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w:delText>
        </w:r>
        <w:r w:rsidR="008C4B28" w:rsidDel="00C30215">
          <w:fldChar w:fldCharType="end"/>
        </w:r>
      </w:del>
      <w:bookmarkEnd w:id="372"/>
      <w:r>
        <w:t xml:space="preserve"> - Base classes in S-131</w:t>
      </w:r>
    </w:p>
    <w:p w14:paraId="6D98AC11" w14:textId="5F30021C" w:rsidR="00A566A2" w:rsidRDefault="00A566A2" w:rsidP="00C10880">
      <w:pPr>
        <w:pStyle w:val="Heading4"/>
      </w:pPr>
      <w:r>
        <w:t>Overview of domain features and information types</w:t>
      </w:r>
    </w:p>
    <w:p w14:paraId="19606A71" w14:textId="073AB74A" w:rsidR="001207A8" w:rsidRDefault="001207A8" w:rsidP="001207A8">
      <w:r>
        <w:t xml:space="preserve">Marine Harbour Infrastructure data products include harbour facilities, port services and specially designated areas </w:t>
      </w:r>
      <w:r w:rsidR="00035B47">
        <w:t>related to</w:t>
      </w:r>
      <w:r>
        <w:t xml:space="preserve"> ship operations in ports. It does not include protected areas, obstructions and other physical features, or natural conditions. The broad categories of geographic features </w:t>
      </w:r>
      <w:r w:rsidR="00030E18">
        <w:t xml:space="preserve">and non-geographic information </w:t>
      </w:r>
      <w:r>
        <w:t>included in the S-131 domain are:</w:t>
      </w:r>
    </w:p>
    <w:p w14:paraId="22E0413A" w14:textId="498094EA" w:rsidR="001207A8" w:rsidRDefault="001207A8" w:rsidP="00035B47">
      <w:pPr>
        <w:pStyle w:val="ListParagraph"/>
        <w:numPr>
          <w:ilvl w:val="0"/>
          <w:numId w:val="37"/>
        </w:numPr>
      </w:pPr>
      <w:r>
        <w:t xml:space="preserve">Harbour layout, including the locations </w:t>
      </w:r>
      <w:r w:rsidR="00030E18">
        <w:t xml:space="preserve">of </w:t>
      </w:r>
      <w:r>
        <w:t>terminals and berths</w:t>
      </w:r>
      <w:r w:rsidR="00030E18">
        <w:t>, and contact information for terminal operators</w:t>
      </w:r>
      <w:r>
        <w:t>.</w:t>
      </w:r>
    </w:p>
    <w:p w14:paraId="009F4C83" w14:textId="34006D1B" w:rsidR="00035B47" w:rsidRDefault="00030E18" w:rsidP="00035B47">
      <w:pPr>
        <w:pStyle w:val="ListParagraph"/>
        <w:numPr>
          <w:ilvl w:val="0"/>
          <w:numId w:val="37"/>
        </w:numPr>
      </w:pPr>
      <w:r>
        <w:t>P</w:t>
      </w:r>
      <w:r w:rsidR="001207A8">
        <w:t>ort services and related features such as waste reception facilities</w:t>
      </w:r>
      <w:r>
        <w:t xml:space="preserve">, </w:t>
      </w:r>
      <w:r w:rsidR="001207A8">
        <w:t>supplies</w:t>
      </w:r>
      <w:r>
        <w:t xml:space="preserve">, </w:t>
      </w:r>
      <w:r w:rsidR="00035B47">
        <w:t xml:space="preserve">fuel, and </w:t>
      </w:r>
      <w:r>
        <w:t>repair facilities</w:t>
      </w:r>
      <w:r w:rsidR="00035B47">
        <w:t>.</w:t>
      </w:r>
    </w:p>
    <w:p w14:paraId="43C3CADA" w14:textId="6960BB94" w:rsidR="00836849" w:rsidRDefault="00035B47" w:rsidP="00035B47">
      <w:pPr>
        <w:pStyle w:val="ListParagraph"/>
        <w:numPr>
          <w:ilvl w:val="0"/>
          <w:numId w:val="37"/>
        </w:numPr>
      </w:pPr>
      <w:r>
        <w:t>S</w:t>
      </w:r>
      <w:r w:rsidR="00030E18">
        <w:t>upporting infrastructure</w:t>
      </w:r>
      <w:r>
        <w:t xml:space="preserve"> such as the nature of nearby transportation</w:t>
      </w:r>
      <w:r w:rsidR="00836849">
        <w:t>.</w:t>
      </w:r>
    </w:p>
    <w:p w14:paraId="10330F30" w14:textId="6362F2B8" w:rsidR="001207A8" w:rsidRDefault="00030E18" w:rsidP="00035B47">
      <w:pPr>
        <w:pStyle w:val="ListParagraph"/>
        <w:numPr>
          <w:ilvl w:val="0"/>
          <w:numId w:val="37"/>
        </w:numPr>
      </w:pPr>
      <w:r>
        <w:t>The locations of</w:t>
      </w:r>
      <w:r w:rsidR="00836849">
        <w:t xml:space="preserve"> </w:t>
      </w:r>
      <w:r>
        <w:t>infrastructure</w:t>
      </w:r>
      <w:r w:rsidR="00836849">
        <w:t xml:space="preserve"> such as dry docks and </w:t>
      </w:r>
      <w:proofErr w:type="spellStart"/>
      <w:r w:rsidR="00836849">
        <w:t>syncrolifts</w:t>
      </w:r>
      <w:proofErr w:type="spellEnd"/>
      <w:r w:rsidR="001207A8">
        <w:t>.</w:t>
      </w:r>
    </w:p>
    <w:p w14:paraId="2D71034E" w14:textId="6AD2CF5F" w:rsidR="001207A8" w:rsidRDefault="001207A8" w:rsidP="001207A8">
      <w:pPr>
        <w:pStyle w:val="ListParagraph"/>
        <w:numPr>
          <w:ilvl w:val="0"/>
          <w:numId w:val="37"/>
        </w:numPr>
      </w:pPr>
      <w:r>
        <w:t>Specially designated locations</w:t>
      </w:r>
      <w:r w:rsidR="00836849">
        <w:t xml:space="preserve"> relating to </w:t>
      </w:r>
      <w:r>
        <w:t>manoeuvres, such as</w:t>
      </w:r>
      <w:r w:rsidR="00035B47">
        <w:t xml:space="preserve"> fairways and</w:t>
      </w:r>
      <w:r>
        <w:t xml:space="preserve"> turning basins.</w:t>
      </w:r>
    </w:p>
    <w:p w14:paraId="4FCDE46E" w14:textId="577FA471" w:rsidR="002A6D43" w:rsidRDefault="00035B47" w:rsidP="001207A8">
      <w:r>
        <w:t>The</w:t>
      </w:r>
      <w:r w:rsidR="00904D39">
        <w:t xml:space="preserve"> geographic</w:t>
      </w:r>
      <w:r>
        <w:t xml:space="preserve"> features are divided into “layout” and “physical infrastructure” </w:t>
      </w:r>
      <w:r w:rsidR="00904D39">
        <w:t xml:space="preserve">classes, which are used as abstract generalizations of the domain feature classes. In addition, the </w:t>
      </w:r>
      <w:proofErr w:type="spellStart"/>
      <w:r w:rsidR="00904D39" w:rsidRPr="00904D39">
        <w:rPr>
          <w:b/>
          <w:bCs/>
        </w:rPr>
        <w:t>OrganizationContactArea</w:t>
      </w:r>
      <w:proofErr w:type="spellEnd"/>
      <w:r w:rsidR="00904D39">
        <w:t>/</w:t>
      </w:r>
      <w:proofErr w:type="spellStart"/>
      <w:r w:rsidR="00904D39" w:rsidRPr="00904D39">
        <w:rPr>
          <w:b/>
          <w:bCs/>
        </w:rPr>
        <w:t>SupervisedArea</w:t>
      </w:r>
      <w:proofErr w:type="spellEnd"/>
      <w:r w:rsidR="00904D39">
        <w:t xml:space="preserve"> hierarchy used in other domain models for nautical publications are used as upper-level generalizations. </w:t>
      </w:r>
      <w:r w:rsidR="00904D39">
        <w:fldChar w:fldCharType="begin"/>
      </w:r>
      <w:r w:rsidR="00904D39">
        <w:instrText xml:space="preserve"> REF _Ref111757897 \h </w:instrText>
      </w:r>
      <w:r w:rsidR="00904D39">
        <w:fldChar w:fldCharType="separate"/>
      </w:r>
      <w:r w:rsidR="0082228C">
        <w:t xml:space="preserve">Figure </w:t>
      </w:r>
      <w:r w:rsidR="0082228C">
        <w:rPr>
          <w:noProof/>
        </w:rPr>
        <w:t>4</w:t>
      </w:r>
      <w:r w:rsidR="0082228C">
        <w:t>.</w:t>
      </w:r>
      <w:r w:rsidR="0082228C">
        <w:rPr>
          <w:noProof/>
        </w:rPr>
        <w:t>3</w:t>
      </w:r>
      <w:r w:rsidR="00904D39">
        <w:fldChar w:fldCharType="end"/>
      </w:r>
      <w:r w:rsidR="00904D39">
        <w:t xml:space="preserve"> depicts the hierarchy of domain feature classes.</w:t>
      </w:r>
    </w:p>
    <w:p w14:paraId="71ED6D45" w14:textId="465A9C28" w:rsidR="00987A6B" w:rsidRDefault="00987A6B" w:rsidP="00987A6B">
      <w:r>
        <w:t>Geographic features use spatial types defined in the geometry package for spatial attributes. Datasets comprised of S-131 features are described by metadata as defined in the S-131 metadata package.</w:t>
      </w:r>
    </w:p>
    <w:p w14:paraId="6FBE2F83" w14:textId="77777777" w:rsidR="00904D39" w:rsidRDefault="00904D39" w:rsidP="00904D39">
      <w:pPr>
        <w:keepNext/>
        <w:jc w:val="center"/>
      </w:pPr>
      <w:r>
        <w:rPr>
          <w:noProof/>
        </w:rPr>
        <w:lastRenderedPageBreak/>
        <w:drawing>
          <wp:inline distT="0" distB="0" distL="0" distR="0" wp14:anchorId="194A01C9" wp14:editId="33468F42">
            <wp:extent cx="5770880" cy="666242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31 Overview.png"/>
                    <pic:cNvPicPr/>
                  </pic:nvPicPr>
                  <pic:blipFill>
                    <a:blip r:embed="rId26"/>
                    <a:stretch>
                      <a:fillRect/>
                    </a:stretch>
                  </pic:blipFill>
                  <pic:spPr>
                    <a:xfrm>
                      <a:off x="0" y="0"/>
                      <a:ext cx="5770880" cy="6662420"/>
                    </a:xfrm>
                    <a:prstGeom prst="rect">
                      <a:avLst/>
                    </a:prstGeom>
                  </pic:spPr>
                </pic:pic>
              </a:graphicData>
            </a:graphic>
          </wp:inline>
        </w:drawing>
      </w:r>
    </w:p>
    <w:p w14:paraId="2CF4E924" w14:textId="07FCC1FB" w:rsidR="00904D39" w:rsidRDefault="00904D39" w:rsidP="00904D39">
      <w:pPr>
        <w:pStyle w:val="Caption"/>
        <w:jc w:val="center"/>
      </w:pPr>
      <w:bookmarkStart w:id="377" w:name="_Ref111757897"/>
      <w:r>
        <w:t xml:space="preserve">Figure </w:t>
      </w:r>
      <w:ins w:id="37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7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80" w:author="Raphael Malyankar" w:date="2022-11-04T16:52:00Z">
        <w:r w:rsidR="00C30215">
          <w:rPr>
            <w:noProof/>
          </w:rPr>
          <w:t>3</w:t>
        </w:r>
        <w:r w:rsidR="00C30215">
          <w:fldChar w:fldCharType="end"/>
        </w:r>
      </w:ins>
      <w:del w:id="38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3</w:delText>
        </w:r>
        <w:r w:rsidR="008C4B28" w:rsidDel="00C30215">
          <w:fldChar w:fldCharType="end"/>
        </w:r>
      </w:del>
      <w:bookmarkEnd w:id="377"/>
      <w:r>
        <w:t xml:space="preserve"> - Overview of S-131 domain feature classes</w:t>
      </w:r>
    </w:p>
    <w:p w14:paraId="5CD2640D" w14:textId="77777777" w:rsidR="00E314E5" w:rsidRDefault="00E314E5" w:rsidP="00987A6B">
      <w:pPr>
        <w:rPr>
          <w:ins w:id="382" w:author="Raphael Malyankar" w:date="2022-10-27T22:54:00Z"/>
        </w:rPr>
      </w:pPr>
    </w:p>
    <w:p w14:paraId="4B106BEB" w14:textId="17C34B35" w:rsidR="007024DA" w:rsidRDefault="007024DA" w:rsidP="00987A6B">
      <w:r>
        <w:t xml:space="preserve">Information types model chunks of information associated to feature types. Information types may be associated to other information types or referenced by associations from feature types. The information types used in S-131 are depicted in </w:t>
      </w:r>
      <w:r>
        <w:fldChar w:fldCharType="begin"/>
      </w:r>
      <w:r>
        <w:instrText xml:space="preserve"> REF _Ref111767559 \h </w:instrText>
      </w:r>
      <w:r>
        <w:fldChar w:fldCharType="separate"/>
      </w:r>
      <w:r w:rsidR="0082228C">
        <w:t xml:space="preserve">Figure </w:t>
      </w:r>
      <w:r w:rsidR="0082228C">
        <w:rPr>
          <w:noProof/>
        </w:rPr>
        <w:t>4</w:t>
      </w:r>
      <w:r w:rsidR="0082228C">
        <w:t>.</w:t>
      </w:r>
      <w:r w:rsidR="0082228C">
        <w:rPr>
          <w:noProof/>
        </w:rPr>
        <w:t>4</w:t>
      </w:r>
      <w:r>
        <w:fldChar w:fldCharType="end"/>
      </w:r>
      <w:r>
        <w:t>.</w:t>
      </w:r>
    </w:p>
    <w:p w14:paraId="22DB5512" w14:textId="77777777" w:rsidR="007024DA" w:rsidRDefault="007024DA" w:rsidP="007024DA">
      <w:pPr>
        <w:keepNext/>
        <w:jc w:val="center"/>
      </w:pPr>
      <w:r>
        <w:rPr>
          <w:noProof/>
        </w:rPr>
        <w:lastRenderedPageBreak/>
        <w:drawing>
          <wp:inline distT="0" distB="0" distL="0" distR="0" wp14:anchorId="65478B89" wp14:editId="550A0E0E">
            <wp:extent cx="5770880" cy="4032568"/>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31 InfoTypesAbbreviated.png"/>
                    <pic:cNvPicPr/>
                  </pic:nvPicPr>
                  <pic:blipFill>
                    <a:blip r:embed="rId27"/>
                    <a:stretch>
                      <a:fillRect/>
                    </a:stretch>
                  </pic:blipFill>
                  <pic:spPr>
                    <a:xfrm>
                      <a:off x="0" y="0"/>
                      <a:ext cx="5770880" cy="4032568"/>
                    </a:xfrm>
                    <a:prstGeom prst="rect">
                      <a:avLst/>
                    </a:prstGeom>
                  </pic:spPr>
                </pic:pic>
              </a:graphicData>
            </a:graphic>
          </wp:inline>
        </w:drawing>
      </w:r>
    </w:p>
    <w:p w14:paraId="23B854B0" w14:textId="471CE321" w:rsidR="007024DA" w:rsidRDefault="007024DA" w:rsidP="007024DA">
      <w:pPr>
        <w:pStyle w:val="Caption"/>
        <w:jc w:val="center"/>
      </w:pPr>
      <w:bookmarkStart w:id="383" w:name="_Ref111767559"/>
      <w:r>
        <w:t xml:space="preserve">Figure </w:t>
      </w:r>
      <w:ins w:id="384"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85"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86" w:author="Raphael Malyankar" w:date="2022-11-04T16:52:00Z">
        <w:r w:rsidR="00C30215">
          <w:rPr>
            <w:noProof/>
          </w:rPr>
          <w:t>4</w:t>
        </w:r>
        <w:r w:rsidR="00C30215">
          <w:fldChar w:fldCharType="end"/>
        </w:r>
      </w:ins>
      <w:del w:id="387"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4</w:delText>
        </w:r>
        <w:r w:rsidR="008C4B28" w:rsidDel="00C30215">
          <w:fldChar w:fldCharType="end"/>
        </w:r>
      </w:del>
      <w:bookmarkEnd w:id="383"/>
      <w:r>
        <w:t xml:space="preserve"> - Information types</w:t>
      </w:r>
    </w:p>
    <w:p w14:paraId="0886B9D1" w14:textId="58E665CC" w:rsidR="0023797B" w:rsidRDefault="007024DA" w:rsidP="00987A6B">
      <w:r w:rsidRPr="007024DA">
        <w:t xml:space="preserve">The abstract class </w:t>
      </w:r>
      <w:proofErr w:type="spellStart"/>
      <w:r w:rsidRPr="007024DA">
        <w:rPr>
          <w:b/>
          <w:bCs/>
        </w:rPr>
        <w:t>FeatureType</w:t>
      </w:r>
      <w:proofErr w:type="spellEnd"/>
      <w:r w:rsidRPr="007024DA">
        <w:t xml:space="preserve"> is an abstract class from which the geographic feature classes in the application schema are derived.</w:t>
      </w:r>
      <w:r w:rsidR="008D3E4B">
        <w:t xml:space="preserve"> (Meta- and cartographic feature classes do not derive from it.)</w:t>
      </w:r>
      <w:r w:rsidRPr="007024DA">
        <w:t xml:space="preserve"> </w:t>
      </w:r>
      <w:proofErr w:type="spellStart"/>
      <w:r w:rsidRPr="007024DA">
        <w:rPr>
          <w:b/>
          <w:bCs/>
        </w:rPr>
        <w:t>FeatureType</w:t>
      </w:r>
      <w:proofErr w:type="spellEnd"/>
      <w:r w:rsidRPr="007024DA">
        <w:t xml:space="preserve"> has attributes for fixed and periodic date ranges indicating the effective dates of the feature, name of the feature, source information, types of regulations, and a </w:t>
      </w:r>
      <w:proofErr w:type="spellStart"/>
      <w:r w:rsidRPr="007024DA">
        <w:rPr>
          <w:b/>
          <w:bCs/>
        </w:rPr>
        <w:t>textContent</w:t>
      </w:r>
      <w:proofErr w:type="spellEnd"/>
      <w:r w:rsidRPr="007024DA">
        <w:t xml:space="preserve"> attribute that allows text notes or references to be provided for individual feature instances where appropriate. The attributes defined in </w:t>
      </w:r>
      <w:proofErr w:type="spellStart"/>
      <w:r w:rsidRPr="007024DA">
        <w:rPr>
          <w:b/>
          <w:bCs/>
        </w:rPr>
        <w:t>FeatureType</w:t>
      </w:r>
      <w:proofErr w:type="spellEnd"/>
      <w:r w:rsidRPr="007024DA">
        <w:t xml:space="preserve"> are inherited by all S-131 geographic feature types. All the attributes in </w:t>
      </w:r>
      <w:proofErr w:type="spellStart"/>
      <w:r w:rsidRPr="007024DA">
        <w:rPr>
          <w:b/>
          <w:bCs/>
        </w:rPr>
        <w:t>FeatureType</w:t>
      </w:r>
      <w:proofErr w:type="spellEnd"/>
      <w:r w:rsidRPr="007024DA">
        <w:t xml:space="preserve"> are optional. A derived class may impose additional constraints, which will be described in the definition of the derived class or the S-131 DCEG.</w:t>
      </w:r>
      <w:r>
        <w:t xml:space="preserve"> </w:t>
      </w:r>
      <w:r>
        <w:fldChar w:fldCharType="begin"/>
      </w:r>
      <w:r>
        <w:instrText xml:space="preserve"> REF _Ref111767576 \h </w:instrText>
      </w:r>
      <w:r>
        <w:fldChar w:fldCharType="separate"/>
      </w:r>
      <w:r w:rsidR="0082228C">
        <w:t xml:space="preserve">Figure </w:t>
      </w:r>
      <w:r w:rsidR="0082228C">
        <w:rPr>
          <w:noProof/>
        </w:rPr>
        <w:t>4</w:t>
      </w:r>
      <w:r w:rsidR="0082228C">
        <w:t>.</w:t>
      </w:r>
      <w:r w:rsidR="0082228C">
        <w:rPr>
          <w:noProof/>
        </w:rPr>
        <w:t>5</w:t>
      </w:r>
      <w:r>
        <w:fldChar w:fldCharType="end"/>
      </w:r>
      <w:r>
        <w:t xml:space="preserve"> depicts </w:t>
      </w:r>
      <w:proofErr w:type="spellStart"/>
      <w:r w:rsidRPr="007024DA">
        <w:rPr>
          <w:b/>
          <w:bCs/>
        </w:rPr>
        <w:t>FeatureType</w:t>
      </w:r>
      <w:proofErr w:type="spellEnd"/>
      <w:r>
        <w:t xml:space="preserve"> and its attributes.</w:t>
      </w:r>
    </w:p>
    <w:p w14:paraId="5E6C82B0" w14:textId="77777777" w:rsidR="007024DA" w:rsidRDefault="007024DA" w:rsidP="007024DA">
      <w:pPr>
        <w:keepNext/>
        <w:jc w:val="center"/>
      </w:pPr>
      <w:r>
        <w:rPr>
          <w:noProof/>
        </w:rPr>
        <w:drawing>
          <wp:inline distT="0" distB="0" distL="0" distR="0" wp14:anchorId="67150A7A" wp14:editId="07CFEB76">
            <wp:extent cx="2286198" cy="20956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atureType.png"/>
                    <pic:cNvPicPr/>
                  </pic:nvPicPr>
                  <pic:blipFill>
                    <a:blip r:embed="rId28"/>
                    <a:stretch>
                      <a:fillRect/>
                    </a:stretch>
                  </pic:blipFill>
                  <pic:spPr>
                    <a:xfrm>
                      <a:off x="0" y="0"/>
                      <a:ext cx="2286198" cy="2095682"/>
                    </a:xfrm>
                    <a:prstGeom prst="rect">
                      <a:avLst/>
                    </a:prstGeom>
                  </pic:spPr>
                </pic:pic>
              </a:graphicData>
            </a:graphic>
          </wp:inline>
        </w:drawing>
      </w:r>
    </w:p>
    <w:p w14:paraId="70890E47" w14:textId="1195CEEE" w:rsidR="007024DA" w:rsidRDefault="007024DA" w:rsidP="007024DA">
      <w:pPr>
        <w:pStyle w:val="Caption"/>
        <w:jc w:val="center"/>
      </w:pPr>
      <w:bookmarkStart w:id="388" w:name="_Ref111767576"/>
      <w:r>
        <w:t xml:space="preserve">Figure </w:t>
      </w:r>
      <w:ins w:id="389"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90"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91" w:author="Raphael Malyankar" w:date="2022-11-04T16:52:00Z">
        <w:r w:rsidR="00C30215">
          <w:rPr>
            <w:noProof/>
          </w:rPr>
          <w:t>5</w:t>
        </w:r>
        <w:r w:rsidR="00C30215">
          <w:fldChar w:fldCharType="end"/>
        </w:r>
      </w:ins>
      <w:del w:id="392"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5</w:delText>
        </w:r>
        <w:r w:rsidR="008C4B28" w:rsidDel="00C30215">
          <w:fldChar w:fldCharType="end"/>
        </w:r>
      </w:del>
      <w:bookmarkEnd w:id="388"/>
      <w:r>
        <w:t xml:space="preserve"> - The root class </w:t>
      </w:r>
      <w:proofErr w:type="spellStart"/>
      <w:r>
        <w:t>FeatureType</w:t>
      </w:r>
      <w:proofErr w:type="spellEnd"/>
    </w:p>
    <w:p w14:paraId="1E930470" w14:textId="4F2E0B66" w:rsidR="0023797B" w:rsidRDefault="0023797B" w:rsidP="00987A6B">
      <w:r w:rsidRPr="0023797B">
        <w:t xml:space="preserve">The abstract class </w:t>
      </w:r>
      <w:proofErr w:type="spellStart"/>
      <w:r w:rsidRPr="0023797B">
        <w:rPr>
          <w:b/>
          <w:bCs/>
        </w:rPr>
        <w:t>InformationType</w:t>
      </w:r>
      <w:proofErr w:type="spellEnd"/>
      <w:r w:rsidRPr="0023797B">
        <w:t xml:space="preserve"> is an abstract class from which </w:t>
      </w:r>
      <w:r w:rsidR="008D3E4B">
        <w:t xml:space="preserve">all </w:t>
      </w:r>
      <w:r w:rsidRPr="0023797B">
        <w:t>the information type classes in the S-</w:t>
      </w:r>
      <w:r w:rsidR="007024DA">
        <w:t>131</w:t>
      </w:r>
      <w:r w:rsidRPr="0023797B">
        <w:t xml:space="preserve"> domain model </w:t>
      </w:r>
      <w:r w:rsidR="008D3E4B">
        <w:t xml:space="preserve">(except </w:t>
      </w:r>
      <w:proofErr w:type="spellStart"/>
      <w:r w:rsidR="008D3E4B" w:rsidRPr="008D3E4B">
        <w:rPr>
          <w:b/>
          <w:bCs/>
        </w:rPr>
        <w:t>SpatialQuality</w:t>
      </w:r>
      <w:proofErr w:type="spellEnd"/>
      <w:r w:rsidR="008D3E4B">
        <w:t xml:space="preserve">) </w:t>
      </w:r>
      <w:r w:rsidRPr="0023797B">
        <w:t xml:space="preserve">are derived. </w:t>
      </w:r>
      <w:proofErr w:type="spellStart"/>
      <w:r w:rsidRPr="0023797B">
        <w:rPr>
          <w:b/>
          <w:bCs/>
        </w:rPr>
        <w:t>InformationType</w:t>
      </w:r>
      <w:proofErr w:type="spellEnd"/>
      <w:r w:rsidRPr="0023797B">
        <w:t xml:space="preserve"> has attributes for fixed and periodic date ranges, name associated with the individual information object if any, source </w:t>
      </w:r>
      <w:r w:rsidRPr="0023797B">
        <w:lastRenderedPageBreak/>
        <w:t xml:space="preserve">information, and a </w:t>
      </w:r>
      <w:proofErr w:type="spellStart"/>
      <w:r w:rsidRPr="0023797B">
        <w:rPr>
          <w:b/>
          <w:bCs/>
        </w:rPr>
        <w:t>textContent</w:t>
      </w:r>
      <w:proofErr w:type="spellEnd"/>
      <w:r w:rsidRPr="0023797B">
        <w:t xml:space="preserve"> attribute that allows text notes or references to be provided for individual instances where appropriate. The attributes defined in </w:t>
      </w:r>
      <w:proofErr w:type="spellStart"/>
      <w:r w:rsidRPr="0023797B">
        <w:rPr>
          <w:b/>
          <w:bCs/>
        </w:rPr>
        <w:t>InformationType</w:t>
      </w:r>
      <w:proofErr w:type="spellEnd"/>
      <w:r w:rsidRPr="0023797B">
        <w:t xml:space="preserve"> are inherited by all S-</w:t>
      </w:r>
      <w:r w:rsidR="007024DA">
        <w:t>131</w:t>
      </w:r>
      <w:r w:rsidRPr="0023797B">
        <w:t xml:space="preserve"> information type classes. All the attributes of </w:t>
      </w:r>
      <w:proofErr w:type="spellStart"/>
      <w:r w:rsidRPr="0023797B">
        <w:rPr>
          <w:b/>
          <w:bCs/>
        </w:rPr>
        <w:t>InformationType</w:t>
      </w:r>
      <w:proofErr w:type="spellEnd"/>
      <w:r w:rsidRPr="0023797B">
        <w:t xml:space="preserve"> are optional. A derived class may impose additional constraints, which will be described in the definition of the derived class or in the S-</w:t>
      </w:r>
      <w:r w:rsidR="007024DA">
        <w:t>131</w:t>
      </w:r>
      <w:r w:rsidRPr="0023797B">
        <w:t xml:space="preserve"> DCEG.</w:t>
      </w:r>
      <w:r w:rsidR="007024DA">
        <w:t xml:space="preserve"> </w:t>
      </w:r>
      <w:r w:rsidR="007024DA">
        <w:fldChar w:fldCharType="begin"/>
      </w:r>
      <w:r w:rsidR="007024DA">
        <w:instrText xml:space="preserve"> REF _Ref111767630 \h </w:instrText>
      </w:r>
      <w:r w:rsidR="007024DA">
        <w:fldChar w:fldCharType="separate"/>
      </w:r>
      <w:r w:rsidR="0082228C">
        <w:t xml:space="preserve">Figure </w:t>
      </w:r>
      <w:r w:rsidR="0082228C">
        <w:rPr>
          <w:noProof/>
        </w:rPr>
        <w:t>4</w:t>
      </w:r>
      <w:r w:rsidR="0082228C">
        <w:t>.</w:t>
      </w:r>
      <w:r w:rsidR="0082228C">
        <w:rPr>
          <w:noProof/>
        </w:rPr>
        <w:t>6</w:t>
      </w:r>
      <w:r w:rsidR="007024DA">
        <w:fldChar w:fldCharType="end"/>
      </w:r>
      <w:r w:rsidR="007024DA">
        <w:t xml:space="preserve"> depicts </w:t>
      </w:r>
      <w:proofErr w:type="spellStart"/>
      <w:r w:rsidR="007024DA" w:rsidRPr="007024DA">
        <w:rPr>
          <w:b/>
          <w:bCs/>
        </w:rPr>
        <w:t>InformationType</w:t>
      </w:r>
      <w:proofErr w:type="spellEnd"/>
      <w:r w:rsidR="007024DA">
        <w:t xml:space="preserve"> and its attributes.</w:t>
      </w:r>
    </w:p>
    <w:p w14:paraId="37185609" w14:textId="77777777" w:rsidR="007024DA" w:rsidRDefault="007024DA" w:rsidP="007024DA">
      <w:pPr>
        <w:keepNext/>
        <w:jc w:val="center"/>
      </w:pPr>
      <w:r>
        <w:rPr>
          <w:noProof/>
        </w:rPr>
        <w:drawing>
          <wp:inline distT="0" distB="0" distL="0" distR="0" wp14:anchorId="4D8A7F3D" wp14:editId="1BE68DCF">
            <wp:extent cx="2286198" cy="1662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ormationType.png"/>
                    <pic:cNvPicPr/>
                  </pic:nvPicPr>
                  <pic:blipFill>
                    <a:blip r:embed="rId29"/>
                    <a:stretch>
                      <a:fillRect/>
                    </a:stretch>
                  </pic:blipFill>
                  <pic:spPr>
                    <a:xfrm>
                      <a:off x="0" y="0"/>
                      <a:ext cx="2286198" cy="1662689"/>
                    </a:xfrm>
                    <a:prstGeom prst="rect">
                      <a:avLst/>
                    </a:prstGeom>
                  </pic:spPr>
                </pic:pic>
              </a:graphicData>
            </a:graphic>
          </wp:inline>
        </w:drawing>
      </w:r>
    </w:p>
    <w:p w14:paraId="33ACE226" w14:textId="58C19E0C" w:rsidR="0023797B" w:rsidRPr="00987A6B" w:rsidRDefault="007024DA" w:rsidP="007024DA">
      <w:pPr>
        <w:pStyle w:val="Caption"/>
        <w:jc w:val="center"/>
      </w:pPr>
      <w:bookmarkStart w:id="393" w:name="_Ref111767630"/>
      <w:r>
        <w:t xml:space="preserve">Figure </w:t>
      </w:r>
      <w:ins w:id="394"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95"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96" w:author="Raphael Malyankar" w:date="2022-11-04T16:52:00Z">
        <w:r w:rsidR="00C30215">
          <w:rPr>
            <w:noProof/>
          </w:rPr>
          <w:t>6</w:t>
        </w:r>
        <w:r w:rsidR="00C30215">
          <w:fldChar w:fldCharType="end"/>
        </w:r>
      </w:ins>
      <w:del w:id="397"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6</w:delText>
        </w:r>
        <w:r w:rsidR="008C4B28" w:rsidDel="00C30215">
          <w:fldChar w:fldCharType="end"/>
        </w:r>
      </w:del>
      <w:bookmarkEnd w:id="393"/>
      <w:r>
        <w:t xml:space="preserve"> - The root class </w:t>
      </w:r>
      <w:proofErr w:type="spellStart"/>
      <w:r>
        <w:t>InformationType</w:t>
      </w:r>
      <w:proofErr w:type="spellEnd"/>
    </w:p>
    <w:p w14:paraId="1EF3BBF6" w14:textId="70E9112C" w:rsidR="002A6D43" w:rsidRDefault="00240845" w:rsidP="00240845">
      <w:pPr>
        <w:pStyle w:val="Heading4"/>
      </w:pPr>
      <w:r>
        <w:t>Layout</w:t>
      </w:r>
    </w:p>
    <w:p w14:paraId="5D6A981F" w14:textId="77777777" w:rsidR="008D3E4B" w:rsidRDefault="00240845" w:rsidP="002A6D43">
      <w:r>
        <w:t>Layout features describe the layout of the harbour area.</w:t>
      </w:r>
      <w:r w:rsidR="00AF47FD">
        <w:t xml:space="preserve"> They include terminal, mooring facilities, </w:t>
      </w:r>
      <w:r w:rsidR="00DE76F7">
        <w:t xml:space="preserve">special areas within the harbour, </w:t>
      </w:r>
      <w:r w:rsidR="00AF47FD">
        <w:t>berths, designation of the positioning of specific berths along a wharf or quay</w:t>
      </w:r>
      <w:r w:rsidR="00DE76F7">
        <w:t xml:space="preserve">, dock areas, and a </w:t>
      </w:r>
      <w:proofErr w:type="spellStart"/>
      <w:r w:rsidR="00DE76F7" w:rsidRPr="00DE76F7">
        <w:rPr>
          <w:b/>
          <w:bCs/>
        </w:rPr>
        <w:t>HarbourAreaSection</w:t>
      </w:r>
      <w:proofErr w:type="spellEnd"/>
      <w:r w:rsidR="00DE76F7">
        <w:t xml:space="preserve"> feature for subdividing harbour areas into sub-sections.</w:t>
      </w:r>
    </w:p>
    <w:p w14:paraId="3844C483" w14:textId="5A53D6F7" w:rsidR="00240845" w:rsidRDefault="00DD069F" w:rsidP="002A6D43">
      <w:r>
        <w:t xml:space="preserve">Note that the current model includes some features which would ideally be merged into </w:t>
      </w:r>
      <w:r w:rsidR="008A5B36">
        <w:t>“</w:t>
      </w:r>
      <w:proofErr w:type="spellStart"/>
      <w:r w:rsidR="008A5B36">
        <w:t>categoryOfPortSection</w:t>
      </w:r>
      <w:proofErr w:type="spellEnd"/>
      <w:r w:rsidR="008A5B36">
        <w:t xml:space="preserve">” attributes of other features, due to GI Registry conceptual limitations on re-use of concepts. </w:t>
      </w:r>
      <w:r w:rsidR="00AF47FD">
        <w:t xml:space="preserve"> </w:t>
      </w:r>
    </w:p>
    <w:p w14:paraId="0995921B" w14:textId="77777777" w:rsidR="00240845" w:rsidRDefault="00240845" w:rsidP="00240845">
      <w:pPr>
        <w:keepNext/>
        <w:jc w:val="center"/>
      </w:pPr>
      <w:r>
        <w:rPr>
          <w:noProof/>
        </w:rPr>
        <w:lastRenderedPageBreak/>
        <w:drawing>
          <wp:inline distT="0" distB="0" distL="0" distR="0" wp14:anchorId="7D7DE748" wp14:editId="0365EC38">
            <wp:extent cx="5707380" cy="7848290"/>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131 Layout.png"/>
                    <pic:cNvPicPr/>
                  </pic:nvPicPr>
                  <pic:blipFill>
                    <a:blip r:embed="rId30"/>
                    <a:stretch>
                      <a:fillRect/>
                    </a:stretch>
                  </pic:blipFill>
                  <pic:spPr>
                    <a:xfrm>
                      <a:off x="0" y="0"/>
                      <a:ext cx="5710302" cy="7852308"/>
                    </a:xfrm>
                    <a:prstGeom prst="rect">
                      <a:avLst/>
                    </a:prstGeom>
                  </pic:spPr>
                </pic:pic>
              </a:graphicData>
            </a:graphic>
          </wp:inline>
        </w:drawing>
      </w:r>
    </w:p>
    <w:p w14:paraId="4B7038A2" w14:textId="56BC88C9" w:rsidR="00240845" w:rsidRDefault="00240845" w:rsidP="00240845">
      <w:pPr>
        <w:pStyle w:val="Caption"/>
        <w:jc w:val="center"/>
      </w:pPr>
      <w:r>
        <w:t xml:space="preserve">Figure </w:t>
      </w:r>
      <w:ins w:id="39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9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00" w:author="Raphael Malyankar" w:date="2022-11-04T16:52:00Z">
        <w:r w:rsidR="00C30215">
          <w:rPr>
            <w:noProof/>
          </w:rPr>
          <w:t>7</w:t>
        </w:r>
        <w:r w:rsidR="00C30215">
          <w:fldChar w:fldCharType="end"/>
        </w:r>
      </w:ins>
      <w:del w:id="40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7</w:delText>
        </w:r>
        <w:r w:rsidR="008C4B28" w:rsidDel="00C30215">
          <w:fldChar w:fldCharType="end"/>
        </w:r>
      </w:del>
      <w:r>
        <w:t xml:space="preserve"> - Layout features</w:t>
      </w:r>
    </w:p>
    <w:p w14:paraId="667AC767" w14:textId="04983952" w:rsidR="00240845" w:rsidRDefault="00240845" w:rsidP="00240845">
      <w:pPr>
        <w:pStyle w:val="Heading4"/>
      </w:pPr>
      <w:r>
        <w:t>Physical Infrastructure</w:t>
      </w:r>
    </w:p>
    <w:p w14:paraId="5EDBBAE1" w14:textId="4FF1941B" w:rsidR="00DE76F7" w:rsidRPr="00DE76F7" w:rsidRDefault="00DE76F7" w:rsidP="00DE76F7">
      <w:del w:id="402" w:author="Jens Søe Christiansen" w:date="2025-06-27T12:46:00Z">
        <w:r w:rsidDel="003F1715">
          <w:delText>P</w:delText>
        </w:r>
      </w:del>
      <w:ins w:id="403" w:author="Jens Søe Christiansen" w:date="2025-06-27T12:46:00Z">
        <w:r w:rsidR="003F1715" w:rsidRPr="003F1715">
          <w:t xml:space="preserve">Physical infrastructure features include drydock and floating dock facilities, gridirons, ship lifts, straddle carriers and automated guided vehicles. The features are depicted in </w:t>
        </w:r>
      </w:ins>
      <w:del w:id="404" w:author="Jens Søe Christiansen" w:date="2025-06-27T12:46:00Z">
        <w:r w:rsidDel="003F1715">
          <w:delText>hysical infrastructure features include drydock and floating dock facilities, ship lifts, gridirons, and straddle carriers.</w:delText>
        </w:r>
        <w:r w:rsidR="00DD069F" w:rsidDel="003F1715">
          <w:delText xml:space="preserve"> The features are depicted in </w:delText>
        </w:r>
      </w:del>
      <w:r w:rsidR="00DD069F">
        <w:fldChar w:fldCharType="begin"/>
      </w:r>
      <w:r w:rsidR="00DD069F">
        <w:instrText xml:space="preserve"> REF _Ref111763064 \h </w:instrText>
      </w:r>
      <w:r w:rsidR="00DD069F">
        <w:fldChar w:fldCharType="separate"/>
      </w:r>
      <w:r w:rsidR="0082228C">
        <w:t xml:space="preserve">Figure </w:t>
      </w:r>
      <w:r w:rsidR="0082228C">
        <w:rPr>
          <w:noProof/>
        </w:rPr>
        <w:t>4</w:t>
      </w:r>
      <w:r w:rsidR="0082228C">
        <w:t>.</w:t>
      </w:r>
      <w:r w:rsidR="0082228C">
        <w:rPr>
          <w:noProof/>
        </w:rPr>
        <w:t>8</w:t>
      </w:r>
      <w:r w:rsidR="00DD069F">
        <w:fldChar w:fldCharType="end"/>
      </w:r>
      <w:r w:rsidR="00DD069F">
        <w:t xml:space="preserve">. </w:t>
      </w:r>
      <w:ins w:id="405" w:author="Jens Søe Christiansen" w:date="2025-06-27T12:46:00Z">
        <w:r w:rsidR="003F1715" w:rsidRPr="003F1715">
          <w:t xml:space="preserve">Note that 'ship lift', </w:t>
        </w:r>
        <w:r w:rsidR="003F1715" w:rsidRPr="003F1715">
          <w:lastRenderedPageBreak/>
          <w:t xml:space="preserve">'straddle carrier' and 'automated guided vehicle' are modelled as </w:t>
        </w:r>
        <w:proofErr w:type="spellStart"/>
        <w:r w:rsidR="003F1715" w:rsidRPr="003F1715">
          <w:t>HarbourFacility</w:t>
        </w:r>
        <w:proofErr w:type="spellEnd"/>
        <w:r w:rsidR="003F1715" w:rsidRPr="003F1715">
          <w:t xml:space="preserve"> features with a category attribute, due to current GI Registry conceptual limitations on the reuse of these concepts.</w:t>
        </w:r>
      </w:ins>
      <w:del w:id="406" w:author="Jens Søe Christiansen" w:date="2025-06-27T12:46:00Z">
        <w:r w:rsidR="00DD069F" w:rsidDel="003F1715">
          <w:delText xml:space="preserve">Note that “ship lift” and “straddle carrier” are modelled as </w:delText>
        </w:r>
        <w:r w:rsidR="00DD069F" w:rsidRPr="00DD069F" w:rsidDel="003F1715">
          <w:rPr>
            <w:b/>
            <w:bCs/>
          </w:rPr>
          <w:delText>HarbourFacility</w:delText>
        </w:r>
        <w:r w:rsidR="00DD069F" w:rsidDel="003F1715">
          <w:delText xml:space="preserve"> features with a category attribute, due to current GI Registry conceptual limitations on the use of these concepts. </w:delText>
        </w:r>
      </w:del>
    </w:p>
    <w:p w14:paraId="6527E1E0" w14:textId="77777777" w:rsidR="00240845" w:rsidRDefault="00240845" w:rsidP="00240845">
      <w:pPr>
        <w:keepNext/>
        <w:jc w:val="center"/>
      </w:pPr>
      <w:r>
        <w:rPr>
          <w:noProof/>
        </w:rPr>
        <w:drawing>
          <wp:inline distT="0" distB="0" distL="0" distR="0" wp14:anchorId="7DAA13F5" wp14:editId="5CF21CC7">
            <wp:extent cx="4701540" cy="488040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31 Physical Infrastructure.png"/>
                    <pic:cNvPicPr/>
                  </pic:nvPicPr>
                  <pic:blipFill>
                    <a:blip r:embed="rId31"/>
                    <a:stretch>
                      <a:fillRect/>
                    </a:stretch>
                  </pic:blipFill>
                  <pic:spPr>
                    <a:xfrm>
                      <a:off x="0" y="0"/>
                      <a:ext cx="4705346" cy="4884353"/>
                    </a:xfrm>
                    <a:prstGeom prst="rect">
                      <a:avLst/>
                    </a:prstGeom>
                  </pic:spPr>
                </pic:pic>
              </a:graphicData>
            </a:graphic>
          </wp:inline>
        </w:drawing>
      </w:r>
    </w:p>
    <w:p w14:paraId="087E50A9" w14:textId="34CCBDB3" w:rsidR="00240845" w:rsidRDefault="00240845" w:rsidP="00240845">
      <w:pPr>
        <w:pStyle w:val="Caption"/>
        <w:jc w:val="center"/>
      </w:pPr>
      <w:bookmarkStart w:id="407" w:name="_Ref111763064"/>
      <w:r>
        <w:t xml:space="preserve">Figure </w:t>
      </w:r>
      <w:ins w:id="40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0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10" w:author="Raphael Malyankar" w:date="2022-11-04T16:52:00Z">
        <w:r w:rsidR="00C30215">
          <w:rPr>
            <w:noProof/>
          </w:rPr>
          <w:t>8</w:t>
        </w:r>
        <w:r w:rsidR="00C30215">
          <w:fldChar w:fldCharType="end"/>
        </w:r>
      </w:ins>
      <w:del w:id="41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8</w:delText>
        </w:r>
        <w:r w:rsidR="008C4B28" w:rsidDel="00C30215">
          <w:fldChar w:fldCharType="end"/>
        </w:r>
      </w:del>
      <w:bookmarkEnd w:id="407"/>
      <w:r>
        <w:t xml:space="preserve"> - Physical Infrastructure features</w:t>
      </w:r>
    </w:p>
    <w:p w14:paraId="4349F099" w14:textId="77777777" w:rsidR="00240845" w:rsidRPr="002A6D43" w:rsidRDefault="00240845" w:rsidP="002A6D43"/>
    <w:p w14:paraId="26D12B7A" w14:textId="05729126" w:rsidR="00894DC6" w:rsidRDefault="00894DC6" w:rsidP="00C10880">
      <w:pPr>
        <w:pStyle w:val="Heading4"/>
      </w:pPr>
      <w:r>
        <w:t>Services</w:t>
      </w:r>
    </w:p>
    <w:p w14:paraId="17371668" w14:textId="254D89E1" w:rsidR="00DE76F7" w:rsidRPr="00DE76F7" w:rsidRDefault="00DE76F7" w:rsidP="00DE76F7">
      <w:r>
        <w:t xml:space="preserve">Information about the services available in specific areas </w:t>
      </w:r>
      <w:r w:rsidR="00DD069F">
        <w:t xml:space="preserve">is modelled by means of an information association from the feature to the </w:t>
      </w:r>
      <w:proofErr w:type="spellStart"/>
      <w:r w:rsidR="00DD069F" w:rsidRPr="00DD069F">
        <w:rPr>
          <w:b/>
          <w:bCs/>
        </w:rPr>
        <w:t>AvailablePortServices</w:t>
      </w:r>
      <w:proofErr w:type="spellEnd"/>
      <w:r w:rsidR="00DD069F">
        <w:t xml:space="preserve"> information type. This relationship is depicted in </w:t>
      </w:r>
      <w:r w:rsidR="00DD069F">
        <w:fldChar w:fldCharType="begin"/>
      </w:r>
      <w:r w:rsidR="00DD069F">
        <w:instrText xml:space="preserve"> REF _Ref111763010 \h </w:instrText>
      </w:r>
      <w:r w:rsidR="00DD069F">
        <w:fldChar w:fldCharType="separate"/>
      </w:r>
      <w:r w:rsidR="0082228C">
        <w:t xml:space="preserve">Figure </w:t>
      </w:r>
      <w:r w:rsidR="0082228C">
        <w:rPr>
          <w:noProof/>
        </w:rPr>
        <w:t>4</w:t>
      </w:r>
      <w:r w:rsidR="0082228C">
        <w:t>.</w:t>
      </w:r>
      <w:r w:rsidR="0082228C">
        <w:rPr>
          <w:noProof/>
        </w:rPr>
        <w:t>9</w:t>
      </w:r>
      <w:r w:rsidR="00DD069F">
        <w:fldChar w:fldCharType="end"/>
      </w:r>
      <w:r w:rsidR="00DD069F">
        <w:t xml:space="preserve">. This type contains attributes for encoding various types of services. Examples of the service enumerations are depicted in </w:t>
      </w:r>
      <w:r w:rsidR="00DD069F">
        <w:fldChar w:fldCharType="begin"/>
      </w:r>
      <w:r w:rsidR="00DD069F">
        <w:instrText xml:space="preserve"> REF _Ref111762993 \h </w:instrText>
      </w:r>
      <w:r w:rsidR="00DD069F">
        <w:fldChar w:fldCharType="separate"/>
      </w:r>
      <w:r w:rsidR="0082228C">
        <w:t xml:space="preserve">Figure </w:t>
      </w:r>
      <w:r w:rsidR="0082228C">
        <w:rPr>
          <w:noProof/>
        </w:rPr>
        <w:t>4</w:t>
      </w:r>
      <w:r w:rsidR="0082228C">
        <w:t>.</w:t>
      </w:r>
      <w:r w:rsidR="0082228C">
        <w:rPr>
          <w:noProof/>
        </w:rPr>
        <w:t>10</w:t>
      </w:r>
      <w:r w:rsidR="00DD069F">
        <w:fldChar w:fldCharType="end"/>
      </w:r>
    </w:p>
    <w:p w14:paraId="4CE4A180" w14:textId="77777777" w:rsidR="006C7C32" w:rsidRPr="006C7C32" w:rsidRDefault="006C7C32" w:rsidP="006C7C32"/>
    <w:p w14:paraId="42E9D5AD" w14:textId="77777777" w:rsidR="006C7C32" w:rsidRDefault="00240845" w:rsidP="006C7C32">
      <w:pPr>
        <w:keepNext/>
        <w:jc w:val="center"/>
      </w:pPr>
      <w:r>
        <w:rPr>
          <w:noProof/>
        </w:rPr>
        <w:lastRenderedPageBreak/>
        <w:drawing>
          <wp:inline distT="0" distB="0" distL="0" distR="0" wp14:anchorId="6ADB19C3" wp14:editId="6719D013">
            <wp:extent cx="5349240" cy="34541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31 Services.png"/>
                    <pic:cNvPicPr/>
                  </pic:nvPicPr>
                  <pic:blipFill>
                    <a:blip r:embed="rId32"/>
                    <a:stretch>
                      <a:fillRect/>
                    </a:stretch>
                  </pic:blipFill>
                  <pic:spPr>
                    <a:xfrm>
                      <a:off x="0" y="0"/>
                      <a:ext cx="5356893" cy="3459100"/>
                    </a:xfrm>
                    <a:prstGeom prst="rect">
                      <a:avLst/>
                    </a:prstGeom>
                  </pic:spPr>
                </pic:pic>
              </a:graphicData>
            </a:graphic>
          </wp:inline>
        </w:drawing>
      </w:r>
    </w:p>
    <w:p w14:paraId="1E458D40" w14:textId="2F673634" w:rsidR="002A6D43" w:rsidRDefault="006C7C32" w:rsidP="006C7C32">
      <w:pPr>
        <w:pStyle w:val="Caption"/>
        <w:jc w:val="center"/>
      </w:pPr>
      <w:bookmarkStart w:id="412" w:name="_Ref111763010"/>
      <w:r>
        <w:t xml:space="preserve">Figure </w:t>
      </w:r>
      <w:ins w:id="413"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14"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15" w:author="Raphael Malyankar" w:date="2022-11-04T16:52:00Z">
        <w:r w:rsidR="00C30215">
          <w:rPr>
            <w:noProof/>
          </w:rPr>
          <w:t>9</w:t>
        </w:r>
        <w:r w:rsidR="00C30215">
          <w:fldChar w:fldCharType="end"/>
        </w:r>
      </w:ins>
      <w:del w:id="416"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9</w:delText>
        </w:r>
        <w:r w:rsidR="008C4B28" w:rsidDel="00C30215">
          <w:fldChar w:fldCharType="end"/>
        </w:r>
      </w:del>
      <w:bookmarkEnd w:id="412"/>
      <w:r>
        <w:t xml:space="preserve"> - Port Services</w:t>
      </w:r>
    </w:p>
    <w:p w14:paraId="145C501D" w14:textId="77777777" w:rsidR="006C7C32" w:rsidRPr="006C7C32" w:rsidRDefault="006C7C32" w:rsidP="006C7C32"/>
    <w:p w14:paraId="4B2CAE7C" w14:textId="77777777" w:rsidR="006C7C32" w:rsidRDefault="006251B4" w:rsidP="006C7C32">
      <w:pPr>
        <w:keepNext/>
        <w:jc w:val="center"/>
      </w:pPr>
      <w:r>
        <w:rPr>
          <w:noProof/>
        </w:rPr>
        <w:drawing>
          <wp:inline distT="0" distB="0" distL="0" distR="0" wp14:anchorId="04D9473F" wp14:editId="15035BC3">
            <wp:extent cx="5770131" cy="4116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31 Services Enumerations.png"/>
                    <pic:cNvPicPr/>
                  </pic:nvPicPr>
                  <pic:blipFill>
                    <a:blip r:embed="rId33"/>
                    <a:stretch>
                      <a:fillRect/>
                    </a:stretch>
                  </pic:blipFill>
                  <pic:spPr>
                    <a:xfrm>
                      <a:off x="0" y="0"/>
                      <a:ext cx="5770131" cy="4116070"/>
                    </a:xfrm>
                    <a:prstGeom prst="rect">
                      <a:avLst/>
                    </a:prstGeom>
                  </pic:spPr>
                </pic:pic>
              </a:graphicData>
            </a:graphic>
          </wp:inline>
        </w:drawing>
      </w:r>
    </w:p>
    <w:p w14:paraId="6C2ED029" w14:textId="120213BA" w:rsidR="00240845" w:rsidRDefault="006C7C32" w:rsidP="006C7C32">
      <w:pPr>
        <w:pStyle w:val="Caption"/>
        <w:jc w:val="center"/>
      </w:pPr>
      <w:bookmarkStart w:id="417" w:name="_Ref111762993"/>
      <w:r>
        <w:t xml:space="preserve">Figure </w:t>
      </w:r>
      <w:ins w:id="41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1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20" w:author="Raphael Malyankar" w:date="2022-11-04T16:52:00Z">
        <w:r w:rsidR="00C30215">
          <w:rPr>
            <w:noProof/>
          </w:rPr>
          <w:t>10</w:t>
        </w:r>
        <w:r w:rsidR="00C30215">
          <w:fldChar w:fldCharType="end"/>
        </w:r>
      </w:ins>
      <w:del w:id="42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10</w:delText>
        </w:r>
        <w:r w:rsidR="008C4B28" w:rsidDel="00C30215">
          <w:fldChar w:fldCharType="end"/>
        </w:r>
      </w:del>
      <w:bookmarkEnd w:id="417"/>
      <w:r>
        <w:t xml:space="preserve"> - Service Enumerations and </w:t>
      </w:r>
      <w:proofErr w:type="spellStart"/>
      <w:r>
        <w:t>Codelists</w:t>
      </w:r>
      <w:proofErr w:type="spellEnd"/>
    </w:p>
    <w:p w14:paraId="7EAA7588" w14:textId="77777777" w:rsidR="008D3E4B" w:rsidRPr="008D3E4B" w:rsidRDefault="008D3E4B" w:rsidP="008D3E4B"/>
    <w:p w14:paraId="31F77C12" w14:textId="77777777" w:rsidR="006251B4" w:rsidRPr="002A6D43" w:rsidRDefault="006251B4" w:rsidP="002A6D43"/>
    <w:p w14:paraId="49EBCB8B" w14:textId="5CF2B731" w:rsidR="00A566A2" w:rsidRDefault="00A566A2" w:rsidP="00C10880">
      <w:pPr>
        <w:pStyle w:val="Heading4"/>
      </w:pPr>
      <w:r>
        <w:t>Regulations</w:t>
      </w:r>
    </w:p>
    <w:p w14:paraId="40B9FF67" w14:textId="1B5282B1" w:rsidR="009C5D87" w:rsidRDefault="009C5D87" w:rsidP="009C5D87">
      <w:r>
        <w:t>There are three main information types which represent regulations, restrictions, and recommendations, respectively, and a fourth information type for general or unclassifiable information.</w:t>
      </w:r>
    </w:p>
    <w:p w14:paraId="3A87E6CA" w14:textId="29803A5D" w:rsidR="009C5D87" w:rsidRDefault="009C5D87" w:rsidP="009C5D87">
      <w:pPr>
        <w:pStyle w:val="ListParagraph"/>
        <w:numPr>
          <w:ilvl w:val="0"/>
          <w:numId w:val="38"/>
        </w:numPr>
      </w:pPr>
      <w:r>
        <w:t xml:space="preserve">The </w:t>
      </w:r>
      <w:r w:rsidRPr="009C5D87">
        <w:rPr>
          <w:b/>
          <w:bCs/>
        </w:rPr>
        <w:t>Regulations</w:t>
      </w:r>
      <w:r>
        <w:t xml:space="preserve"> class represents information derived from port regulations, rules made by terminal operators, laws, national shipping regulations, navigation rules, etc.</w:t>
      </w:r>
    </w:p>
    <w:p w14:paraId="0AAD9B18" w14:textId="7D617FF4" w:rsidR="009C5D87" w:rsidRDefault="009C5D87" w:rsidP="009C5D87">
      <w:pPr>
        <w:pStyle w:val="ListParagraph"/>
        <w:numPr>
          <w:ilvl w:val="0"/>
          <w:numId w:val="38"/>
        </w:numPr>
      </w:pPr>
      <w:r>
        <w:t xml:space="preserve">Class </w:t>
      </w:r>
      <w:r w:rsidRPr="009C5D87">
        <w:rPr>
          <w:b/>
          <w:bCs/>
        </w:rPr>
        <w:t>Restrictions</w:t>
      </w:r>
      <w:r>
        <w:t xml:space="preserve"> is intended for restrictions that are not derived from regulatory sources.</w:t>
      </w:r>
    </w:p>
    <w:p w14:paraId="412394AD" w14:textId="2FAD6FD0" w:rsidR="009C5D87" w:rsidRDefault="009C5D87" w:rsidP="009C5D87">
      <w:pPr>
        <w:pStyle w:val="ListParagraph"/>
        <w:numPr>
          <w:ilvl w:val="0"/>
          <w:numId w:val="38"/>
        </w:numPr>
      </w:pPr>
      <w:r>
        <w:t xml:space="preserve">Class </w:t>
      </w:r>
      <w:r w:rsidRPr="009C5D87">
        <w:rPr>
          <w:b/>
          <w:bCs/>
        </w:rPr>
        <w:t>Recommendations</w:t>
      </w:r>
      <w:r>
        <w:t xml:space="preserve"> is intended for information that is recommendatory in nature; in S-131 this may be recommendations for the orientation of vessels relative to the wharf while docking and similar pieces of information that are either voluntary or have not been issued as formal rules by the port authority or terminal operator.</w:t>
      </w:r>
    </w:p>
    <w:p w14:paraId="0EBD54A6" w14:textId="5ABF3EB2" w:rsidR="009C5D87" w:rsidRDefault="009C5D87" w:rsidP="009C5D87">
      <w:r>
        <w:t xml:space="preserve">The fourth class, </w:t>
      </w:r>
      <w:proofErr w:type="spellStart"/>
      <w:r w:rsidRPr="009C5D87">
        <w:rPr>
          <w:b/>
          <w:bCs/>
        </w:rPr>
        <w:t>NauticalInformation</w:t>
      </w:r>
      <w:proofErr w:type="spellEnd"/>
      <w:r>
        <w:t>, is intended for general notes or other information that cannot be categorized as one of the other three classes.</w:t>
      </w:r>
    </w:p>
    <w:p w14:paraId="106DEF6B" w14:textId="1086C260" w:rsidR="009C5D87" w:rsidRDefault="009C5D87" w:rsidP="009C5D87">
      <w:r>
        <w:t xml:space="preserve">These information types all inherit the attributes of their immediate abstract superclass </w:t>
      </w:r>
      <w:proofErr w:type="spellStart"/>
      <w:r w:rsidRPr="009C5D87">
        <w:rPr>
          <w:b/>
          <w:bCs/>
        </w:rPr>
        <w:t>AbstractRxN</w:t>
      </w:r>
      <w:proofErr w:type="spellEnd"/>
      <w:r>
        <w:t xml:space="preserve">, which provides attributes </w:t>
      </w:r>
      <w:proofErr w:type="spellStart"/>
      <w:r w:rsidRPr="009C5D87">
        <w:rPr>
          <w:b/>
          <w:bCs/>
        </w:rPr>
        <w:t>textContent</w:t>
      </w:r>
      <w:proofErr w:type="spellEnd"/>
      <w:r>
        <w:t xml:space="preserve"> and </w:t>
      </w:r>
      <w:r w:rsidRPr="009C5D87">
        <w:rPr>
          <w:b/>
          <w:bCs/>
        </w:rPr>
        <w:t>graphic</w:t>
      </w:r>
      <w:r>
        <w:t xml:space="preserve"> for textual and pictorial material respectively. The sub-attributes of its complex attribute </w:t>
      </w:r>
      <w:proofErr w:type="spellStart"/>
      <w:r w:rsidRPr="009C5D87">
        <w:rPr>
          <w:b/>
          <w:bCs/>
        </w:rPr>
        <w:t>rxnCode</w:t>
      </w:r>
      <w:proofErr w:type="spellEnd"/>
      <w:r>
        <w:t xml:space="preserve"> allow optional classification of the material encoded in </w:t>
      </w:r>
      <w:proofErr w:type="spellStart"/>
      <w:r w:rsidRPr="009C5D87">
        <w:rPr>
          <w:b/>
          <w:bCs/>
        </w:rPr>
        <w:t>textContent</w:t>
      </w:r>
      <w:proofErr w:type="spellEnd"/>
      <w:r>
        <w:t>/</w:t>
      </w:r>
      <w:r w:rsidRPr="009C5D87">
        <w:rPr>
          <w:b/>
          <w:bCs/>
        </w:rPr>
        <w:t>graphic</w:t>
      </w:r>
      <w:r>
        <w:t xml:space="preserve"> according to the type of material and the kind of nautical activity affected by it. They also inherit the attributes of abstract superclass </w:t>
      </w:r>
      <w:proofErr w:type="spellStart"/>
      <w:r w:rsidRPr="009C5D87">
        <w:rPr>
          <w:b/>
          <w:bCs/>
        </w:rPr>
        <w:t>InformationType</w:t>
      </w:r>
      <w:proofErr w:type="spellEnd"/>
      <w:r>
        <w:t>, which allows encoding of the effective and expiry dates, if any, and the source of information</w:t>
      </w:r>
      <w:r w:rsidR="00326165">
        <w:rPr>
          <w:rStyle w:val="FootnoteReference"/>
        </w:rPr>
        <w:footnoteReference w:id="1"/>
      </w:r>
      <w:r>
        <w:t>, if it is necessary to encode that data.</w:t>
      </w:r>
    </w:p>
    <w:p w14:paraId="006350F3" w14:textId="0B98C4AD" w:rsidR="00FE2532" w:rsidRDefault="009C5D87" w:rsidP="009C5D87">
      <w:r>
        <w:t>These classes are intended primarily for encoding text</w:t>
      </w:r>
      <w:r w:rsidR="00D61CE8">
        <w:t>ual</w:t>
      </w:r>
      <w:r>
        <w:t xml:space="preserve"> information, such as that which derives from textual source material such as port handbooks, national or local laws or official publications.</w:t>
      </w:r>
    </w:p>
    <w:p w14:paraId="7EBDE6AD" w14:textId="2C956964" w:rsidR="00326165" w:rsidRPr="00FE2532" w:rsidRDefault="00326165" w:rsidP="009C5D87">
      <w:r w:rsidRPr="00326165">
        <w:t xml:space="preserve">The use of these information types to associate regulatory and other information to individual features is described elsewhere </w:t>
      </w:r>
      <w:r>
        <w:t xml:space="preserve">(Clause </w:t>
      </w:r>
      <w:r>
        <w:fldChar w:fldCharType="begin"/>
      </w:r>
      <w:r>
        <w:instrText xml:space="preserve"> REF _Ref111763827 \r \h </w:instrText>
      </w:r>
      <w:r>
        <w:fldChar w:fldCharType="separate"/>
      </w:r>
      <w:r w:rsidR="0082228C">
        <w:t>4.2.1.8</w:t>
      </w:r>
      <w:r>
        <w:fldChar w:fldCharType="end"/>
      </w:r>
      <w:r>
        <w:t>)</w:t>
      </w:r>
      <w:r w:rsidRPr="00326165">
        <w:t xml:space="preserve">. </w:t>
      </w:r>
      <w:r>
        <w:fldChar w:fldCharType="begin"/>
      </w:r>
      <w:r>
        <w:instrText xml:space="preserve"> REF _Ref111763786 \h </w:instrText>
      </w:r>
      <w:r>
        <w:fldChar w:fldCharType="separate"/>
      </w:r>
      <w:r w:rsidR="0082228C">
        <w:t xml:space="preserve">Figure </w:t>
      </w:r>
      <w:r w:rsidR="0082228C">
        <w:rPr>
          <w:noProof/>
        </w:rPr>
        <w:t>4</w:t>
      </w:r>
      <w:r w:rsidR="0082228C">
        <w:t>.</w:t>
      </w:r>
      <w:r w:rsidR="0082228C">
        <w:rPr>
          <w:noProof/>
        </w:rPr>
        <w:t>11</w:t>
      </w:r>
      <w:r>
        <w:fldChar w:fldCharType="end"/>
      </w:r>
      <w:r w:rsidRPr="00326165">
        <w:t xml:space="preserve"> depicts the </w:t>
      </w:r>
      <w:r w:rsidRPr="00326165">
        <w:rPr>
          <w:b/>
          <w:bCs/>
        </w:rPr>
        <w:t>Regulations</w:t>
      </w:r>
      <w:r w:rsidRPr="00326165">
        <w:t xml:space="preserve">, </w:t>
      </w:r>
      <w:r w:rsidRPr="00326165">
        <w:rPr>
          <w:b/>
          <w:bCs/>
        </w:rPr>
        <w:t>Restrictions</w:t>
      </w:r>
      <w:r w:rsidRPr="00326165">
        <w:t xml:space="preserve">, </w:t>
      </w:r>
      <w:r w:rsidRPr="00326165">
        <w:rPr>
          <w:b/>
          <w:bCs/>
        </w:rPr>
        <w:t>Recommendations</w:t>
      </w:r>
      <w:r w:rsidRPr="00326165">
        <w:t xml:space="preserve">, and </w:t>
      </w:r>
      <w:proofErr w:type="spellStart"/>
      <w:r w:rsidRPr="00326165">
        <w:rPr>
          <w:b/>
          <w:bCs/>
        </w:rPr>
        <w:t>NauticalInformation</w:t>
      </w:r>
      <w:proofErr w:type="spellEnd"/>
      <w:r w:rsidRPr="00326165">
        <w:t xml:space="preserve"> classes, their class hierarchy, and the attributes of their generalizations </w:t>
      </w:r>
      <w:proofErr w:type="spellStart"/>
      <w:r w:rsidRPr="00326165">
        <w:rPr>
          <w:b/>
          <w:bCs/>
        </w:rPr>
        <w:t>AbstractRxN</w:t>
      </w:r>
      <w:proofErr w:type="spellEnd"/>
      <w:r w:rsidRPr="00326165">
        <w:t xml:space="preserve"> and </w:t>
      </w:r>
      <w:proofErr w:type="spellStart"/>
      <w:r w:rsidRPr="00326165">
        <w:rPr>
          <w:b/>
          <w:bCs/>
        </w:rPr>
        <w:t>InformationType</w:t>
      </w:r>
      <w:proofErr w:type="spellEnd"/>
      <w:r w:rsidRPr="00326165">
        <w:t xml:space="preserve"> (which are inherited by the classes).</w:t>
      </w:r>
    </w:p>
    <w:p w14:paraId="120C33D2" w14:textId="77777777" w:rsidR="00326165" w:rsidRDefault="00FE2532" w:rsidP="00326165">
      <w:pPr>
        <w:keepNext/>
        <w:jc w:val="center"/>
      </w:pPr>
      <w:r>
        <w:rPr>
          <w:noProof/>
        </w:rPr>
        <w:lastRenderedPageBreak/>
        <w:drawing>
          <wp:inline distT="0" distB="0" distL="0" distR="0" wp14:anchorId="54E69C3C" wp14:editId="53BD838C">
            <wp:extent cx="5692140" cy="557163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131 RXNTypes.png"/>
                    <pic:cNvPicPr/>
                  </pic:nvPicPr>
                  <pic:blipFill>
                    <a:blip r:embed="rId34"/>
                    <a:stretch>
                      <a:fillRect/>
                    </a:stretch>
                  </pic:blipFill>
                  <pic:spPr>
                    <a:xfrm>
                      <a:off x="0" y="0"/>
                      <a:ext cx="5693190" cy="5572662"/>
                    </a:xfrm>
                    <a:prstGeom prst="rect">
                      <a:avLst/>
                    </a:prstGeom>
                  </pic:spPr>
                </pic:pic>
              </a:graphicData>
            </a:graphic>
          </wp:inline>
        </w:drawing>
      </w:r>
    </w:p>
    <w:p w14:paraId="14E6463B" w14:textId="7A82F5E5" w:rsidR="002A6D43" w:rsidRPr="002A6D43" w:rsidRDefault="00326165" w:rsidP="00326165">
      <w:pPr>
        <w:pStyle w:val="Caption"/>
        <w:jc w:val="center"/>
      </w:pPr>
      <w:bookmarkStart w:id="422" w:name="_Ref111763786"/>
      <w:r>
        <w:t xml:space="preserve">Figure </w:t>
      </w:r>
      <w:ins w:id="423"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24"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25" w:author="Raphael Malyankar" w:date="2022-11-04T16:52:00Z">
        <w:r w:rsidR="00C30215">
          <w:rPr>
            <w:noProof/>
          </w:rPr>
          <w:t>11</w:t>
        </w:r>
        <w:r w:rsidR="00C30215">
          <w:fldChar w:fldCharType="end"/>
        </w:r>
      </w:ins>
      <w:del w:id="426"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11</w:delText>
        </w:r>
        <w:r w:rsidR="008C4B28" w:rsidDel="00C30215">
          <w:fldChar w:fldCharType="end"/>
        </w:r>
      </w:del>
      <w:bookmarkEnd w:id="422"/>
      <w:r>
        <w:t xml:space="preserve"> - Regulations and other information types</w:t>
      </w:r>
      <w:r>
        <w:rPr>
          <w:noProof/>
        </w:rPr>
        <w:t xml:space="preserve"> for primarily textual information</w:t>
      </w:r>
    </w:p>
    <w:p w14:paraId="0D54ECB9" w14:textId="0CB04383" w:rsidR="00A566A2" w:rsidRDefault="00894DC6" w:rsidP="00C10880">
      <w:pPr>
        <w:pStyle w:val="Heading4"/>
      </w:pPr>
      <w:r>
        <w:t>Contact information</w:t>
      </w:r>
    </w:p>
    <w:p w14:paraId="611AA878" w14:textId="513D5E72" w:rsidR="008022AF" w:rsidRPr="008022AF" w:rsidRDefault="008022AF" w:rsidP="008022AF">
      <w:r w:rsidRPr="008022AF">
        <w:t xml:space="preserve">The detailed model of contact information is shown in </w:t>
      </w:r>
      <w:r>
        <w:fldChar w:fldCharType="begin"/>
      </w:r>
      <w:r>
        <w:instrText xml:space="preserve"> REF _Ref111764074 \h </w:instrText>
      </w:r>
      <w:r>
        <w:fldChar w:fldCharType="separate"/>
      </w:r>
      <w:r w:rsidR="0082228C">
        <w:t xml:space="preserve">Figure </w:t>
      </w:r>
      <w:r w:rsidR="0082228C">
        <w:rPr>
          <w:noProof/>
        </w:rPr>
        <w:t>4</w:t>
      </w:r>
      <w:r w:rsidR="0082228C">
        <w:t>.</w:t>
      </w:r>
      <w:r w:rsidR="0082228C">
        <w:rPr>
          <w:noProof/>
        </w:rPr>
        <w:t>12</w:t>
      </w:r>
      <w:r>
        <w:fldChar w:fldCharType="end"/>
      </w:r>
      <w:r w:rsidRPr="008022AF">
        <w:t xml:space="preserve"> below.</w:t>
      </w:r>
    </w:p>
    <w:p w14:paraId="362DA0C3" w14:textId="77777777" w:rsidR="008022AF" w:rsidRDefault="006251B4" w:rsidP="008022AF">
      <w:pPr>
        <w:keepNext/>
        <w:jc w:val="center"/>
      </w:pPr>
      <w:r>
        <w:rPr>
          <w:noProof/>
        </w:rPr>
        <w:lastRenderedPageBreak/>
        <w:drawing>
          <wp:inline distT="0" distB="0" distL="0" distR="0" wp14:anchorId="4F5F13B8" wp14:editId="1EADB574">
            <wp:extent cx="5282874" cy="4777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1 ContactDetails.png"/>
                    <pic:cNvPicPr/>
                  </pic:nvPicPr>
                  <pic:blipFill>
                    <a:blip r:embed="rId35"/>
                    <a:stretch>
                      <a:fillRect/>
                    </a:stretch>
                  </pic:blipFill>
                  <pic:spPr>
                    <a:xfrm>
                      <a:off x="0" y="0"/>
                      <a:ext cx="5285719" cy="4780313"/>
                    </a:xfrm>
                    <a:prstGeom prst="rect">
                      <a:avLst/>
                    </a:prstGeom>
                  </pic:spPr>
                </pic:pic>
              </a:graphicData>
            </a:graphic>
          </wp:inline>
        </w:drawing>
      </w:r>
    </w:p>
    <w:p w14:paraId="4D38636E" w14:textId="1726C1D8" w:rsidR="002A6D43" w:rsidRDefault="008022AF" w:rsidP="008022AF">
      <w:pPr>
        <w:pStyle w:val="Caption"/>
        <w:jc w:val="center"/>
        <w:rPr>
          <w:ins w:id="427" w:author="Raphael Malyankar" w:date="2022-11-04T16:34:00Z"/>
        </w:rPr>
      </w:pPr>
      <w:bookmarkStart w:id="428" w:name="_Ref111764074"/>
      <w:bookmarkStart w:id="429" w:name="_Ref111764069"/>
      <w:r>
        <w:t xml:space="preserve">Figure </w:t>
      </w:r>
      <w:ins w:id="43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3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32" w:author="Raphael Malyankar" w:date="2022-11-04T16:52:00Z">
        <w:r w:rsidR="00C30215">
          <w:rPr>
            <w:noProof/>
          </w:rPr>
          <w:t>12</w:t>
        </w:r>
        <w:r w:rsidR="00C30215">
          <w:fldChar w:fldCharType="end"/>
        </w:r>
      </w:ins>
      <w:bookmarkEnd w:id="428"/>
      <w:r>
        <w:t xml:space="preserve"> - Contact information</w:t>
      </w:r>
      <w:bookmarkEnd w:id="429"/>
    </w:p>
    <w:p w14:paraId="26134F84" w14:textId="77777777" w:rsidR="00B36538" w:rsidRDefault="00B36538" w:rsidP="00B36538">
      <w:pPr>
        <w:rPr>
          <w:ins w:id="433" w:author="Raphael Malyankar" w:date="2022-11-04T16:35:00Z"/>
        </w:rPr>
      </w:pPr>
    </w:p>
    <w:p w14:paraId="0D89F944" w14:textId="08492380" w:rsidR="00C30215" w:rsidRDefault="00B36538" w:rsidP="00B36538">
      <w:pPr>
        <w:rPr>
          <w:ins w:id="434" w:author="Raphael Malyankar" w:date="2022-11-04T16:42:00Z"/>
        </w:rPr>
      </w:pPr>
      <w:ins w:id="435" w:author="Raphael Malyankar" w:date="2022-11-04T16:35:00Z">
        <w:r>
          <w:t xml:space="preserve">Contact information can be associated to </w:t>
        </w:r>
      </w:ins>
      <w:ins w:id="436" w:author="Raphael Malyankar" w:date="2022-11-04T16:39:00Z">
        <w:r w:rsidR="00C30215">
          <w:t xml:space="preserve">an instance of an </w:t>
        </w:r>
        <w:r w:rsidR="00C30215" w:rsidRPr="004175ED">
          <w:rPr>
            <w:b/>
            <w:bCs/>
          </w:rPr>
          <w:t>Au</w:t>
        </w:r>
      </w:ins>
      <w:ins w:id="437" w:author="Raphael Malyankar" w:date="2022-11-04T16:40:00Z">
        <w:r w:rsidR="00C30215" w:rsidRPr="004175ED">
          <w:rPr>
            <w:b/>
            <w:bCs/>
          </w:rPr>
          <w:t>thority</w:t>
        </w:r>
        <w:r w:rsidR="00C30215">
          <w:t xml:space="preserve"> information type as well as to any feature that is a subtype of </w:t>
        </w:r>
        <w:proofErr w:type="spellStart"/>
        <w:r w:rsidR="00C30215" w:rsidRPr="004175ED">
          <w:rPr>
            <w:b/>
            <w:bCs/>
          </w:rPr>
          <w:t>Organi</w:t>
        </w:r>
      </w:ins>
      <w:ins w:id="438" w:author="Raphael Malyankar" w:date="2022-11-05T21:55:00Z">
        <w:r w:rsidR="005D6BD1">
          <w:rPr>
            <w:b/>
            <w:bCs/>
          </w:rPr>
          <w:t>z</w:t>
        </w:r>
      </w:ins>
      <w:ins w:id="439" w:author="Raphael Malyankar" w:date="2022-11-04T16:40:00Z">
        <w:r w:rsidR="00C30215" w:rsidRPr="004175ED">
          <w:rPr>
            <w:b/>
            <w:bCs/>
          </w:rPr>
          <w:t>ationContactArea</w:t>
        </w:r>
      </w:ins>
      <w:proofErr w:type="spellEnd"/>
      <w:ins w:id="440" w:author="Raphael Malyankar" w:date="2022-11-04T16:54:00Z">
        <w:r w:rsidR="004175ED">
          <w:rPr>
            <w:b/>
            <w:bCs/>
          </w:rPr>
          <w:t>,</w:t>
        </w:r>
      </w:ins>
      <w:ins w:id="441" w:author="Raphael Malyankar" w:date="2022-11-04T16:40:00Z">
        <w:r w:rsidR="00C30215">
          <w:t xml:space="preserve"> which means any</w:t>
        </w:r>
      </w:ins>
      <w:ins w:id="442" w:author="Raphael Malyankar" w:date="2022-11-04T16:41:00Z">
        <w:r w:rsidR="00C30215">
          <w:t xml:space="preserve"> S-131 geographic feature</w:t>
        </w:r>
      </w:ins>
      <w:ins w:id="443" w:author="Raphael Malyankar" w:date="2022-11-04T16:53:00Z">
        <w:r w:rsidR="004175ED">
          <w:t xml:space="preserve"> (meta and car</w:t>
        </w:r>
      </w:ins>
      <w:ins w:id="444" w:author="Raphael Malyankar" w:date="2022-11-04T16:54:00Z">
        <w:r w:rsidR="004175ED">
          <w:t>t</w:t>
        </w:r>
      </w:ins>
      <w:ins w:id="445" w:author="Raphael Malyankar" w:date="2022-11-04T16:53:00Z">
        <w:r w:rsidR="004175ED">
          <w:t>ographic features do not allow this association</w:t>
        </w:r>
      </w:ins>
      <w:ins w:id="446" w:author="Raphael Malyankar" w:date="2022-11-04T16:41:00Z">
        <w:r w:rsidR="00C30215">
          <w:t>)</w:t>
        </w:r>
      </w:ins>
      <w:ins w:id="447" w:author="Raphael Malyankar" w:date="2022-11-04T16:42:00Z">
        <w:r w:rsidR="00C30215">
          <w:t>.</w:t>
        </w:r>
      </w:ins>
      <w:ins w:id="448" w:author="Raphael Malyankar" w:date="2022-11-05T21:48:00Z">
        <w:r w:rsidR="00B06B0D">
          <w:t xml:space="preserve"> </w:t>
        </w:r>
      </w:ins>
      <w:ins w:id="449" w:author="Raphael Malyankar" w:date="2022-11-05T21:49:00Z">
        <w:r w:rsidR="00B06B0D">
          <w:fldChar w:fldCharType="begin"/>
        </w:r>
        <w:r w:rsidR="00B06B0D">
          <w:instrText xml:space="preserve"> REF _Ref118473353 \h </w:instrText>
        </w:r>
      </w:ins>
      <w:r w:rsidR="00B06B0D">
        <w:fldChar w:fldCharType="separate"/>
      </w:r>
      <w:ins w:id="450" w:author="Raphael Malyankar" w:date="2022-11-05T21:49:00Z">
        <w:r w:rsidR="00B06B0D">
          <w:t xml:space="preserve">Figure </w:t>
        </w:r>
        <w:r w:rsidR="00B06B0D">
          <w:rPr>
            <w:noProof/>
          </w:rPr>
          <w:t>4</w:t>
        </w:r>
        <w:r w:rsidR="00B06B0D">
          <w:t>.</w:t>
        </w:r>
        <w:r w:rsidR="00B06B0D">
          <w:rPr>
            <w:noProof/>
          </w:rPr>
          <w:t>13</w:t>
        </w:r>
        <w:r w:rsidR="00B06B0D">
          <w:fldChar w:fldCharType="end"/>
        </w:r>
        <w:r w:rsidR="00B06B0D">
          <w:t xml:space="preserve"> shows the associations to </w:t>
        </w:r>
        <w:proofErr w:type="spellStart"/>
        <w:r w:rsidR="00B06B0D" w:rsidRPr="00B06B0D">
          <w:rPr>
            <w:b/>
            <w:bCs/>
          </w:rPr>
          <w:t>ContactInformation</w:t>
        </w:r>
        <w:proofErr w:type="spellEnd"/>
        <w:r w:rsidR="00B06B0D">
          <w:t>.</w:t>
        </w:r>
      </w:ins>
    </w:p>
    <w:p w14:paraId="1367CEA4" w14:textId="77777777" w:rsidR="00C30215" w:rsidRDefault="00C30215" w:rsidP="00C30215">
      <w:pPr>
        <w:keepNext/>
        <w:jc w:val="center"/>
        <w:rPr>
          <w:ins w:id="451" w:author="Raphael Malyankar" w:date="2022-11-04T16:52:00Z"/>
        </w:rPr>
      </w:pPr>
      <w:ins w:id="452" w:author="Raphael Malyankar" w:date="2022-11-04T16:51:00Z">
        <w:r>
          <w:rPr>
            <w:noProof/>
          </w:rPr>
          <w:lastRenderedPageBreak/>
          <w:drawing>
            <wp:inline distT="0" distB="0" distL="0" distR="0" wp14:anchorId="0B87CEBF" wp14:editId="4F05BC9C">
              <wp:extent cx="5770698" cy="356425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31 ContactDetails Associations.png"/>
                      <pic:cNvPicPr/>
                    </pic:nvPicPr>
                    <pic:blipFill>
                      <a:blip r:embed="rId36"/>
                      <a:stretch>
                        <a:fillRect/>
                      </a:stretch>
                    </pic:blipFill>
                    <pic:spPr>
                      <a:xfrm>
                        <a:off x="0" y="0"/>
                        <a:ext cx="5770698" cy="3564254"/>
                      </a:xfrm>
                      <a:prstGeom prst="rect">
                        <a:avLst/>
                      </a:prstGeom>
                    </pic:spPr>
                  </pic:pic>
                </a:graphicData>
              </a:graphic>
            </wp:inline>
          </w:drawing>
        </w:r>
      </w:ins>
    </w:p>
    <w:p w14:paraId="4FDFC2DA" w14:textId="19EBDB27" w:rsidR="00B36538" w:rsidRDefault="00C30215" w:rsidP="00C30215">
      <w:pPr>
        <w:pStyle w:val="Caption"/>
        <w:jc w:val="center"/>
        <w:rPr>
          <w:ins w:id="453" w:author="Raphael Malyankar" w:date="2022-11-04T16:51:00Z"/>
        </w:rPr>
      </w:pPr>
      <w:bookmarkStart w:id="454" w:name="_Ref118473353"/>
      <w:ins w:id="455" w:author="Raphael Malyankar" w:date="2022-11-04T16:52:00Z">
        <w:r>
          <w:t xml:space="preserve">Figure </w:t>
        </w:r>
        <w:r>
          <w:fldChar w:fldCharType="begin"/>
        </w:r>
        <w:r>
          <w:instrText xml:space="preserve"> STYLEREF 1 \s </w:instrText>
        </w:r>
      </w:ins>
      <w:r>
        <w:fldChar w:fldCharType="separate"/>
      </w:r>
      <w:r>
        <w:rPr>
          <w:noProof/>
        </w:rPr>
        <w:t>4</w:t>
      </w:r>
      <w:ins w:id="456" w:author="Raphael Malyankar" w:date="2022-11-04T16:52:00Z">
        <w:r>
          <w:fldChar w:fldCharType="end"/>
        </w:r>
        <w:r>
          <w:t>.</w:t>
        </w:r>
        <w:r>
          <w:fldChar w:fldCharType="begin"/>
        </w:r>
        <w:r>
          <w:instrText xml:space="preserve"> SEQ Figure \* ARABIC \s 1 </w:instrText>
        </w:r>
      </w:ins>
      <w:r>
        <w:fldChar w:fldCharType="separate"/>
      </w:r>
      <w:ins w:id="457" w:author="Raphael Malyankar" w:date="2022-11-04T16:52:00Z">
        <w:r>
          <w:rPr>
            <w:noProof/>
          </w:rPr>
          <w:t>13</w:t>
        </w:r>
        <w:r>
          <w:fldChar w:fldCharType="end"/>
        </w:r>
        <w:bookmarkEnd w:id="454"/>
        <w:r>
          <w:t xml:space="preserve"> - Associations to contact information</w:t>
        </w:r>
      </w:ins>
    </w:p>
    <w:p w14:paraId="21E885B6" w14:textId="77777777" w:rsidR="00C30215" w:rsidRPr="00B36538" w:rsidRDefault="00C30215" w:rsidP="00C30215"/>
    <w:p w14:paraId="6CE5EB04" w14:textId="315CB57A" w:rsidR="00894DC6" w:rsidRDefault="008022AF" w:rsidP="00C10880">
      <w:pPr>
        <w:pStyle w:val="Heading4"/>
      </w:pPr>
      <w:r>
        <w:t>Supervising organizations and their service hours</w:t>
      </w:r>
    </w:p>
    <w:p w14:paraId="2E482EA6" w14:textId="77777777" w:rsidR="008022AF" w:rsidRDefault="008022AF" w:rsidP="008022AF">
      <w:r>
        <w:t xml:space="preserve">The </w:t>
      </w:r>
      <w:proofErr w:type="spellStart"/>
      <w:r w:rsidRPr="008022AF">
        <w:rPr>
          <w:b/>
          <w:bCs/>
        </w:rPr>
        <w:t>SupervisedArea</w:t>
      </w:r>
      <w:proofErr w:type="spellEnd"/>
      <w:r>
        <w:t xml:space="preserve"> class </w:t>
      </w:r>
      <w:proofErr w:type="gramStart"/>
      <w:r>
        <w:t>models</w:t>
      </w:r>
      <w:proofErr w:type="gramEnd"/>
      <w:r>
        <w:t xml:space="preserve"> areas which may have an associated organization (government or private) that exercises some kind of control or supervision over the area. </w:t>
      </w:r>
    </w:p>
    <w:p w14:paraId="03A35184" w14:textId="3A408D0E" w:rsidR="008022AF" w:rsidRDefault="008022AF" w:rsidP="008022AF">
      <w:r>
        <w:t xml:space="preserve">Operating schedules and business hours of organizations are modelled by associating the </w:t>
      </w:r>
      <w:proofErr w:type="spellStart"/>
      <w:r w:rsidRPr="008022AF">
        <w:rPr>
          <w:b/>
          <w:bCs/>
        </w:rPr>
        <w:t>ServiceHours</w:t>
      </w:r>
      <w:proofErr w:type="spellEnd"/>
      <w:r>
        <w:t xml:space="preserve"> class to an </w:t>
      </w:r>
      <w:r w:rsidRPr="008022AF">
        <w:rPr>
          <w:b/>
          <w:bCs/>
        </w:rPr>
        <w:t>Authority</w:t>
      </w:r>
      <w:r>
        <w:t xml:space="preserve">. The </w:t>
      </w:r>
      <w:proofErr w:type="spellStart"/>
      <w:r w:rsidRPr="008022AF">
        <w:rPr>
          <w:b/>
          <w:bCs/>
        </w:rPr>
        <w:t>ServiceHours</w:t>
      </w:r>
      <w:proofErr w:type="spellEnd"/>
      <w:r>
        <w:t xml:space="preserve"> class is a container for the complex attribute describing daily schedules for different weekdays (</w:t>
      </w:r>
      <w:proofErr w:type="spellStart"/>
      <w:r w:rsidRPr="008022AF">
        <w:rPr>
          <w:b/>
          <w:bCs/>
        </w:rPr>
        <w:t>scheduleByDayOfWeek</w:t>
      </w:r>
      <w:proofErr w:type="spellEnd"/>
      <w:r>
        <w:t xml:space="preserve">). This complex attribute contains another complex attribute for time intervals and the days to which they apply, and category sub-attribute to model whether the schedule describes opening hours, closures, etc. Exceptions to the schedule such as fixed or movable holidays are modelled by a </w:t>
      </w:r>
      <w:proofErr w:type="spellStart"/>
      <w:r w:rsidRPr="008022AF">
        <w:rPr>
          <w:b/>
          <w:bCs/>
        </w:rPr>
        <w:t>NonStandardWorkingDay</w:t>
      </w:r>
      <w:proofErr w:type="spellEnd"/>
      <w:r>
        <w:t xml:space="preserve"> class with attributes allowing indication of the dates or days which are holidays or exceptions.</w:t>
      </w:r>
    </w:p>
    <w:p w14:paraId="2322AD6E" w14:textId="013C8341" w:rsidR="008022AF" w:rsidRDefault="008022AF" w:rsidP="008022AF">
      <w:r>
        <w:t xml:space="preserve">Working times and schedules for </w:t>
      </w:r>
      <w:r w:rsidR="00F645DA">
        <w:t>particular</w:t>
      </w:r>
      <w:r>
        <w:t xml:space="preserve"> features are modelled by an analogous association from the feature object (association </w:t>
      </w:r>
      <w:proofErr w:type="spellStart"/>
      <w:r w:rsidRPr="008022AF">
        <w:rPr>
          <w:b/>
          <w:bCs/>
        </w:rPr>
        <w:t>LocationHours</w:t>
      </w:r>
      <w:proofErr w:type="spellEnd"/>
      <w:r>
        <w:t xml:space="preserve">). When a </w:t>
      </w:r>
      <w:proofErr w:type="spellStart"/>
      <w:r w:rsidRPr="008022AF">
        <w:rPr>
          <w:b/>
          <w:bCs/>
        </w:rPr>
        <w:t>ServiceHours</w:t>
      </w:r>
      <w:proofErr w:type="spellEnd"/>
      <w:r>
        <w:t xml:space="preserve"> is thus linked to a service feature, the service hour information applies to the feature as a whole (e.g., all services </w:t>
      </w:r>
      <w:r w:rsidR="00F645DA">
        <w:t>for</w:t>
      </w:r>
      <w:r>
        <w:t xml:space="preserve"> a </w:t>
      </w:r>
      <w:r w:rsidR="00F645DA">
        <w:rPr>
          <w:b/>
          <w:bCs/>
        </w:rPr>
        <w:t>Terminal</w:t>
      </w:r>
      <w:r>
        <w:t>).</w:t>
      </w:r>
      <w:r w:rsidR="00F645DA">
        <w:t xml:space="preserve"> Note that since working hours do not apply to all features in the model, the associations are to individual features instead of abstract supertypes.</w:t>
      </w:r>
    </w:p>
    <w:p w14:paraId="10FA1071" w14:textId="228BA620" w:rsidR="008022AF" w:rsidRDefault="008022AF" w:rsidP="008022AF">
      <w:r>
        <w:t>Working times of 24 hours/day may be explicitly encoded (from 00:00:00 to 24:00:00 hrs., in accordance with ISO 8601 conventions for midnight at the beginning and end of a day).</w:t>
      </w:r>
    </w:p>
    <w:p w14:paraId="4CAAE542" w14:textId="002036D9" w:rsidR="008022AF" w:rsidRPr="008022AF" w:rsidRDefault="008022AF" w:rsidP="008022AF">
      <w:r>
        <w:t xml:space="preserve">The model for both kinds of schedules is shown in </w:t>
      </w:r>
      <w:r w:rsidR="00F645DA">
        <w:fldChar w:fldCharType="begin"/>
      </w:r>
      <w:r w:rsidR="00F645DA">
        <w:instrText xml:space="preserve"> REF _Ref111764469 \h </w:instrText>
      </w:r>
      <w:r w:rsidR="00F645DA">
        <w:fldChar w:fldCharType="separate"/>
      </w:r>
      <w:r w:rsidR="0082228C">
        <w:t xml:space="preserve">Figure </w:t>
      </w:r>
      <w:r w:rsidR="0082228C">
        <w:rPr>
          <w:noProof/>
        </w:rPr>
        <w:t>4</w:t>
      </w:r>
      <w:r w:rsidR="0082228C">
        <w:t>.</w:t>
      </w:r>
      <w:r w:rsidR="0082228C">
        <w:rPr>
          <w:noProof/>
        </w:rPr>
        <w:t>13</w:t>
      </w:r>
      <w:r w:rsidR="00F645DA">
        <w:fldChar w:fldCharType="end"/>
      </w:r>
      <w:r>
        <w:t>.</w:t>
      </w:r>
    </w:p>
    <w:p w14:paraId="38DBE825" w14:textId="77777777" w:rsidR="008022AF" w:rsidRDefault="006251B4" w:rsidP="008022AF">
      <w:pPr>
        <w:keepNext/>
        <w:jc w:val="center"/>
      </w:pPr>
      <w:r>
        <w:rPr>
          <w:noProof/>
        </w:rPr>
        <w:lastRenderedPageBreak/>
        <w:drawing>
          <wp:inline distT="0" distB="0" distL="0" distR="0" wp14:anchorId="223E9700" wp14:editId="6A6D4DA0">
            <wp:extent cx="5747386" cy="5440312"/>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31 WorkingTimes.png"/>
                    <pic:cNvPicPr/>
                  </pic:nvPicPr>
                  <pic:blipFill>
                    <a:blip r:embed="rId37"/>
                    <a:stretch>
                      <a:fillRect/>
                    </a:stretch>
                  </pic:blipFill>
                  <pic:spPr>
                    <a:xfrm>
                      <a:off x="0" y="0"/>
                      <a:ext cx="5747386" cy="5440312"/>
                    </a:xfrm>
                    <a:prstGeom prst="rect">
                      <a:avLst/>
                    </a:prstGeom>
                  </pic:spPr>
                </pic:pic>
              </a:graphicData>
            </a:graphic>
          </wp:inline>
        </w:drawing>
      </w:r>
    </w:p>
    <w:p w14:paraId="71018CCB" w14:textId="788E7F63" w:rsidR="002A6D43" w:rsidRDefault="008022AF" w:rsidP="008022AF">
      <w:pPr>
        <w:pStyle w:val="Caption"/>
        <w:jc w:val="center"/>
      </w:pPr>
      <w:bookmarkStart w:id="458" w:name="_Ref111764469"/>
      <w:r>
        <w:t xml:space="preserve">Figure </w:t>
      </w:r>
      <w:ins w:id="459"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60"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61" w:author="Raphael Malyankar" w:date="2022-11-04T16:52:00Z">
        <w:r w:rsidR="00C30215">
          <w:rPr>
            <w:noProof/>
          </w:rPr>
          <w:t>14</w:t>
        </w:r>
        <w:r w:rsidR="00C30215">
          <w:fldChar w:fldCharType="end"/>
        </w:r>
      </w:ins>
      <w:del w:id="462"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13</w:delText>
        </w:r>
        <w:r w:rsidR="008C4B28" w:rsidDel="00C30215">
          <w:fldChar w:fldCharType="end"/>
        </w:r>
      </w:del>
      <w:bookmarkEnd w:id="458"/>
      <w:r>
        <w:t xml:space="preserve"> - Working times and schedules</w:t>
      </w:r>
    </w:p>
    <w:p w14:paraId="7239B4DC" w14:textId="77777777" w:rsidR="00F645DA" w:rsidRDefault="00F645DA" w:rsidP="00F645DA"/>
    <w:p w14:paraId="6BF1A7CF" w14:textId="2C26FBB8" w:rsidR="00F645DA" w:rsidRDefault="00F645DA" w:rsidP="00F645DA">
      <w:r>
        <w:t>The authority should be encoded only if its presence in the dataset conveys information that is useful to the end user. In S-131 this is expected to be the general case, but there may be exceptions, such as when the authority is open for business but a particular location under its jurisdiction is closed at certain times of day.</w:t>
      </w:r>
    </w:p>
    <w:p w14:paraId="4418DA2A" w14:textId="7786B6C2" w:rsidR="00F645DA" w:rsidRDefault="00F645DA" w:rsidP="00F645DA">
      <w:r>
        <w:t xml:space="preserve">Since </w:t>
      </w:r>
      <w:r w:rsidRPr="00F645DA">
        <w:rPr>
          <w:b/>
          <w:bCs/>
        </w:rPr>
        <w:t>Authority</w:t>
      </w:r>
      <w:r>
        <w:t xml:space="preserve"> also has an information association to </w:t>
      </w:r>
      <w:proofErr w:type="spellStart"/>
      <w:r w:rsidRPr="00F645DA">
        <w:rPr>
          <w:b/>
          <w:bCs/>
        </w:rPr>
        <w:t>ContactDetails</w:t>
      </w:r>
      <w:proofErr w:type="spellEnd"/>
      <w:r>
        <w:t xml:space="preserve"> (</w:t>
      </w:r>
      <w:ins w:id="463" w:author="Raphael Malyankar" w:date="2022-11-04T16:55:00Z">
        <w:r w:rsidR="004175ED">
          <w:fldChar w:fldCharType="begin"/>
        </w:r>
        <w:r w:rsidR="004175ED">
          <w:instrText xml:space="preserve"> REF _Ref118473353 \h </w:instrText>
        </w:r>
      </w:ins>
      <w:r w:rsidR="004175ED">
        <w:fldChar w:fldCharType="separate"/>
      </w:r>
      <w:ins w:id="464" w:author="Raphael Malyankar" w:date="2022-11-04T16:55:00Z">
        <w:r w:rsidR="004175ED">
          <w:t xml:space="preserve">Figure </w:t>
        </w:r>
        <w:r w:rsidR="004175ED">
          <w:rPr>
            <w:noProof/>
          </w:rPr>
          <w:t>4</w:t>
        </w:r>
        <w:r w:rsidR="004175ED">
          <w:t>.</w:t>
        </w:r>
        <w:r w:rsidR="004175ED">
          <w:rPr>
            <w:noProof/>
          </w:rPr>
          <w:t>13</w:t>
        </w:r>
        <w:r w:rsidR="004175ED">
          <w:fldChar w:fldCharType="end"/>
        </w:r>
      </w:ins>
      <w:del w:id="465" w:author="Raphael Malyankar" w:date="2022-11-04T16:55:00Z">
        <w:r w:rsidRPr="004175ED" w:rsidDel="004175ED">
          <w:delText>X.X</w:delText>
        </w:r>
      </w:del>
      <w:r>
        <w:t xml:space="preserve">), it is in principle possible to link a location to both an </w:t>
      </w:r>
      <w:r w:rsidRPr="004175ED">
        <w:rPr>
          <w:b/>
          <w:bCs/>
          <w:rPrChange w:id="466" w:author="Raphael Malyankar" w:date="2022-11-04T16:55:00Z">
            <w:rPr/>
          </w:rPrChange>
        </w:rPr>
        <w:t>Authority</w:t>
      </w:r>
      <w:r>
        <w:t xml:space="preserve"> and </w:t>
      </w:r>
      <w:proofErr w:type="spellStart"/>
      <w:r w:rsidRPr="004175ED">
        <w:rPr>
          <w:b/>
          <w:bCs/>
          <w:rPrChange w:id="467" w:author="Raphael Malyankar" w:date="2022-11-04T16:55:00Z">
            <w:rPr/>
          </w:rPrChange>
        </w:rPr>
        <w:t>ContactDetails</w:t>
      </w:r>
      <w:proofErr w:type="spellEnd"/>
      <w:r>
        <w:t xml:space="preserve"> as well as linking the location to the same </w:t>
      </w:r>
      <w:proofErr w:type="spellStart"/>
      <w:r w:rsidRPr="004175ED">
        <w:rPr>
          <w:b/>
          <w:bCs/>
          <w:rPrChange w:id="468" w:author="Raphael Malyankar" w:date="2022-11-04T16:55:00Z">
            <w:rPr/>
          </w:rPrChange>
        </w:rPr>
        <w:t>ContactDetails</w:t>
      </w:r>
      <w:proofErr w:type="spellEnd"/>
      <w:r>
        <w:t>. Such linking is permissible but will generally be redundant and should, if possible, be avoided as unnecessary duplication. It may be done in situations where contact details for an operating authority are different from contact details for the service it operates.</w:t>
      </w:r>
    </w:p>
    <w:p w14:paraId="21AC0880" w14:textId="40F9B003" w:rsidR="00F645DA" w:rsidRPr="00F645DA" w:rsidRDefault="00465434" w:rsidP="00F645DA">
      <w:r>
        <w:fldChar w:fldCharType="begin"/>
      </w:r>
      <w:r>
        <w:instrText xml:space="preserve"> REF _Ref111764469 \h </w:instrText>
      </w:r>
      <w:r>
        <w:fldChar w:fldCharType="separate"/>
      </w:r>
      <w:r w:rsidR="0082228C">
        <w:t xml:space="preserve">Figure </w:t>
      </w:r>
      <w:r w:rsidR="0082228C">
        <w:rPr>
          <w:noProof/>
        </w:rPr>
        <w:t>4</w:t>
      </w:r>
      <w:r w:rsidR="0082228C">
        <w:t>.</w:t>
      </w:r>
      <w:r w:rsidR="0082228C">
        <w:rPr>
          <w:noProof/>
        </w:rPr>
        <w:t>13</w:t>
      </w:r>
      <w:r>
        <w:fldChar w:fldCharType="end"/>
      </w:r>
      <w:r>
        <w:t xml:space="preserve"> </w:t>
      </w:r>
      <w:r w:rsidR="00F645DA">
        <w:t xml:space="preserve">also shows associations between service features and </w:t>
      </w:r>
      <w:r w:rsidR="00F645DA" w:rsidRPr="00465434">
        <w:rPr>
          <w:b/>
          <w:bCs/>
        </w:rPr>
        <w:t>Authority</w:t>
      </w:r>
      <w:r w:rsidR="00F645DA">
        <w:t xml:space="preserve">. </w:t>
      </w:r>
      <w:r w:rsidR="00F645DA" w:rsidRPr="00465434">
        <w:rPr>
          <w:b/>
          <w:bCs/>
        </w:rPr>
        <w:t>Authority</w:t>
      </w:r>
      <w:r w:rsidR="00F645DA">
        <w:t>-</w:t>
      </w:r>
      <w:proofErr w:type="spellStart"/>
      <w:r w:rsidR="00F645DA" w:rsidRPr="00465434">
        <w:rPr>
          <w:b/>
          <w:bCs/>
        </w:rPr>
        <w:t>ContactDetails</w:t>
      </w:r>
      <w:proofErr w:type="spellEnd"/>
      <w:r w:rsidR="00F645DA">
        <w:t xml:space="preserve"> associations are omitted to reduce clutter.</w:t>
      </w:r>
    </w:p>
    <w:p w14:paraId="5B992D4D" w14:textId="027BD96B" w:rsidR="00894DC6" w:rsidRDefault="00894DC6" w:rsidP="00C10880">
      <w:pPr>
        <w:pStyle w:val="Heading4"/>
      </w:pPr>
      <w:bookmarkStart w:id="469" w:name="_Ref111763827"/>
      <w:r>
        <w:t>Regulations applying in specific locations</w:t>
      </w:r>
      <w:bookmarkEnd w:id="469"/>
    </w:p>
    <w:p w14:paraId="64508BE0" w14:textId="2B91CEA0" w:rsidR="00903189" w:rsidRPr="00903189" w:rsidRDefault="00903189" w:rsidP="00903189">
      <w:r w:rsidRPr="00903189">
        <w:t xml:space="preserve">The </w:t>
      </w:r>
      <w:proofErr w:type="spellStart"/>
      <w:r w:rsidRPr="00903189">
        <w:rPr>
          <w:b/>
          <w:bCs/>
        </w:rPr>
        <w:t>AssociatedRxN</w:t>
      </w:r>
      <w:proofErr w:type="spellEnd"/>
      <w:r w:rsidRPr="00903189">
        <w:t xml:space="preserve"> association between a feature type and a </w:t>
      </w:r>
      <w:r w:rsidRPr="00903189">
        <w:rPr>
          <w:b/>
          <w:bCs/>
        </w:rPr>
        <w:t>Regulations</w:t>
      </w:r>
      <w:r w:rsidRPr="00903189">
        <w:t xml:space="preserve">, </w:t>
      </w:r>
      <w:r w:rsidRPr="00903189">
        <w:rPr>
          <w:b/>
          <w:bCs/>
        </w:rPr>
        <w:t>Restrictions</w:t>
      </w:r>
      <w:r w:rsidRPr="00903189">
        <w:t xml:space="preserve">, </w:t>
      </w:r>
      <w:r w:rsidRPr="00903189">
        <w:rPr>
          <w:b/>
          <w:bCs/>
        </w:rPr>
        <w:t>Recommendations</w:t>
      </w:r>
      <w:r w:rsidRPr="00903189">
        <w:t xml:space="preserve">, or </w:t>
      </w:r>
      <w:proofErr w:type="spellStart"/>
      <w:r w:rsidRPr="00903189">
        <w:rPr>
          <w:b/>
          <w:bCs/>
        </w:rPr>
        <w:t>NauticalInformation</w:t>
      </w:r>
      <w:proofErr w:type="spellEnd"/>
      <w:r w:rsidRPr="00903189">
        <w:t xml:space="preserve"> object (see </w:t>
      </w:r>
      <w:r>
        <w:fldChar w:fldCharType="begin"/>
      </w:r>
      <w:r>
        <w:instrText xml:space="preserve"> REF _Ref111764948 \h </w:instrText>
      </w:r>
      <w:r>
        <w:fldChar w:fldCharType="separate"/>
      </w:r>
      <w:r w:rsidR="0082228C">
        <w:t xml:space="preserve">Figure </w:t>
      </w:r>
      <w:r w:rsidR="0082228C">
        <w:rPr>
          <w:noProof/>
        </w:rPr>
        <w:t>4</w:t>
      </w:r>
      <w:r w:rsidR="0082228C">
        <w:t>.</w:t>
      </w:r>
      <w:r w:rsidR="0082228C">
        <w:rPr>
          <w:noProof/>
        </w:rPr>
        <w:t>14</w:t>
      </w:r>
      <w:r>
        <w:fldChar w:fldCharType="end"/>
      </w:r>
      <w:r w:rsidRPr="00903189">
        <w:t xml:space="preserve">) indicates that the Regulation, </w:t>
      </w:r>
      <w:r w:rsidRPr="00903189">
        <w:lastRenderedPageBreak/>
        <w:t xml:space="preserve">etc., is applicable within the associated feature. If it is necessary to identify an authority or organization related to a particular regulation (restriction, etc.) object, this may be done using the </w:t>
      </w:r>
      <w:proofErr w:type="spellStart"/>
      <w:r w:rsidRPr="00903189">
        <w:rPr>
          <w:b/>
          <w:bCs/>
        </w:rPr>
        <w:t>RelatedOrganisation</w:t>
      </w:r>
      <w:proofErr w:type="spellEnd"/>
      <w:r w:rsidRPr="00903189">
        <w:t xml:space="preserve"> association between </w:t>
      </w:r>
      <w:r w:rsidRPr="00903189">
        <w:rPr>
          <w:b/>
          <w:bCs/>
        </w:rPr>
        <w:t>Regulations</w:t>
      </w:r>
      <w:r w:rsidRPr="00903189">
        <w:t xml:space="preserve">, etc., and an </w:t>
      </w:r>
      <w:r w:rsidRPr="00903189">
        <w:rPr>
          <w:b/>
          <w:bCs/>
        </w:rPr>
        <w:t>Authority</w:t>
      </w:r>
      <w:r w:rsidRPr="00903189">
        <w:t xml:space="preserve"> object. This should be included only when the connection to the </w:t>
      </w:r>
      <w:r w:rsidRPr="00903189">
        <w:rPr>
          <w:b/>
          <w:bCs/>
        </w:rPr>
        <w:t>Authority</w:t>
      </w:r>
      <w:r w:rsidRPr="00903189">
        <w:t xml:space="preserve"> conveys useful information to the end user – it is not intended to encode the issuing or controlling authority for every regulation. Note also that while </w:t>
      </w:r>
      <w:r w:rsidRPr="00903189">
        <w:rPr>
          <w:b/>
          <w:bCs/>
        </w:rPr>
        <w:t>Authority</w:t>
      </w:r>
      <w:r w:rsidRPr="00903189">
        <w:t xml:space="preserve"> can be associated to geographic features as well as </w:t>
      </w:r>
      <w:r w:rsidRPr="00903189">
        <w:rPr>
          <w:b/>
          <w:bCs/>
        </w:rPr>
        <w:t>Regulations</w:t>
      </w:r>
      <w:r w:rsidRPr="00903189">
        <w:t xml:space="preserve">, etc., encoding both associations is not mandatory even when the same </w:t>
      </w:r>
      <w:r w:rsidRPr="00903189">
        <w:rPr>
          <w:b/>
          <w:bCs/>
        </w:rPr>
        <w:t>Authority</w:t>
      </w:r>
      <w:r w:rsidRPr="00903189">
        <w:t xml:space="preserve"> is associated to a service area as well as a </w:t>
      </w:r>
      <w:r w:rsidRPr="00903189">
        <w:rPr>
          <w:b/>
          <w:bCs/>
        </w:rPr>
        <w:t>Regulations</w:t>
      </w:r>
      <w:r w:rsidRPr="00903189">
        <w:t xml:space="preserve"> object (or </w:t>
      </w:r>
      <w:proofErr w:type="spellStart"/>
      <w:r w:rsidRPr="00903189">
        <w:rPr>
          <w:b/>
          <w:bCs/>
        </w:rPr>
        <w:t>NauticalInformation</w:t>
      </w:r>
      <w:proofErr w:type="spellEnd"/>
      <w:r w:rsidRPr="00903189">
        <w:t>, etc.).</w:t>
      </w:r>
    </w:p>
    <w:p w14:paraId="6AFB3F0E" w14:textId="77777777" w:rsidR="00903189" w:rsidRDefault="006251B4" w:rsidP="00903189">
      <w:pPr>
        <w:keepNext/>
        <w:jc w:val="center"/>
      </w:pPr>
      <w:r>
        <w:rPr>
          <w:noProof/>
        </w:rPr>
        <w:drawing>
          <wp:inline distT="0" distB="0" distL="0" distR="0" wp14:anchorId="4584D49A" wp14:editId="32DCC472">
            <wp:extent cx="5770880" cy="51910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31 RulesForFeatures.png"/>
                    <pic:cNvPicPr/>
                  </pic:nvPicPr>
                  <pic:blipFill>
                    <a:blip r:embed="rId38"/>
                    <a:stretch>
                      <a:fillRect/>
                    </a:stretch>
                  </pic:blipFill>
                  <pic:spPr>
                    <a:xfrm>
                      <a:off x="0" y="0"/>
                      <a:ext cx="5770880" cy="5191095"/>
                    </a:xfrm>
                    <a:prstGeom prst="rect">
                      <a:avLst/>
                    </a:prstGeom>
                  </pic:spPr>
                </pic:pic>
              </a:graphicData>
            </a:graphic>
          </wp:inline>
        </w:drawing>
      </w:r>
    </w:p>
    <w:p w14:paraId="3E0A4B6C" w14:textId="0A72159E" w:rsidR="002A6D43" w:rsidRDefault="00903189" w:rsidP="00903189">
      <w:pPr>
        <w:pStyle w:val="Caption"/>
        <w:jc w:val="center"/>
      </w:pPr>
      <w:bookmarkStart w:id="470" w:name="_Ref111764948"/>
      <w:r>
        <w:t xml:space="preserve">Figure </w:t>
      </w:r>
      <w:ins w:id="471"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72"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73" w:author="Raphael Malyankar" w:date="2022-11-04T16:52:00Z">
        <w:r w:rsidR="00C30215">
          <w:rPr>
            <w:noProof/>
          </w:rPr>
          <w:t>15</w:t>
        </w:r>
        <w:r w:rsidR="00C30215">
          <w:fldChar w:fldCharType="end"/>
        </w:r>
      </w:ins>
      <w:del w:id="474"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14</w:delText>
        </w:r>
        <w:r w:rsidR="008C4B28" w:rsidDel="00C30215">
          <w:fldChar w:fldCharType="end"/>
        </w:r>
      </w:del>
      <w:bookmarkEnd w:id="470"/>
      <w:r>
        <w:t xml:space="preserve"> - Regulations, etc., applying to specific features</w:t>
      </w:r>
    </w:p>
    <w:p w14:paraId="60F487E3" w14:textId="77777777" w:rsidR="006251B4" w:rsidRPr="002A6D43" w:rsidRDefault="006251B4" w:rsidP="002A6D43"/>
    <w:p w14:paraId="320DC5D4" w14:textId="06774015" w:rsidR="00894DC6" w:rsidRDefault="00894DC6" w:rsidP="00C10880">
      <w:pPr>
        <w:pStyle w:val="Heading4"/>
      </w:pPr>
      <w:bookmarkStart w:id="475" w:name="_GoBack"/>
      <w:bookmarkEnd w:id="475"/>
      <w:r w:rsidRPr="00894DC6">
        <w:t>Regulations applying only to vessels with specific characteristics or cargoes</w:t>
      </w:r>
    </w:p>
    <w:p w14:paraId="31097C7F" w14:textId="632CEAE5" w:rsidR="00AC11F4" w:rsidRDefault="00AC11F4" w:rsidP="00AC11F4">
      <w:bookmarkStart w:id="476" w:name="_Hlk119616722"/>
      <w:r>
        <w:t>Certain regulations apply only to vessels of specified dimensions, types, or carrying specified cargo, etc.</w:t>
      </w:r>
    </w:p>
    <w:p w14:paraId="31C7740F" w14:textId="74650991" w:rsidR="00AC11F4" w:rsidRDefault="00AC11F4" w:rsidP="00AC11F4">
      <w:r>
        <w:t xml:space="preserve">This is modelled by first defining the relevant subset of vessels according to the dimension, type, cargo, etc., and then associating that subset to the appropriate feature or information type. The subset of vessels is modelled using the </w:t>
      </w:r>
      <w:r w:rsidRPr="001E4CE0">
        <w:rPr>
          <w:b/>
          <w:bCs/>
        </w:rPr>
        <w:t>Applicability</w:t>
      </w:r>
      <w:r>
        <w:t xml:space="preserve"> class, which contains attributes for the most common vessel characteristics used in nautical publications. These include measurements (length, beam, draught), type of cargo, displacement, etc. Constraints which cannot be modelled using the attributes of </w:t>
      </w:r>
      <w:r w:rsidRPr="001E4CE0">
        <w:rPr>
          <w:b/>
          <w:bCs/>
        </w:rPr>
        <w:t>Applicability</w:t>
      </w:r>
      <w:r>
        <w:t xml:space="preserve"> can be described in plain text in its </w:t>
      </w:r>
      <w:r w:rsidRPr="001E4CE0">
        <w:rPr>
          <w:b/>
          <w:bCs/>
        </w:rPr>
        <w:t>information</w:t>
      </w:r>
      <w:r>
        <w:t xml:space="preserve"> attribute.</w:t>
      </w:r>
    </w:p>
    <w:p w14:paraId="27E2149C" w14:textId="1ED44B57" w:rsidR="00AC11F4" w:rsidRDefault="00AC11F4" w:rsidP="00AC11F4">
      <w:r>
        <w:lastRenderedPageBreak/>
        <w:t xml:space="preserve">Conditions relating to vessel dimensions are modelled by the complex attribute </w:t>
      </w:r>
      <w:proofErr w:type="spellStart"/>
      <w:r w:rsidRPr="001E4CE0">
        <w:rPr>
          <w:b/>
          <w:bCs/>
        </w:rPr>
        <w:t>vesselsMeasurements</w:t>
      </w:r>
      <w:proofErr w:type="spellEnd"/>
      <w:r>
        <w:t>, which has sub-attributes for naming the dimension and indicating the limit (whether the condition applies to a vessel which exceeds or falls below the limit). For example, the combinations below describe the condition “length overall &gt; 50 m” (Condition 1) and “length overall &lt; 90 m” (Condition 2):</w:t>
      </w:r>
    </w:p>
    <w:p w14:paraId="0411948A" w14:textId="64C48D66" w:rsidR="001E4CE0" w:rsidRDefault="001E4CE0" w:rsidP="001E4CE0">
      <w:pPr>
        <w:pStyle w:val="Caption"/>
        <w:keepNext/>
      </w:pPr>
      <w:bookmarkStart w:id="477" w:name="_Ref119534524"/>
      <w:bookmarkEnd w:id="476"/>
      <w:r>
        <w:t xml:space="preserve">Table </w:t>
      </w:r>
      <w:ins w:id="478" w:author="Raphael Malyankar" w:date="2022-11-15T22:37:00Z">
        <w:r w:rsidR="00AC5C5D">
          <w:fldChar w:fldCharType="begin"/>
        </w:r>
        <w:r w:rsidR="00AC5C5D">
          <w:instrText xml:space="preserve"> STYLEREF 1 \s </w:instrText>
        </w:r>
      </w:ins>
      <w:r w:rsidR="00AC5C5D">
        <w:fldChar w:fldCharType="separate"/>
      </w:r>
      <w:r w:rsidR="00AC5C5D">
        <w:rPr>
          <w:noProof/>
        </w:rPr>
        <w:t>4</w:t>
      </w:r>
      <w:ins w:id="479"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480" w:author="Raphael Malyankar" w:date="2022-11-15T22:37:00Z">
        <w:r w:rsidR="00AC5C5D">
          <w:rPr>
            <w:noProof/>
          </w:rPr>
          <w:t>1</w:t>
        </w:r>
        <w:r w:rsidR="00AC5C5D">
          <w:fldChar w:fldCharType="end"/>
        </w:r>
      </w:ins>
      <w:bookmarkEnd w:id="477"/>
      <w:del w:id="481" w:author="Raphael Malyankar" w:date="2022-11-15T22:37:00Z">
        <w:r w:rsidDel="00AC5C5D">
          <w:fldChar w:fldCharType="begin"/>
        </w:r>
        <w:r w:rsidDel="00AC5C5D">
          <w:delInstrText xml:space="preserve"> STYLEREF 1 \s </w:delInstrText>
        </w:r>
        <w:r w:rsidDel="00AC5C5D">
          <w:fldChar w:fldCharType="separate"/>
        </w:r>
        <w:r w:rsidR="0082228C" w:rsidDel="00AC5C5D">
          <w:rPr>
            <w:noProof/>
          </w:rPr>
          <w:delText>4</w:delText>
        </w:r>
        <w:r w:rsidDel="00AC5C5D">
          <w:fldChar w:fldCharType="end"/>
        </w:r>
        <w:r w:rsidDel="00AC5C5D">
          <w:delText>.</w:delText>
        </w:r>
        <w:r w:rsidDel="00AC5C5D">
          <w:fldChar w:fldCharType="begin"/>
        </w:r>
        <w:r w:rsidDel="00AC5C5D">
          <w:delInstrText xml:space="preserve"> SEQ Table \* ARABIC \s 1 </w:delInstrText>
        </w:r>
        <w:r w:rsidDel="00AC5C5D">
          <w:fldChar w:fldCharType="separate"/>
        </w:r>
        <w:r w:rsidR="0082228C" w:rsidDel="00AC5C5D">
          <w:rPr>
            <w:noProof/>
          </w:rPr>
          <w:delText>1</w:delText>
        </w:r>
        <w:r w:rsidDel="00AC5C5D">
          <w:fldChar w:fldCharType="end"/>
        </w:r>
      </w:del>
      <w:r>
        <w:t xml:space="preserve"> - Conditions relating to vessel dimensions</w:t>
      </w:r>
    </w:p>
    <w:tbl>
      <w:tblPr>
        <w:tblStyle w:val="TableGrid"/>
        <w:tblW w:w="0" w:type="auto"/>
        <w:tblInd w:w="115" w:type="dxa"/>
        <w:tblCellMar>
          <w:top w:w="58" w:type="dxa"/>
          <w:left w:w="115" w:type="dxa"/>
          <w:bottom w:w="58" w:type="dxa"/>
          <w:right w:w="115" w:type="dxa"/>
        </w:tblCellMar>
        <w:tblLook w:val="04A0" w:firstRow="1" w:lastRow="0" w:firstColumn="1" w:lastColumn="0" w:noHBand="0" w:noVBand="1"/>
      </w:tblPr>
      <w:tblGrid>
        <w:gridCol w:w="2853"/>
        <w:gridCol w:w="1890"/>
        <w:gridCol w:w="1890"/>
        <w:gridCol w:w="1890"/>
      </w:tblGrid>
      <w:tr w:rsidR="001E4CE0" w:rsidRPr="0075712D" w14:paraId="7C085F3C" w14:textId="77777777" w:rsidTr="001E4CE0">
        <w:tc>
          <w:tcPr>
            <w:tcW w:w="2853" w:type="dxa"/>
          </w:tcPr>
          <w:p w14:paraId="68903964" w14:textId="77777777" w:rsidR="001E4CE0" w:rsidRPr="001E4CE0" w:rsidRDefault="001E4CE0" w:rsidP="001E4CE0">
            <w:pPr>
              <w:spacing w:after="0"/>
              <w:rPr>
                <w:sz w:val="18"/>
                <w:szCs w:val="18"/>
              </w:rPr>
            </w:pPr>
            <w:bookmarkStart w:id="482" w:name="_Hlk119616744"/>
          </w:p>
        </w:tc>
        <w:tc>
          <w:tcPr>
            <w:tcW w:w="1890" w:type="dxa"/>
          </w:tcPr>
          <w:p w14:paraId="7FF6A444" w14:textId="77777777" w:rsidR="001E4CE0" w:rsidRPr="001E4CE0" w:rsidRDefault="001E4CE0" w:rsidP="001E4CE0">
            <w:pPr>
              <w:spacing w:after="0"/>
              <w:rPr>
                <w:b/>
                <w:sz w:val="18"/>
                <w:szCs w:val="18"/>
              </w:rPr>
            </w:pPr>
            <w:r w:rsidRPr="001E4CE0">
              <w:rPr>
                <w:b/>
                <w:sz w:val="18"/>
                <w:szCs w:val="18"/>
              </w:rPr>
              <w:t>Condition 1</w:t>
            </w:r>
          </w:p>
        </w:tc>
        <w:tc>
          <w:tcPr>
            <w:tcW w:w="1890" w:type="dxa"/>
          </w:tcPr>
          <w:p w14:paraId="3408B6F8" w14:textId="77777777" w:rsidR="001E4CE0" w:rsidRPr="001E4CE0" w:rsidRDefault="001E4CE0" w:rsidP="001E4CE0">
            <w:pPr>
              <w:spacing w:after="0"/>
              <w:rPr>
                <w:b/>
                <w:sz w:val="18"/>
                <w:szCs w:val="18"/>
              </w:rPr>
            </w:pPr>
            <w:r w:rsidRPr="001E4CE0">
              <w:rPr>
                <w:b/>
                <w:sz w:val="18"/>
                <w:szCs w:val="18"/>
              </w:rPr>
              <w:t>Condition 2</w:t>
            </w:r>
          </w:p>
        </w:tc>
        <w:tc>
          <w:tcPr>
            <w:tcW w:w="1890" w:type="dxa"/>
          </w:tcPr>
          <w:p w14:paraId="4D602215" w14:textId="77777777" w:rsidR="001E4CE0" w:rsidRPr="001E4CE0" w:rsidRDefault="001E4CE0" w:rsidP="001E4CE0">
            <w:pPr>
              <w:spacing w:after="0"/>
              <w:rPr>
                <w:b/>
                <w:sz w:val="18"/>
                <w:szCs w:val="18"/>
              </w:rPr>
            </w:pPr>
            <w:r w:rsidRPr="001E4CE0">
              <w:rPr>
                <w:b/>
                <w:sz w:val="18"/>
                <w:szCs w:val="18"/>
              </w:rPr>
              <w:t>Condition 3</w:t>
            </w:r>
          </w:p>
        </w:tc>
      </w:tr>
      <w:tr w:rsidR="001E4CE0" w:rsidRPr="0075712D" w14:paraId="64695918" w14:textId="77777777" w:rsidTr="001E4CE0">
        <w:tc>
          <w:tcPr>
            <w:tcW w:w="2853" w:type="dxa"/>
          </w:tcPr>
          <w:p w14:paraId="683A784E" w14:textId="77777777" w:rsidR="001E4CE0" w:rsidRPr="001E4CE0" w:rsidRDefault="001E4CE0" w:rsidP="001E4CE0">
            <w:pPr>
              <w:spacing w:after="0"/>
              <w:rPr>
                <w:b/>
                <w:sz w:val="18"/>
                <w:szCs w:val="18"/>
              </w:rPr>
            </w:pPr>
            <w:bookmarkStart w:id="483" w:name="_Hlk119534621"/>
            <w:proofErr w:type="spellStart"/>
            <w:r w:rsidRPr="001E4CE0">
              <w:rPr>
                <w:b/>
                <w:sz w:val="18"/>
                <w:szCs w:val="18"/>
              </w:rPr>
              <w:t>vesselsCharacteristics</w:t>
            </w:r>
            <w:proofErr w:type="spellEnd"/>
          </w:p>
        </w:tc>
        <w:tc>
          <w:tcPr>
            <w:tcW w:w="1890" w:type="dxa"/>
          </w:tcPr>
          <w:p w14:paraId="26263DC0" w14:textId="77777777" w:rsidR="001E4CE0" w:rsidRPr="001E4CE0" w:rsidRDefault="001E4CE0" w:rsidP="001E4CE0">
            <w:pPr>
              <w:spacing w:after="0"/>
              <w:rPr>
                <w:sz w:val="18"/>
                <w:szCs w:val="18"/>
              </w:rPr>
            </w:pPr>
            <w:r w:rsidRPr="001E4CE0">
              <w:rPr>
                <w:sz w:val="18"/>
                <w:szCs w:val="18"/>
              </w:rPr>
              <w:t>length overall</w:t>
            </w:r>
          </w:p>
        </w:tc>
        <w:tc>
          <w:tcPr>
            <w:tcW w:w="1890" w:type="dxa"/>
          </w:tcPr>
          <w:p w14:paraId="241BBA6E" w14:textId="77777777" w:rsidR="001E4CE0" w:rsidRPr="001E4CE0" w:rsidRDefault="001E4CE0" w:rsidP="001E4CE0">
            <w:pPr>
              <w:spacing w:after="0"/>
              <w:rPr>
                <w:sz w:val="18"/>
                <w:szCs w:val="18"/>
              </w:rPr>
            </w:pPr>
            <w:r w:rsidRPr="001E4CE0">
              <w:rPr>
                <w:sz w:val="18"/>
                <w:szCs w:val="18"/>
              </w:rPr>
              <w:t>length overall</w:t>
            </w:r>
          </w:p>
        </w:tc>
        <w:tc>
          <w:tcPr>
            <w:tcW w:w="1890" w:type="dxa"/>
          </w:tcPr>
          <w:p w14:paraId="56CBD2F8" w14:textId="77777777" w:rsidR="001E4CE0" w:rsidRPr="001E4CE0" w:rsidRDefault="001E4CE0" w:rsidP="001E4CE0">
            <w:pPr>
              <w:spacing w:after="0"/>
              <w:rPr>
                <w:sz w:val="18"/>
                <w:szCs w:val="18"/>
              </w:rPr>
            </w:pPr>
            <w:r w:rsidRPr="001E4CE0">
              <w:rPr>
                <w:sz w:val="18"/>
                <w:szCs w:val="18"/>
              </w:rPr>
              <w:t>breadth</w:t>
            </w:r>
          </w:p>
        </w:tc>
      </w:tr>
      <w:tr w:rsidR="001E4CE0" w:rsidRPr="0075712D" w:rsidDel="0080046E" w14:paraId="730B9053" w14:textId="0E342326" w:rsidTr="001E4CE0">
        <w:trPr>
          <w:del w:id="484" w:author="Raphael Malyankar" w:date="2022-11-17T22:37:00Z"/>
        </w:trPr>
        <w:tc>
          <w:tcPr>
            <w:tcW w:w="2853" w:type="dxa"/>
          </w:tcPr>
          <w:p w14:paraId="388BE83A" w14:textId="3CFBF838" w:rsidR="001E4CE0" w:rsidRPr="001E4CE0" w:rsidDel="0080046E" w:rsidRDefault="001E4CE0" w:rsidP="001E4CE0">
            <w:pPr>
              <w:spacing w:after="0"/>
              <w:rPr>
                <w:del w:id="485" w:author="Raphael Malyankar" w:date="2022-11-17T22:37:00Z"/>
                <w:b/>
                <w:sz w:val="18"/>
                <w:szCs w:val="18"/>
              </w:rPr>
            </w:pPr>
            <w:del w:id="486" w:author="Raphael Malyankar" w:date="2022-11-17T22:37:00Z">
              <w:r w:rsidRPr="001E4CE0" w:rsidDel="0080046E">
                <w:rPr>
                  <w:b/>
                  <w:sz w:val="18"/>
                  <w:szCs w:val="18"/>
                </w:rPr>
                <w:delText>vesselsCharacteristicsUnit</w:delText>
              </w:r>
            </w:del>
          </w:p>
        </w:tc>
        <w:tc>
          <w:tcPr>
            <w:tcW w:w="1890" w:type="dxa"/>
          </w:tcPr>
          <w:p w14:paraId="6A58D23C" w14:textId="08F2DA7E" w:rsidR="001E4CE0" w:rsidRPr="001E4CE0" w:rsidDel="0080046E" w:rsidRDefault="001E4CE0" w:rsidP="001E4CE0">
            <w:pPr>
              <w:spacing w:after="0"/>
              <w:rPr>
                <w:del w:id="487" w:author="Raphael Malyankar" w:date="2022-11-17T22:37:00Z"/>
                <w:sz w:val="18"/>
                <w:szCs w:val="18"/>
              </w:rPr>
            </w:pPr>
            <w:del w:id="488" w:author="Raphael Malyankar" w:date="2022-11-17T22:37:00Z">
              <w:r w:rsidRPr="001E4CE0" w:rsidDel="0080046E">
                <w:rPr>
                  <w:sz w:val="18"/>
                  <w:szCs w:val="18"/>
                </w:rPr>
                <w:delText>metre</w:delText>
              </w:r>
            </w:del>
          </w:p>
        </w:tc>
        <w:tc>
          <w:tcPr>
            <w:tcW w:w="1890" w:type="dxa"/>
          </w:tcPr>
          <w:p w14:paraId="6C86277A" w14:textId="1BFF42ED" w:rsidR="001E4CE0" w:rsidRPr="001E4CE0" w:rsidDel="0080046E" w:rsidRDefault="001E4CE0" w:rsidP="001E4CE0">
            <w:pPr>
              <w:spacing w:after="0"/>
              <w:rPr>
                <w:del w:id="489" w:author="Raphael Malyankar" w:date="2022-11-17T22:37:00Z"/>
                <w:sz w:val="18"/>
                <w:szCs w:val="18"/>
              </w:rPr>
            </w:pPr>
            <w:del w:id="490" w:author="Raphael Malyankar" w:date="2022-11-17T22:37:00Z">
              <w:r w:rsidRPr="001E4CE0" w:rsidDel="0080046E">
                <w:rPr>
                  <w:sz w:val="18"/>
                  <w:szCs w:val="18"/>
                </w:rPr>
                <w:delText>metre</w:delText>
              </w:r>
            </w:del>
          </w:p>
        </w:tc>
        <w:tc>
          <w:tcPr>
            <w:tcW w:w="1890" w:type="dxa"/>
          </w:tcPr>
          <w:p w14:paraId="71A571CC" w14:textId="538AC854" w:rsidR="001E4CE0" w:rsidRPr="001E4CE0" w:rsidDel="0080046E" w:rsidRDefault="001E4CE0" w:rsidP="001E4CE0">
            <w:pPr>
              <w:spacing w:after="0"/>
              <w:rPr>
                <w:del w:id="491" w:author="Raphael Malyankar" w:date="2022-11-17T22:37:00Z"/>
                <w:sz w:val="18"/>
                <w:szCs w:val="18"/>
              </w:rPr>
            </w:pPr>
            <w:del w:id="492" w:author="Raphael Malyankar" w:date="2022-11-17T22:37:00Z">
              <w:r w:rsidRPr="001E4CE0" w:rsidDel="0080046E">
                <w:rPr>
                  <w:sz w:val="18"/>
                  <w:szCs w:val="18"/>
                </w:rPr>
                <w:delText>metre</w:delText>
              </w:r>
            </w:del>
          </w:p>
        </w:tc>
      </w:tr>
      <w:tr w:rsidR="001E4CE0" w:rsidRPr="0075712D" w14:paraId="7A861459" w14:textId="77777777" w:rsidTr="001E4CE0">
        <w:tc>
          <w:tcPr>
            <w:tcW w:w="2853" w:type="dxa"/>
          </w:tcPr>
          <w:p w14:paraId="1DACABAD" w14:textId="77777777" w:rsidR="001E4CE0" w:rsidRPr="001E4CE0" w:rsidRDefault="001E4CE0" w:rsidP="001E4CE0">
            <w:pPr>
              <w:spacing w:after="0"/>
              <w:rPr>
                <w:b/>
                <w:sz w:val="18"/>
                <w:szCs w:val="18"/>
              </w:rPr>
            </w:pPr>
            <w:proofErr w:type="spellStart"/>
            <w:r w:rsidRPr="001E4CE0">
              <w:rPr>
                <w:b/>
                <w:sz w:val="18"/>
                <w:szCs w:val="18"/>
              </w:rPr>
              <w:t>comparisonOperator</w:t>
            </w:r>
            <w:proofErr w:type="spellEnd"/>
          </w:p>
        </w:tc>
        <w:tc>
          <w:tcPr>
            <w:tcW w:w="1890" w:type="dxa"/>
          </w:tcPr>
          <w:p w14:paraId="0442D881" w14:textId="77777777" w:rsidR="001E4CE0" w:rsidRPr="001E4CE0" w:rsidRDefault="001E4CE0" w:rsidP="001E4CE0">
            <w:pPr>
              <w:spacing w:after="0"/>
              <w:rPr>
                <w:sz w:val="18"/>
                <w:szCs w:val="18"/>
              </w:rPr>
            </w:pPr>
            <w:r w:rsidRPr="001E4CE0">
              <w:rPr>
                <w:sz w:val="18"/>
                <w:szCs w:val="18"/>
              </w:rPr>
              <w:t>greater than</w:t>
            </w:r>
          </w:p>
        </w:tc>
        <w:tc>
          <w:tcPr>
            <w:tcW w:w="1890" w:type="dxa"/>
          </w:tcPr>
          <w:p w14:paraId="13787960" w14:textId="77777777" w:rsidR="001E4CE0" w:rsidRPr="001E4CE0" w:rsidRDefault="001E4CE0" w:rsidP="001E4CE0">
            <w:pPr>
              <w:spacing w:after="0"/>
              <w:rPr>
                <w:sz w:val="18"/>
                <w:szCs w:val="18"/>
              </w:rPr>
            </w:pPr>
            <w:r w:rsidRPr="001E4CE0">
              <w:rPr>
                <w:sz w:val="18"/>
                <w:szCs w:val="18"/>
              </w:rPr>
              <w:t>less than</w:t>
            </w:r>
          </w:p>
        </w:tc>
        <w:tc>
          <w:tcPr>
            <w:tcW w:w="1890" w:type="dxa"/>
          </w:tcPr>
          <w:p w14:paraId="0FD5074F" w14:textId="77777777" w:rsidR="001E4CE0" w:rsidRPr="001E4CE0" w:rsidRDefault="001E4CE0" w:rsidP="001E4CE0">
            <w:pPr>
              <w:spacing w:after="0"/>
              <w:rPr>
                <w:sz w:val="18"/>
                <w:szCs w:val="18"/>
              </w:rPr>
            </w:pPr>
            <w:r w:rsidRPr="001E4CE0">
              <w:rPr>
                <w:sz w:val="18"/>
                <w:szCs w:val="18"/>
              </w:rPr>
              <w:t>greater than</w:t>
            </w:r>
          </w:p>
        </w:tc>
      </w:tr>
      <w:tr w:rsidR="001E4CE0" w:rsidRPr="0075712D" w14:paraId="7B8DCBA2" w14:textId="77777777" w:rsidTr="001E4CE0">
        <w:tc>
          <w:tcPr>
            <w:tcW w:w="2853" w:type="dxa"/>
          </w:tcPr>
          <w:p w14:paraId="04C79272" w14:textId="77777777" w:rsidR="001E4CE0" w:rsidRPr="001E4CE0" w:rsidRDefault="001E4CE0" w:rsidP="001E4CE0">
            <w:pPr>
              <w:spacing w:after="0"/>
              <w:rPr>
                <w:b/>
                <w:sz w:val="18"/>
                <w:szCs w:val="18"/>
              </w:rPr>
            </w:pPr>
            <w:proofErr w:type="spellStart"/>
            <w:r w:rsidRPr="001E4CE0">
              <w:rPr>
                <w:b/>
                <w:sz w:val="18"/>
                <w:szCs w:val="18"/>
              </w:rPr>
              <w:t>vesselsCharacteristicsValue</w:t>
            </w:r>
            <w:proofErr w:type="spellEnd"/>
          </w:p>
        </w:tc>
        <w:tc>
          <w:tcPr>
            <w:tcW w:w="1890" w:type="dxa"/>
          </w:tcPr>
          <w:p w14:paraId="7749D97B" w14:textId="77777777" w:rsidR="001E4CE0" w:rsidRPr="001E4CE0" w:rsidRDefault="001E4CE0" w:rsidP="001E4CE0">
            <w:pPr>
              <w:spacing w:after="0"/>
              <w:rPr>
                <w:sz w:val="18"/>
                <w:szCs w:val="18"/>
              </w:rPr>
            </w:pPr>
            <w:r w:rsidRPr="001E4CE0">
              <w:rPr>
                <w:sz w:val="18"/>
                <w:szCs w:val="18"/>
              </w:rPr>
              <w:t>50</w:t>
            </w:r>
          </w:p>
        </w:tc>
        <w:tc>
          <w:tcPr>
            <w:tcW w:w="1890" w:type="dxa"/>
          </w:tcPr>
          <w:p w14:paraId="67293B1E" w14:textId="77777777" w:rsidR="001E4CE0" w:rsidRPr="001E4CE0" w:rsidRDefault="001E4CE0" w:rsidP="001E4CE0">
            <w:pPr>
              <w:spacing w:after="0"/>
              <w:rPr>
                <w:sz w:val="18"/>
                <w:szCs w:val="18"/>
              </w:rPr>
            </w:pPr>
            <w:r w:rsidRPr="001E4CE0">
              <w:rPr>
                <w:sz w:val="18"/>
                <w:szCs w:val="18"/>
              </w:rPr>
              <w:t>90</w:t>
            </w:r>
          </w:p>
        </w:tc>
        <w:tc>
          <w:tcPr>
            <w:tcW w:w="1890" w:type="dxa"/>
          </w:tcPr>
          <w:p w14:paraId="33CDDC6B" w14:textId="77777777" w:rsidR="001E4CE0" w:rsidRPr="001E4CE0" w:rsidRDefault="001E4CE0" w:rsidP="001E4CE0">
            <w:pPr>
              <w:keepNext/>
              <w:spacing w:after="0"/>
              <w:rPr>
                <w:sz w:val="18"/>
                <w:szCs w:val="18"/>
              </w:rPr>
            </w:pPr>
            <w:r w:rsidRPr="001E4CE0">
              <w:rPr>
                <w:sz w:val="18"/>
                <w:szCs w:val="18"/>
              </w:rPr>
              <w:t>20</w:t>
            </w:r>
          </w:p>
        </w:tc>
      </w:tr>
      <w:tr w:rsidR="0080046E" w:rsidRPr="0075712D" w14:paraId="0FF57F30" w14:textId="77777777" w:rsidTr="001E4CE0">
        <w:trPr>
          <w:ins w:id="493" w:author="Raphael Malyankar" w:date="2022-11-17T22:36:00Z"/>
        </w:trPr>
        <w:tc>
          <w:tcPr>
            <w:tcW w:w="2853" w:type="dxa"/>
          </w:tcPr>
          <w:p w14:paraId="528954AC" w14:textId="15BE9A0A" w:rsidR="0080046E" w:rsidRPr="001E4CE0" w:rsidRDefault="0080046E" w:rsidP="0080046E">
            <w:pPr>
              <w:spacing w:after="0"/>
              <w:rPr>
                <w:ins w:id="494" w:author="Raphael Malyankar" w:date="2022-11-17T22:36:00Z"/>
                <w:b/>
                <w:sz w:val="18"/>
                <w:szCs w:val="18"/>
              </w:rPr>
            </w:pPr>
            <w:proofErr w:type="spellStart"/>
            <w:ins w:id="495" w:author="Raphael Malyankar" w:date="2022-11-17T22:37:00Z">
              <w:r w:rsidRPr="001E4CE0">
                <w:rPr>
                  <w:b/>
                  <w:sz w:val="18"/>
                  <w:szCs w:val="18"/>
                </w:rPr>
                <w:t>vesselsCharacteristicsUnit</w:t>
              </w:r>
            </w:ins>
            <w:proofErr w:type="spellEnd"/>
          </w:p>
        </w:tc>
        <w:tc>
          <w:tcPr>
            <w:tcW w:w="1890" w:type="dxa"/>
          </w:tcPr>
          <w:p w14:paraId="798227D8" w14:textId="4C283D9C" w:rsidR="0080046E" w:rsidRPr="001E4CE0" w:rsidRDefault="0080046E" w:rsidP="0080046E">
            <w:pPr>
              <w:spacing w:after="0"/>
              <w:rPr>
                <w:ins w:id="496" w:author="Raphael Malyankar" w:date="2022-11-17T22:36:00Z"/>
                <w:sz w:val="18"/>
                <w:szCs w:val="18"/>
              </w:rPr>
            </w:pPr>
            <w:ins w:id="497" w:author="Raphael Malyankar" w:date="2022-11-17T22:37:00Z">
              <w:r w:rsidRPr="001E4CE0">
                <w:rPr>
                  <w:sz w:val="18"/>
                  <w:szCs w:val="18"/>
                </w:rPr>
                <w:t>metre</w:t>
              </w:r>
            </w:ins>
          </w:p>
        </w:tc>
        <w:tc>
          <w:tcPr>
            <w:tcW w:w="1890" w:type="dxa"/>
          </w:tcPr>
          <w:p w14:paraId="113F86C1" w14:textId="3ED06A8E" w:rsidR="0080046E" w:rsidRPr="001E4CE0" w:rsidRDefault="0080046E" w:rsidP="0080046E">
            <w:pPr>
              <w:spacing w:after="0"/>
              <w:rPr>
                <w:ins w:id="498" w:author="Raphael Malyankar" w:date="2022-11-17T22:36:00Z"/>
                <w:sz w:val="18"/>
                <w:szCs w:val="18"/>
              </w:rPr>
            </w:pPr>
            <w:ins w:id="499" w:author="Raphael Malyankar" w:date="2022-11-17T22:37:00Z">
              <w:r w:rsidRPr="001E4CE0">
                <w:rPr>
                  <w:sz w:val="18"/>
                  <w:szCs w:val="18"/>
                </w:rPr>
                <w:t>metre</w:t>
              </w:r>
            </w:ins>
          </w:p>
        </w:tc>
        <w:tc>
          <w:tcPr>
            <w:tcW w:w="1890" w:type="dxa"/>
          </w:tcPr>
          <w:p w14:paraId="4D214233" w14:textId="5C949E1B" w:rsidR="0080046E" w:rsidRPr="001E4CE0" w:rsidRDefault="0080046E" w:rsidP="0080046E">
            <w:pPr>
              <w:keepNext/>
              <w:spacing w:after="0"/>
              <w:rPr>
                <w:ins w:id="500" w:author="Raphael Malyankar" w:date="2022-11-17T22:36:00Z"/>
                <w:sz w:val="18"/>
                <w:szCs w:val="18"/>
              </w:rPr>
            </w:pPr>
            <w:ins w:id="501" w:author="Raphael Malyankar" w:date="2022-11-17T22:37:00Z">
              <w:r w:rsidRPr="001E4CE0">
                <w:rPr>
                  <w:sz w:val="18"/>
                  <w:szCs w:val="18"/>
                </w:rPr>
                <w:t>metre</w:t>
              </w:r>
            </w:ins>
          </w:p>
        </w:tc>
      </w:tr>
      <w:bookmarkEnd w:id="482"/>
      <w:bookmarkEnd w:id="483"/>
    </w:tbl>
    <w:p w14:paraId="275F4C51" w14:textId="77777777" w:rsidR="001E4CE0" w:rsidRDefault="001E4CE0" w:rsidP="001E4CE0"/>
    <w:p w14:paraId="3201199F" w14:textId="0DFF8D5B" w:rsidR="001E4CE0" w:rsidRDefault="001E4CE0" w:rsidP="001E4CE0">
      <w:bookmarkStart w:id="502" w:name="_Hlk119618135"/>
      <w:r>
        <w:t xml:space="preserve">The </w:t>
      </w:r>
      <w:proofErr w:type="spellStart"/>
      <w:r w:rsidRPr="001E4CE0">
        <w:rPr>
          <w:b/>
          <w:bCs/>
        </w:rPr>
        <w:t>logicalConnectives</w:t>
      </w:r>
      <w:proofErr w:type="spellEnd"/>
      <w:r>
        <w:t xml:space="preserve"> attribute is used to indicate how to interpret the case where multiple conditions are encoded using attributes of measurements - whether the conditions described by condition attributes are cumulative (conjunctive, AND) or alternatives (disjunctive, OR). A </w:t>
      </w:r>
      <w:proofErr w:type="spellStart"/>
      <w:r w:rsidRPr="001E4CE0">
        <w:rPr>
          <w:b/>
          <w:bCs/>
        </w:rPr>
        <w:t>logicalConnectives</w:t>
      </w:r>
      <w:proofErr w:type="spellEnd"/>
      <w:r>
        <w:t xml:space="preserve">=AND combined with Conditions 1 and 2 above describes a vessel of length between 50 and 90 metres; </w:t>
      </w:r>
      <w:proofErr w:type="spellStart"/>
      <w:r w:rsidRPr="001E4CE0">
        <w:rPr>
          <w:b/>
          <w:bCs/>
        </w:rPr>
        <w:t>logicalConnectives</w:t>
      </w:r>
      <w:proofErr w:type="spellEnd"/>
      <w:r>
        <w:t>=OR combined with conditions 1 and 3 describes a vessel of length greater than 50 metres or beam greater than 20 metres.</w:t>
      </w:r>
    </w:p>
    <w:p w14:paraId="20543831" w14:textId="0D30C711" w:rsidR="001E4CE0" w:rsidRDefault="001E4CE0" w:rsidP="001E4CE0">
      <w:r>
        <w:t xml:space="preserve">This modelling cannot represent subsets defined by both AND </w:t>
      </w:r>
      <w:proofErr w:type="spellStart"/>
      <w:r>
        <w:t>and</w:t>
      </w:r>
      <w:proofErr w:type="spellEnd"/>
      <w:r>
        <w:t xml:space="preserve"> OR combinations of conditions, but it is always possible to convert such complex conditions into multiple combinations each using only AND (‘conjunctive normal form’) or </w:t>
      </w:r>
      <w:proofErr w:type="spellStart"/>
      <w:r>
        <w:t>OR</w:t>
      </w:r>
      <w:proofErr w:type="spellEnd"/>
      <w:r>
        <w:t xml:space="preserve"> (‘disjunctive normal form’), and model the subset using more than one </w:t>
      </w:r>
      <w:r w:rsidRPr="001E4CE0">
        <w:rPr>
          <w:b/>
          <w:bCs/>
        </w:rPr>
        <w:t>Applicability</w:t>
      </w:r>
      <w:r>
        <w:t xml:space="preserve"> object.</w:t>
      </w:r>
      <w:ins w:id="503" w:author="Raphael Malyankar" w:date="2022-11-17T23:25:00Z">
        <w:r w:rsidR="00207450">
          <w:t xml:space="preserve"> Mul</w:t>
        </w:r>
      </w:ins>
      <w:ins w:id="504" w:author="Raphael Malyankar" w:date="2022-11-17T23:26:00Z">
        <w:r w:rsidR="00207450">
          <w:t xml:space="preserve">tiple instances of Applicability associated to the same feature or information type </w:t>
        </w:r>
      </w:ins>
      <w:ins w:id="505" w:author="Raphael Malyankar" w:date="2022-11-17T23:27:00Z">
        <w:r w:rsidR="00207450">
          <w:t>are</w:t>
        </w:r>
      </w:ins>
      <w:ins w:id="506" w:author="Raphael Malyankar" w:date="2022-11-17T23:26:00Z">
        <w:r w:rsidR="00207450">
          <w:t xml:space="preserve"> interpreted as alternatives (inclusive </w:t>
        </w:r>
      </w:ins>
      <w:ins w:id="507" w:author="Raphael Malyankar" w:date="2022-11-17T23:27:00Z">
        <w:r w:rsidR="00207450">
          <w:t>OR).</w:t>
        </w:r>
      </w:ins>
    </w:p>
    <w:bookmarkEnd w:id="502"/>
    <w:p w14:paraId="515B1149" w14:textId="18FB7090" w:rsidR="001E4CE0" w:rsidRDefault="001E4CE0" w:rsidP="001E4CE0">
      <w:r>
        <w:fldChar w:fldCharType="begin"/>
      </w:r>
      <w:r>
        <w:instrText xml:space="preserve"> REF _Ref111765307 \h </w:instrText>
      </w:r>
      <w:r>
        <w:fldChar w:fldCharType="separate"/>
      </w:r>
      <w:r w:rsidR="0082228C">
        <w:t xml:space="preserve">Figure </w:t>
      </w:r>
      <w:r w:rsidR="0082228C">
        <w:rPr>
          <w:noProof/>
        </w:rPr>
        <w:t>4</w:t>
      </w:r>
      <w:r w:rsidR="0082228C">
        <w:t>.</w:t>
      </w:r>
      <w:r w:rsidR="0082228C">
        <w:rPr>
          <w:noProof/>
        </w:rPr>
        <w:t>15</w:t>
      </w:r>
      <w:r>
        <w:fldChar w:fldCharType="end"/>
      </w:r>
      <w:r>
        <w:t xml:space="preserve"> depicts the classes and attributes that can be used to define subsets of vessels according to specified characteristics.</w:t>
      </w:r>
    </w:p>
    <w:p w14:paraId="1A1800F9" w14:textId="77777777" w:rsidR="001E4CE0" w:rsidRPr="00AC11F4" w:rsidRDefault="001E4CE0" w:rsidP="00AC11F4"/>
    <w:p w14:paraId="4EC6E944" w14:textId="77777777" w:rsidR="00AC11F4" w:rsidRDefault="006251B4" w:rsidP="00AC11F4">
      <w:pPr>
        <w:keepNext/>
        <w:jc w:val="center"/>
      </w:pPr>
      <w:r>
        <w:rPr>
          <w:noProof/>
        </w:rPr>
        <w:lastRenderedPageBreak/>
        <w:drawing>
          <wp:inline distT="0" distB="0" distL="0" distR="0" wp14:anchorId="6F5D83EB" wp14:editId="337E6B27">
            <wp:extent cx="5770880" cy="391984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31 ShipCharacteristicSubsets.png"/>
                    <pic:cNvPicPr/>
                  </pic:nvPicPr>
                  <pic:blipFill>
                    <a:blip r:embed="rId39"/>
                    <a:stretch>
                      <a:fillRect/>
                    </a:stretch>
                  </pic:blipFill>
                  <pic:spPr>
                    <a:xfrm>
                      <a:off x="0" y="0"/>
                      <a:ext cx="5770880" cy="3919842"/>
                    </a:xfrm>
                    <a:prstGeom prst="rect">
                      <a:avLst/>
                    </a:prstGeom>
                  </pic:spPr>
                </pic:pic>
              </a:graphicData>
            </a:graphic>
          </wp:inline>
        </w:drawing>
      </w:r>
    </w:p>
    <w:p w14:paraId="07603E59" w14:textId="46D0B508" w:rsidR="002A6D43" w:rsidRDefault="00AC11F4" w:rsidP="00AC11F4">
      <w:pPr>
        <w:pStyle w:val="Caption"/>
        <w:jc w:val="center"/>
      </w:pPr>
      <w:bookmarkStart w:id="508" w:name="_Ref111765307"/>
      <w:r>
        <w:t xml:space="preserve">Figure </w:t>
      </w:r>
      <w:ins w:id="509"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10"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11" w:author="Raphael Malyankar" w:date="2022-11-04T16:52:00Z">
        <w:r w:rsidR="00C30215">
          <w:rPr>
            <w:noProof/>
          </w:rPr>
          <w:t>16</w:t>
        </w:r>
        <w:r w:rsidR="00C30215">
          <w:fldChar w:fldCharType="end"/>
        </w:r>
      </w:ins>
      <w:del w:id="512"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15</w:delText>
        </w:r>
        <w:r w:rsidR="008C4B28" w:rsidDel="00C30215">
          <w:fldChar w:fldCharType="end"/>
        </w:r>
      </w:del>
      <w:bookmarkEnd w:id="508"/>
      <w:r>
        <w:t xml:space="preserve"> - Vessel subsets characterised by cargo</w:t>
      </w:r>
      <w:r w:rsidR="001E4CE0">
        <w:t>,</w:t>
      </w:r>
      <w:r>
        <w:t xml:space="preserve"> dimensions</w:t>
      </w:r>
      <w:r w:rsidR="001E4CE0">
        <w:t xml:space="preserve"> and capabilities</w:t>
      </w:r>
    </w:p>
    <w:p w14:paraId="54042C06" w14:textId="3F19D246" w:rsidR="001E4CE0" w:rsidRDefault="001E4CE0" w:rsidP="001E4CE0"/>
    <w:p w14:paraId="194F4F18" w14:textId="5F35CF35" w:rsidR="001E4CE0" w:rsidRDefault="001E4CE0" w:rsidP="001E4CE0">
      <w:r>
        <w:t xml:space="preserve">Given the relevant subset of vessels, it can be associated to the appropriate feature, regulation, or report by a </w:t>
      </w:r>
      <w:proofErr w:type="spellStart"/>
      <w:r w:rsidRPr="001E4CE0">
        <w:rPr>
          <w:b/>
          <w:bCs/>
        </w:rPr>
        <w:t>PermissionType</w:t>
      </w:r>
      <w:proofErr w:type="spellEnd"/>
      <w:r>
        <w:t xml:space="preserve">, or </w:t>
      </w:r>
      <w:proofErr w:type="spellStart"/>
      <w:r w:rsidRPr="001E4CE0">
        <w:rPr>
          <w:b/>
          <w:bCs/>
        </w:rPr>
        <w:t>InclusionType</w:t>
      </w:r>
      <w:proofErr w:type="spellEnd"/>
      <w:r>
        <w:t xml:space="preserve"> association. These are association </w:t>
      </w:r>
      <w:proofErr w:type="gramStart"/>
      <w:r>
        <w:t>classes,</w:t>
      </w:r>
      <w:proofErr w:type="gramEnd"/>
      <w:r>
        <w:t xml:space="preserve"> whose single attribute models the nature of the relationship between the vessel subset and feature or information type. </w:t>
      </w:r>
      <w:r w:rsidR="003B6529">
        <w:fldChar w:fldCharType="begin"/>
      </w:r>
      <w:r w:rsidR="003B6529">
        <w:instrText xml:space="preserve"> REF _Ref111765713 \h </w:instrText>
      </w:r>
      <w:r w:rsidR="003B6529">
        <w:fldChar w:fldCharType="separate"/>
      </w:r>
      <w:r w:rsidR="0082228C">
        <w:t xml:space="preserve">Figure </w:t>
      </w:r>
      <w:r w:rsidR="0082228C">
        <w:rPr>
          <w:noProof/>
        </w:rPr>
        <w:t>4</w:t>
      </w:r>
      <w:r w:rsidR="0082228C">
        <w:t>.</w:t>
      </w:r>
      <w:r w:rsidR="0082228C">
        <w:rPr>
          <w:noProof/>
        </w:rPr>
        <w:t>16</w:t>
      </w:r>
      <w:r w:rsidR="003B6529">
        <w:fldChar w:fldCharType="end"/>
      </w:r>
      <w:r w:rsidR="003B6529">
        <w:t xml:space="preserve"> </w:t>
      </w:r>
      <w:r>
        <w:t xml:space="preserve">depicts the use of vessel subsets in </w:t>
      </w:r>
      <w:proofErr w:type="spellStart"/>
      <w:r w:rsidRPr="001E4CE0">
        <w:rPr>
          <w:b/>
          <w:bCs/>
        </w:rPr>
        <w:t>PermissionType</w:t>
      </w:r>
      <w:proofErr w:type="spellEnd"/>
      <w:r>
        <w:t xml:space="preserve"> or </w:t>
      </w:r>
      <w:proofErr w:type="spellStart"/>
      <w:r w:rsidRPr="001E4CE0">
        <w:rPr>
          <w:b/>
          <w:bCs/>
        </w:rPr>
        <w:t>InclusionType</w:t>
      </w:r>
      <w:proofErr w:type="spellEnd"/>
      <w:r>
        <w:t xml:space="preserve"> associations.</w:t>
      </w:r>
    </w:p>
    <w:p w14:paraId="3B1BF91A" w14:textId="115792B3" w:rsidR="001E4CE0" w:rsidRDefault="001E4CE0" w:rsidP="001E4CE0">
      <w:bookmarkStart w:id="513" w:name="_Hlk119620507"/>
      <w:r>
        <w:t xml:space="preserve">The association classes </w:t>
      </w:r>
      <w:proofErr w:type="spellStart"/>
      <w:r w:rsidRPr="001E4CE0">
        <w:rPr>
          <w:b/>
          <w:bCs/>
        </w:rPr>
        <w:t>PermissionType</w:t>
      </w:r>
      <w:proofErr w:type="spellEnd"/>
      <w:r>
        <w:t xml:space="preserve"> and </w:t>
      </w:r>
      <w:proofErr w:type="spellStart"/>
      <w:r w:rsidRPr="001E4CE0">
        <w:rPr>
          <w:b/>
          <w:bCs/>
        </w:rPr>
        <w:t>InclusionType</w:t>
      </w:r>
      <w:proofErr w:type="spellEnd"/>
      <w:r>
        <w:t xml:space="preserve"> basically </w:t>
      </w:r>
      <w:proofErr w:type="gramStart"/>
      <w:r>
        <w:t>characterize</w:t>
      </w:r>
      <w:proofErr w:type="gramEnd"/>
      <w:r>
        <w:t xml:space="preserve"> the relationship. For example:</w:t>
      </w:r>
    </w:p>
    <w:p w14:paraId="3B302560" w14:textId="5E9546C3" w:rsidR="001E4CE0" w:rsidRDefault="001E4CE0" w:rsidP="001E4CE0">
      <w:pPr>
        <w:pStyle w:val="ListParagraph"/>
        <w:numPr>
          <w:ilvl w:val="0"/>
          <w:numId w:val="40"/>
        </w:numPr>
      </w:pPr>
      <w:r>
        <w:t>A specified set of vessels is COVERED by a regulation and another set of vessels is EXEMPT from the regulation.</w:t>
      </w:r>
    </w:p>
    <w:p w14:paraId="1C022EF3" w14:textId="1DD4B021" w:rsidR="001E4CE0" w:rsidRDefault="001E4CE0" w:rsidP="001E4CE0">
      <w:pPr>
        <w:pStyle w:val="ListParagraph"/>
        <w:numPr>
          <w:ilvl w:val="0"/>
          <w:numId w:val="40"/>
        </w:numPr>
      </w:pPr>
      <w:r>
        <w:t xml:space="preserve">Vessels with specified cargo </w:t>
      </w:r>
      <w:r w:rsidR="003B6529">
        <w:t>and</w:t>
      </w:r>
      <w:r>
        <w:t xml:space="preserve"> dimensions MUST use a specified </w:t>
      </w:r>
      <w:r w:rsidR="003B6529">
        <w:t>berth</w:t>
      </w:r>
      <w:r>
        <w:t xml:space="preserve">, vessels of smaller dimensions are RECOMMENDED to use the </w:t>
      </w:r>
      <w:r w:rsidR="003B6529">
        <w:t>berth</w:t>
      </w:r>
      <w:r>
        <w:t xml:space="preserve">, and </w:t>
      </w:r>
      <w:r w:rsidR="00D15BD0">
        <w:t>naval transports</w:t>
      </w:r>
      <w:r>
        <w:t xml:space="preserve"> are EXEMPT from using the </w:t>
      </w:r>
      <w:r w:rsidR="00D15BD0">
        <w:t>berth</w:t>
      </w:r>
      <w:r>
        <w:t>.</w:t>
      </w:r>
    </w:p>
    <w:p w14:paraId="1ACFF0AE" w14:textId="77777777" w:rsidR="001E4CE0" w:rsidRDefault="001E4CE0" w:rsidP="001E4CE0">
      <w:r>
        <w:t>“COVERED” and “EXEMPT” are different kinds of relationship between different subsets of vessels characterized by different dimensional limits, etc., and a given regulation.</w:t>
      </w:r>
    </w:p>
    <w:p w14:paraId="5CA49714" w14:textId="3650F2DE" w:rsidR="001E4CE0" w:rsidRPr="001E4CE0" w:rsidRDefault="001E4CE0" w:rsidP="001E4CE0">
      <w:r>
        <w:t>“MUST use”, “RECOMMENDED to use”, and “EXEMPT from use” are relationships between different subsets of vessels characterized by different dimensional limits, etc., and a given feature or service.</w:t>
      </w:r>
    </w:p>
    <w:bookmarkEnd w:id="513"/>
    <w:p w14:paraId="216BA4EA" w14:textId="77777777" w:rsidR="006251B4" w:rsidRDefault="006251B4" w:rsidP="002A6D43"/>
    <w:p w14:paraId="348D4334" w14:textId="77777777" w:rsidR="00787649" w:rsidRDefault="006251B4" w:rsidP="00787649">
      <w:pPr>
        <w:keepNext/>
        <w:jc w:val="center"/>
      </w:pPr>
      <w:r>
        <w:rPr>
          <w:noProof/>
        </w:rPr>
        <w:lastRenderedPageBreak/>
        <w:drawing>
          <wp:inline distT="0" distB="0" distL="0" distR="0" wp14:anchorId="145735E5" wp14:editId="751AD980">
            <wp:extent cx="5770879" cy="3865147"/>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31 ApplicabilityAssociations.png"/>
                    <pic:cNvPicPr/>
                  </pic:nvPicPr>
                  <pic:blipFill>
                    <a:blip r:embed="rId40"/>
                    <a:stretch>
                      <a:fillRect/>
                    </a:stretch>
                  </pic:blipFill>
                  <pic:spPr>
                    <a:xfrm>
                      <a:off x="0" y="0"/>
                      <a:ext cx="5770879" cy="3865147"/>
                    </a:xfrm>
                    <a:prstGeom prst="rect">
                      <a:avLst/>
                    </a:prstGeom>
                  </pic:spPr>
                </pic:pic>
              </a:graphicData>
            </a:graphic>
          </wp:inline>
        </w:drawing>
      </w:r>
    </w:p>
    <w:p w14:paraId="121AF3D5" w14:textId="39A34477" w:rsidR="006251B4" w:rsidRDefault="00787649" w:rsidP="00787649">
      <w:pPr>
        <w:pStyle w:val="Caption"/>
        <w:jc w:val="center"/>
      </w:pPr>
      <w:bookmarkStart w:id="514" w:name="_Ref111765713"/>
      <w:r>
        <w:t xml:space="preserve">Figure </w:t>
      </w:r>
      <w:ins w:id="515"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1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17" w:author="Raphael Malyankar" w:date="2022-11-04T16:52:00Z">
        <w:r w:rsidR="00C30215">
          <w:rPr>
            <w:noProof/>
          </w:rPr>
          <w:t>17</w:t>
        </w:r>
        <w:r w:rsidR="00C30215">
          <w:fldChar w:fldCharType="end"/>
        </w:r>
      </w:ins>
      <w:del w:id="51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16</w:delText>
        </w:r>
        <w:r w:rsidR="008C4B28" w:rsidDel="00C30215">
          <w:fldChar w:fldCharType="end"/>
        </w:r>
      </w:del>
      <w:bookmarkEnd w:id="514"/>
      <w:r>
        <w:t xml:space="preserve"> - Applicability of rules, etc., to vessel categories</w:t>
      </w:r>
    </w:p>
    <w:p w14:paraId="5BABD167" w14:textId="77777777" w:rsidR="00787649" w:rsidRPr="00787649" w:rsidRDefault="00787649" w:rsidP="00787649"/>
    <w:p w14:paraId="050CF6C8" w14:textId="77777777" w:rsidR="00787649" w:rsidRDefault="00787649" w:rsidP="00787649">
      <w:proofErr w:type="spellStart"/>
      <w:r w:rsidRPr="00787649">
        <w:rPr>
          <w:b/>
          <w:bCs/>
        </w:rPr>
        <w:t>PermissionType</w:t>
      </w:r>
      <w:proofErr w:type="spellEnd"/>
      <w:r>
        <w:t xml:space="preserve"> links a feature to an </w:t>
      </w:r>
      <w:r w:rsidRPr="00787649">
        <w:rPr>
          <w:b/>
          <w:bCs/>
        </w:rPr>
        <w:t>Applicability</w:t>
      </w:r>
      <w:r>
        <w:t>, and models a requirement, recommendation or prohibition on entry into a feature, by the specified subset of vessels.</w:t>
      </w:r>
    </w:p>
    <w:p w14:paraId="63B73712" w14:textId="7A08DC4A" w:rsidR="00787649" w:rsidRDefault="00787649" w:rsidP="00787649">
      <w:r w:rsidRPr="00787649">
        <w:rPr>
          <w:b/>
          <w:bCs/>
        </w:rPr>
        <w:t>Inclusion</w:t>
      </w:r>
      <w:r>
        <w:t xml:space="preserve"> links a </w:t>
      </w:r>
      <w:r w:rsidRPr="00787649">
        <w:rPr>
          <w:b/>
          <w:bCs/>
        </w:rPr>
        <w:t>Regulation</w:t>
      </w:r>
      <w:r>
        <w:t xml:space="preserve">, </w:t>
      </w:r>
      <w:r w:rsidRPr="00787649">
        <w:rPr>
          <w:b/>
          <w:bCs/>
        </w:rPr>
        <w:t>Recommendation</w:t>
      </w:r>
      <w:r>
        <w:t xml:space="preserve">, </w:t>
      </w:r>
      <w:r w:rsidRPr="00787649">
        <w:rPr>
          <w:b/>
          <w:bCs/>
        </w:rPr>
        <w:t>Restriction</w:t>
      </w:r>
      <w:r>
        <w:t xml:space="preserve">, or </w:t>
      </w:r>
      <w:proofErr w:type="spellStart"/>
      <w:r w:rsidRPr="00787649">
        <w:rPr>
          <w:b/>
          <w:bCs/>
        </w:rPr>
        <w:t>NauticalInformation</w:t>
      </w:r>
      <w:proofErr w:type="spellEnd"/>
      <w:r>
        <w:t xml:space="preserve"> instance to a subset defined by an Applicability object, and indicates whether the content of the </w:t>
      </w:r>
      <w:r w:rsidRPr="00787649">
        <w:rPr>
          <w:b/>
          <w:bCs/>
        </w:rPr>
        <w:t>Regulation</w:t>
      </w:r>
      <w:r>
        <w:t>, etc., applies to the vessels (membership=included), or whether it explicitly does not apply (membership=excluded).</w:t>
      </w:r>
    </w:p>
    <w:p w14:paraId="06C89DDC" w14:textId="77777777" w:rsidR="00787649" w:rsidRDefault="00787649" w:rsidP="00787649">
      <w:r>
        <w:t>Informally:</w:t>
      </w:r>
    </w:p>
    <w:p w14:paraId="595CBF1C" w14:textId="77777777" w:rsidR="00787649" w:rsidRDefault="00787649" w:rsidP="00787649">
      <w:pPr>
        <w:ind w:left="346"/>
      </w:pPr>
      <w:r>
        <w:t>a)</w:t>
      </w:r>
      <w:r>
        <w:tab/>
      </w:r>
      <w:r w:rsidRPr="00787649">
        <w:rPr>
          <w:b/>
          <w:bCs/>
        </w:rPr>
        <w:t>Applicability</w:t>
      </w:r>
      <w:r>
        <w:t xml:space="preserve"> describes the set of vessels: i.e., who</w:t>
      </w:r>
    </w:p>
    <w:p w14:paraId="561C8C3B" w14:textId="77777777" w:rsidR="00787649" w:rsidRDefault="00787649" w:rsidP="00787649">
      <w:pPr>
        <w:ind w:left="346"/>
      </w:pPr>
      <w:r>
        <w:t>b)</w:t>
      </w:r>
      <w:r>
        <w:tab/>
      </w:r>
      <w:r w:rsidRPr="00787649">
        <w:rPr>
          <w:b/>
          <w:bCs/>
        </w:rPr>
        <w:t>Regulations</w:t>
      </w:r>
      <w:r>
        <w:t xml:space="preserve"> provides the text of the regulation: i.e., what</w:t>
      </w:r>
    </w:p>
    <w:p w14:paraId="203CA554" w14:textId="77777777" w:rsidR="00787649" w:rsidRDefault="00787649" w:rsidP="00787649">
      <w:pPr>
        <w:ind w:left="346"/>
      </w:pPr>
      <w:r>
        <w:t>c)</w:t>
      </w:r>
      <w:r>
        <w:tab/>
        <w:t xml:space="preserve">The association class </w:t>
      </w:r>
      <w:proofErr w:type="spellStart"/>
      <w:r w:rsidRPr="00787649">
        <w:rPr>
          <w:b/>
          <w:bCs/>
        </w:rPr>
        <w:t>InclusionType</w:t>
      </w:r>
      <w:proofErr w:type="spellEnd"/>
      <w:r>
        <w:t xml:space="preserve"> describes the relationship between who and what. That is, who “must (or can)” / “need not” do what.</w:t>
      </w:r>
    </w:p>
    <w:p w14:paraId="519F3E96" w14:textId="77777777" w:rsidR="00787649" w:rsidRDefault="00787649" w:rsidP="00787649">
      <w:proofErr w:type="gramStart"/>
      <w:r>
        <w:t>And:-</w:t>
      </w:r>
      <w:proofErr w:type="gramEnd"/>
    </w:p>
    <w:p w14:paraId="6530EDBC" w14:textId="77777777" w:rsidR="00787649" w:rsidRDefault="00787649" w:rsidP="00787649">
      <w:pPr>
        <w:ind w:left="346"/>
      </w:pPr>
      <w:r>
        <w:t>d)</w:t>
      </w:r>
      <w:r>
        <w:tab/>
        <w:t>A geographic feature defines a location or physical facility: i.e., where</w:t>
      </w:r>
    </w:p>
    <w:p w14:paraId="25B04D22" w14:textId="211D3F0F" w:rsidR="006251B4" w:rsidRPr="002A6D43" w:rsidRDefault="00787649" w:rsidP="00787649">
      <w:pPr>
        <w:ind w:left="346"/>
      </w:pPr>
      <w:r>
        <w:t>e)</w:t>
      </w:r>
      <w:r>
        <w:tab/>
        <w:t xml:space="preserve">The association class </w:t>
      </w:r>
      <w:proofErr w:type="spellStart"/>
      <w:r>
        <w:t>PermissionType</w:t>
      </w:r>
      <w:proofErr w:type="spellEnd"/>
      <w:r>
        <w:t xml:space="preserve"> describes the relationship between who and where. That is, who can / must / should / need not use (or sail) where.</w:t>
      </w:r>
    </w:p>
    <w:p w14:paraId="04D450CD" w14:textId="7EBBA019" w:rsidR="00894DC6" w:rsidRDefault="00894DC6" w:rsidP="00C10880">
      <w:pPr>
        <w:pStyle w:val="Heading4"/>
      </w:pPr>
      <w:r>
        <w:t xml:space="preserve">Other uncategorized </w:t>
      </w:r>
      <w:r w:rsidR="00AF47FD">
        <w:t xml:space="preserve">supplementary </w:t>
      </w:r>
      <w:r>
        <w:t>information</w:t>
      </w:r>
    </w:p>
    <w:p w14:paraId="7EF9D6D0" w14:textId="44312A1E" w:rsidR="003B6529" w:rsidRPr="003B6529" w:rsidRDefault="003B6529" w:rsidP="003B6529">
      <w:r w:rsidRPr="003B6529">
        <w:t xml:space="preserve">The domain model also provides a method for attaching to any feature or information type data in the form of a text note, graphic, or Internet reference which cannot be categorized using an appropriate feature or information type. This consists of defining a </w:t>
      </w:r>
      <w:proofErr w:type="spellStart"/>
      <w:r w:rsidRPr="003B6529">
        <w:rPr>
          <w:b/>
          <w:bCs/>
        </w:rPr>
        <w:t>NauticalInformation</w:t>
      </w:r>
      <w:proofErr w:type="spellEnd"/>
      <w:r w:rsidRPr="003B6529">
        <w:t xml:space="preserve"> object and referencing it </w:t>
      </w:r>
      <w:r w:rsidRPr="003B6529">
        <w:lastRenderedPageBreak/>
        <w:t xml:space="preserve">from the feature or information type using the </w:t>
      </w:r>
      <w:proofErr w:type="spellStart"/>
      <w:r w:rsidRPr="003B6529">
        <w:rPr>
          <w:b/>
          <w:bCs/>
        </w:rPr>
        <w:t>AdditionalInformation</w:t>
      </w:r>
      <w:proofErr w:type="spellEnd"/>
      <w:r w:rsidRPr="003B6529">
        <w:t xml:space="preserve"> association. This method is intended to be a last resort and every effort should be made to use a more specific feature or information type to encode the information to be attached, including splitting the information in question across more than one type of feature or information object as needed and/or using the </w:t>
      </w:r>
      <w:proofErr w:type="spellStart"/>
      <w:r w:rsidRPr="003B6529">
        <w:rPr>
          <w:b/>
          <w:bCs/>
        </w:rPr>
        <w:t>AssociatedRxN</w:t>
      </w:r>
      <w:proofErr w:type="spellEnd"/>
      <w:r w:rsidRPr="003B6529">
        <w:t xml:space="preserve"> association instead of </w:t>
      </w:r>
      <w:proofErr w:type="spellStart"/>
      <w:r w:rsidRPr="003B6529">
        <w:rPr>
          <w:b/>
          <w:bCs/>
        </w:rPr>
        <w:t>AdditionalInformation</w:t>
      </w:r>
      <w:proofErr w:type="spellEnd"/>
      <w:r w:rsidRPr="003B6529">
        <w:t xml:space="preserve">, wherever the nature of the content allows it. See </w:t>
      </w:r>
      <w:r>
        <w:fldChar w:fldCharType="begin"/>
      </w:r>
      <w:r>
        <w:instrText xml:space="preserve"> REF _Ref111765682 \h </w:instrText>
      </w:r>
      <w:r>
        <w:fldChar w:fldCharType="separate"/>
      </w:r>
      <w:r w:rsidR="0082228C">
        <w:t xml:space="preserve">Figure </w:t>
      </w:r>
      <w:r w:rsidR="0082228C">
        <w:rPr>
          <w:noProof/>
        </w:rPr>
        <w:t>4</w:t>
      </w:r>
      <w:r w:rsidR="0082228C">
        <w:t>.</w:t>
      </w:r>
      <w:r w:rsidR="0082228C">
        <w:rPr>
          <w:noProof/>
        </w:rPr>
        <w:t>17</w:t>
      </w:r>
      <w:r>
        <w:fldChar w:fldCharType="end"/>
      </w:r>
      <w:r>
        <w:t>.</w:t>
      </w:r>
      <w:r w:rsidRPr="003B6529">
        <w:t>.</w:t>
      </w:r>
    </w:p>
    <w:p w14:paraId="74453AB9" w14:textId="77777777" w:rsidR="003B6529" w:rsidRDefault="006251B4" w:rsidP="003B6529">
      <w:pPr>
        <w:keepNext/>
        <w:jc w:val="center"/>
      </w:pPr>
      <w:r>
        <w:rPr>
          <w:noProof/>
        </w:rPr>
        <w:drawing>
          <wp:inline distT="0" distB="0" distL="0" distR="0" wp14:anchorId="27E950DD" wp14:editId="2AEE0D55">
            <wp:extent cx="5770880" cy="3330702"/>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131 SupplementaryInformation.png"/>
                    <pic:cNvPicPr/>
                  </pic:nvPicPr>
                  <pic:blipFill>
                    <a:blip r:embed="rId41"/>
                    <a:stretch>
                      <a:fillRect/>
                    </a:stretch>
                  </pic:blipFill>
                  <pic:spPr>
                    <a:xfrm>
                      <a:off x="0" y="0"/>
                      <a:ext cx="5770880" cy="3330702"/>
                    </a:xfrm>
                    <a:prstGeom prst="rect">
                      <a:avLst/>
                    </a:prstGeom>
                  </pic:spPr>
                </pic:pic>
              </a:graphicData>
            </a:graphic>
          </wp:inline>
        </w:drawing>
      </w:r>
    </w:p>
    <w:p w14:paraId="69F1F984" w14:textId="627782E7" w:rsidR="002A6D43" w:rsidRDefault="003B6529" w:rsidP="003B6529">
      <w:pPr>
        <w:pStyle w:val="Caption"/>
        <w:jc w:val="center"/>
      </w:pPr>
      <w:bookmarkStart w:id="519" w:name="_Ref111765682"/>
      <w:r>
        <w:t xml:space="preserve">Figure </w:t>
      </w:r>
      <w:ins w:id="52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2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22" w:author="Raphael Malyankar" w:date="2022-11-04T16:52:00Z">
        <w:r w:rsidR="00C30215">
          <w:rPr>
            <w:noProof/>
          </w:rPr>
          <w:t>18</w:t>
        </w:r>
        <w:r w:rsidR="00C30215">
          <w:fldChar w:fldCharType="end"/>
        </w:r>
      </w:ins>
      <w:del w:id="523"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17</w:delText>
        </w:r>
        <w:r w:rsidR="008C4B28" w:rsidDel="00C30215">
          <w:fldChar w:fldCharType="end"/>
        </w:r>
      </w:del>
      <w:bookmarkEnd w:id="519"/>
      <w:r>
        <w:t xml:space="preserve"> - </w:t>
      </w:r>
      <w:r w:rsidRPr="00B84FC4">
        <w:t>Attachment of uncategorizable information to any feature or information type</w:t>
      </w:r>
    </w:p>
    <w:p w14:paraId="336C3B64" w14:textId="77777777" w:rsidR="006251B4" w:rsidRPr="002A6D43" w:rsidRDefault="006251B4" w:rsidP="002A6D43"/>
    <w:p w14:paraId="6673385D" w14:textId="5291C4ED" w:rsidR="00C10880" w:rsidRDefault="00C10880" w:rsidP="00C10880">
      <w:pPr>
        <w:pStyle w:val="Heading4"/>
      </w:pPr>
      <w:r>
        <w:t>“Wrapper” complex attributes</w:t>
      </w:r>
    </w:p>
    <w:p w14:paraId="3D3C89EB" w14:textId="71FC2DCB" w:rsidR="006C7C32" w:rsidRPr="006C7C32" w:rsidRDefault="00D613D5" w:rsidP="006C7C32">
      <w:r>
        <w:t xml:space="preserve">S-131 provides a general method for encoding some kinds of information using “wrapper” attributes that are basically a named type of text content. The information is encoded in narrative form in a </w:t>
      </w:r>
      <w:proofErr w:type="spellStart"/>
      <w:r w:rsidRPr="00D613D5">
        <w:rPr>
          <w:b/>
          <w:bCs/>
        </w:rPr>
        <w:t>textContent</w:t>
      </w:r>
      <w:proofErr w:type="spellEnd"/>
      <w:r>
        <w:t xml:space="preserve"> sub-attribute, which provides a general way to encode textual information. </w:t>
      </w:r>
      <w:r>
        <w:fldChar w:fldCharType="begin"/>
      </w:r>
      <w:r>
        <w:instrText xml:space="preserve"> REF _Ref111765965 \h </w:instrText>
      </w:r>
      <w:r>
        <w:fldChar w:fldCharType="separate"/>
      </w:r>
      <w:r w:rsidR="0082228C">
        <w:t xml:space="preserve">Figure </w:t>
      </w:r>
      <w:r w:rsidR="0082228C">
        <w:rPr>
          <w:noProof/>
        </w:rPr>
        <w:t>4</w:t>
      </w:r>
      <w:r w:rsidR="0082228C">
        <w:t>.</w:t>
      </w:r>
      <w:r w:rsidR="0082228C">
        <w:rPr>
          <w:noProof/>
        </w:rPr>
        <w:t>18</w:t>
      </w:r>
      <w:r>
        <w:fldChar w:fldCharType="end"/>
      </w:r>
      <w:r>
        <w:t xml:space="preserve"> depicts the wrapper attributes.</w:t>
      </w:r>
    </w:p>
    <w:p w14:paraId="6E44FF26" w14:textId="77777777" w:rsidR="006C7C32" w:rsidRDefault="006251B4" w:rsidP="006C7C32">
      <w:pPr>
        <w:keepNext/>
        <w:jc w:val="center"/>
      </w:pPr>
      <w:r>
        <w:rPr>
          <w:noProof/>
        </w:rPr>
        <w:lastRenderedPageBreak/>
        <w:drawing>
          <wp:inline distT="0" distB="0" distL="0" distR="0" wp14:anchorId="2F12265F" wp14:editId="51DE0B85">
            <wp:extent cx="5562600" cy="3317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31 Wrapper Attributes.png"/>
                    <pic:cNvPicPr/>
                  </pic:nvPicPr>
                  <pic:blipFill>
                    <a:blip r:embed="rId42"/>
                    <a:stretch>
                      <a:fillRect/>
                    </a:stretch>
                  </pic:blipFill>
                  <pic:spPr>
                    <a:xfrm>
                      <a:off x="0" y="0"/>
                      <a:ext cx="5574439" cy="3324812"/>
                    </a:xfrm>
                    <a:prstGeom prst="rect">
                      <a:avLst/>
                    </a:prstGeom>
                  </pic:spPr>
                </pic:pic>
              </a:graphicData>
            </a:graphic>
          </wp:inline>
        </w:drawing>
      </w:r>
    </w:p>
    <w:p w14:paraId="3D25D823" w14:textId="584FD4BA" w:rsidR="00894DC6" w:rsidRDefault="006C7C32" w:rsidP="006C7C32">
      <w:pPr>
        <w:pStyle w:val="Caption"/>
        <w:jc w:val="center"/>
      </w:pPr>
      <w:bookmarkStart w:id="524" w:name="_Ref111765965"/>
      <w:r>
        <w:t xml:space="preserve">Figure </w:t>
      </w:r>
      <w:ins w:id="525"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2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27" w:author="Raphael Malyankar" w:date="2022-11-04T16:52:00Z">
        <w:r w:rsidR="00C30215">
          <w:rPr>
            <w:noProof/>
          </w:rPr>
          <w:t>19</w:t>
        </w:r>
        <w:r w:rsidR="00C30215">
          <w:fldChar w:fldCharType="end"/>
        </w:r>
      </w:ins>
      <w:del w:id="52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18</w:delText>
        </w:r>
        <w:r w:rsidR="008C4B28" w:rsidDel="00C30215">
          <w:fldChar w:fldCharType="end"/>
        </w:r>
      </w:del>
      <w:bookmarkEnd w:id="524"/>
      <w:r>
        <w:t xml:space="preserve"> - Wrapper Attributes</w:t>
      </w:r>
    </w:p>
    <w:p w14:paraId="2010EB1A" w14:textId="46941B68" w:rsidR="006C7C32" w:rsidRDefault="006C7C32" w:rsidP="00A566A2"/>
    <w:p w14:paraId="3AEC4836" w14:textId="2E72767C" w:rsidR="008D3E4B" w:rsidRDefault="008D3E4B" w:rsidP="008D3E4B">
      <w:pPr>
        <w:pStyle w:val="Heading4"/>
      </w:pPr>
      <w:r>
        <w:t>Feature relationships</w:t>
      </w:r>
    </w:p>
    <w:p w14:paraId="783851E7" w14:textId="1E82084E" w:rsidR="008D3E4B" w:rsidRDefault="008C4B28" w:rsidP="008C4B28">
      <w:r>
        <w:t xml:space="preserve">Feature relationships in S-131 are depicted in </w:t>
      </w:r>
      <w:r>
        <w:fldChar w:fldCharType="begin"/>
      </w:r>
      <w:r>
        <w:instrText xml:space="preserve"> REF _Ref111768095 \h </w:instrText>
      </w:r>
      <w:r>
        <w:fldChar w:fldCharType="separate"/>
      </w:r>
      <w:r w:rsidR="0082228C">
        <w:t xml:space="preserve">Figure </w:t>
      </w:r>
      <w:r w:rsidR="0082228C">
        <w:rPr>
          <w:noProof/>
        </w:rPr>
        <w:t>4</w:t>
      </w:r>
      <w:r w:rsidR="0082228C">
        <w:t>.</w:t>
      </w:r>
      <w:r w:rsidR="0082228C">
        <w:rPr>
          <w:noProof/>
        </w:rPr>
        <w:t>19</w:t>
      </w:r>
      <w:r>
        <w:fldChar w:fldCharType="end"/>
      </w:r>
      <w:r>
        <w:t>. The feature relationships can be generally characterized as follows:</w:t>
      </w:r>
    </w:p>
    <w:p w14:paraId="5EC0E2BC" w14:textId="4B683BAC" w:rsidR="008C4B28" w:rsidRDefault="008C4B28" w:rsidP="008C4B28">
      <w:proofErr w:type="spellStart"/>
      <w:r w:rsidRPr="004C5E80">
        <w:rPr>
          <w:b/>
          <w:bCs/>
        </w:rPr>
        <w:t>HarbourAreaAdministrative</w:t>
      </w:r>
      <w:proofErr w:type="spellEnd"/>
      <w:r>
        <w:t xml:space="preserve"> is the main feature that covers the whole port area. It is subdivided into zero or more sections modelled by </w:t>
      </w:r>
      <w:proofErr w:type="spellStart"/>
      <w:r w:rsidRPr="004C5E80">
        <w:rPr>
          <w:b/>
          <w:bCs/>
        </w:rPr>
        <w:t>HarbourAreaSection</w:t>
      </w:r>
      <w:proofErr w:type="spellEnd"/>
      <w:r>
        <w:t xml:space="preserve"> features (the </w:t>
      </w:r>
      <w:proofErr w:type="spellStart"/>
      <w:r w:rsidRPr="004C5E80">
        <w:rPr>
          <w:b/>
          <w:bCs/>
        </w:rPr>
        <w:t>LayoutDivision</w:t>
      </w:r>
      <w:proofErr w:type="spellEnd"/>
      <w:r>
        <w:t xml:space="preserve">) aggregation. </w:t>
      </w:r>
      <w:proofErr w:type="spellStart"/>
      <w:r w:rsidRPr="004C5E80">
        <w:rPr>
          <w:b/>
          <w:bCs/>
        </w:rPr>
        <w:t>HarbourAreaSection</w:t>
      </w:r>
      <w:proofErr w:type="spellEnd"/>
      <w:r>
        <w:t xml:space="preserve"> can be </w:t>
      </w:r>
      <w:r w:rsidR="000219BE">
        <w:t xml:space="preserve">further </w:t>
      </w:r>
      <w:r>
        <w:t xml:space="preserve">subdivided into </w:t>
      </w:r>
      <w:proofErr w:type="spellStart"/>
      <w:r w:rsidR="000219BE" w:rsidRPr="004C5E80">
        <w:rPr>
          <w:b/>
          <w:bCs/>
        </w:rPr>
        <w:t>WaterwayArea</w:t>
      </w:r>
      <w:proofErr w:type="spellEnd"/>
      <w:r w:rsidR="000219BE">
        <w:t xml:space="preserve">, </w:t>
      </w:r>
      <w:r w:rsidR="000219BE" w:rsidRPr="004C5E80">
        <w:rPr>
          <w:b/>
          <w:bCs/>
        </w:rPr>
        <w:t>Terminal</w:t>
      </w:r>
      <w:r w:rsidR="000219BE">
        <w:t xml:space="preserve">, </w:t>
      </w:r>
      <w:r w:rsidR="000219BE" w:rsidRPr="004C5E80">
        <w:rPr>
          <w:b/>
          <w:bCs/>
        </w:rPr>
        <w:t>Berth</w:t>
      </w:r>
      <w:r w:rsidR="000219BE">
        <w:t xml:space="preserve">, </w:t>
      </w:r>
      <w:proofErr w:type="spellStart"/>
      <w:r w:rsidR="000219BE" w:rsidRPr="004C5E80">
        <w:rPr>
          <w:b/>
          <w:bCs/>
        </w:rPr>
        <w:t>AnchorageArea</w:t>
      </w:r>
      <w:proofErr w:type="spellEnd"/>
      <w:r w:rsidR="000219BE">
        <w:t xml:space="preserve">, </w:t>
      </w:r>
      <w:proofErr w:type="spellStart"/>
      <w:proofErr w:type="gramStart"/>
      <w:r w:rsidR="000219BE" w:rsidRPr="004C5E80">
        <w:rPr>
          <w:b/>
          <w:bCs/>
        </w:rPr>
        <w:t>DockArea</w:t>
      </w:r>
      <w:proofErr w:type="spellEnd"/>
      <w:r w:rsidR="000219BE">
        <w:t>,  etc.</w:t>
      </w:r>
      <w:proofErr w:type="gramEnd"/>
      <w:r w:rsidR="000219BE">
        <w:t xml:space="preserve"> The </w:t>
      </w:r>
      <w:r w:rsidR="000219BE" w:rsidRPr="004C5E80">
        <w:rPr>
          <w:b/>
          <w:bCs/>
        </w:rPr>
        <w:t>Terminal</w:t>
      </w:r>
      <w:r w:rsidR="000219BE">
        <w:t xml:space="preserve"> feature can also be subdivided into </w:t>
      </w:r>
      <w:r w:rsidR="000219BE" w:rsidRPr="004C5E80">
        <w:rPr>
          <w:b/>
          <w:bCs/>
        </w:rPr>
        <w:t>Berth</w:t>
      </w:r>
      <w:r w:rsidR="004C5E80">
        <w:t xml:space="preserve"> feature</w:t>
      </w:r>
      <w:r w:rsidR="000219BE">
        <w:t>s using the same association.</w:t>
      </w:r>
    </w:p>
    <w:p w14:paraId="4357AB50" w14:textId="2C6F7B83" w:rsidR="000219BE" w:rsidRDefault="000219BE" w:rsidP="008C4B28">
      <w:proofErr w:type="spellStart"/>
      <w:r w:rsidRPr="004C5E80">
        <w:rPr>
          <w:b/>
          <w:bCs/>
        </w:rPr>
        <w:t>HarbourAreaSection</w:t>
      </w:r>
      <w:proofErr w:type="spellEnd"/>
      <w:r>
        <w:t xml:space="preserve"> can also be subdivided into further features of the same class (the </w:t>
      </w:r>
      <w:proofErr w:type="spellStart"/>
      <w:r w:rsidRPr="004C5E80">
        <w:rPr>
          <w:b/>
          <w:bCs/>
        </w:rPr>
        <w:t>SubUnit</w:t>
      </w:r>
      <w:proofErr w:type="spellEnd"/>
      <w:r>
        <w:t xml:space="preserve"> self-association).</w:t>
      </w:r>
    </w:p>
    <w:p w14:paraId="100F7AF9" w14:textId="77777777" w:rsidR="004C5E80" w:rsidRDefault="000219BE" w:rsidP="008C4B28">
      <w:r>
        <w:t xml:space="preserve">Nominal positions of berths can be </w:t>
      </w:r>
      <w:r w:rsidR="004C5E80">
        <w:t xml:space="preserve">indicated by associating a </w:t>
      </w:r>
      <w:proofErr w:type="spellStart"/>
      <w:r w:rsidR="004C5E80" w:rsidRPr="004C5E80">
        <w:rPr>
          <w:b/>
          <w:bCs/>
        </w:rPr>
        <w:t>BerthPosition</w:t>
      </w:r>
      <w:proofErr w:type="spellEnd"/>
      <w:r w:rsidR="004C5E80">
        <w:t xml:space="preserve"> feature to </w:t>
      </w:r>
      <w:r w:rsidR="004C5E80" w:rsidRPr="004C5E80">
        <w:rPr>
          <w:b/>
          <w:bCs/>
        </w:rPr>
        <w:t>Berth</w:t>
      </w:r>
      <w:r w:rsidR="004C5E80">
        <w:t xml:space="preserve"> using the </w:t>
      </w:r>
      <w:r w:rsidR="004C5E80" w:rsidRPr="004C5E80">
        <w:rPr>
          <w:b/>
          <w:bCs/>
        </w:rPr>
        <w:t>Demarcation</w:t>
      </w:r>
      <w:r w:rsidR="004C5E80">
        <w:t xml:space="preserve"> association.</w:t>
      </w:r>
    </w:p>
    <w:p w14:paraId="4BE21FA4" w14:textId="0BB74ABB" w:rsidR="000219BE" w:rsidRDefault="004C5E80" w:rsidP="008C4B28">
      <w:r>
        <w:t xml:space="preserve">Berth positions and Anchor berths can be linked to a mooring facility using the </w:t>
      </w:r>
      <w:proofErr w:type="spellStart"/>
      <w:r w:rsidRPr="004C5E80">
        <w:rPr>
          <w:b/>
          <w:bCs/>
        </w:rPr>
        <w:t>PrimaryAuxiliaryFacility</w:t>
      </w:r>
      <w:proofErr w:type="spellEnd"/>
      <w:r>
        <w:t xml:space="preserve"> association.</w:t>
      </w:r>
    </w:p>
    <w:p w14:paraId="11BAB0B1" w14:textId="66D3498F" w:rsidR="004C5E80" w:rsidRDefault="00563B21" w:rsidP="008C4B28">
      <w:r>
        <w:t>P</w:t>
      </w:r>
      <w:r w:rsidR="004C5E80">
        <w:t xml:space="preserve">hysical infrastructure </w:t>
      </w:r>
      <w:r>
        <w:t>features in</w:t>
      </w:r>
      <w:r w:rsidR="004C5E80">
        <w:t xml:space="preserve"> a Terminal or </w:t>
      </w:r>
      <w:proofErr w:type="spellStart"/>
      <w:r w:rsidR="004C5E80" w:rsidRPr="00563B21">
        <w:rPr>
          <w:b/>
          <w:bCs/>
        </w:rPr>
        <w:t>HarbourAreaSection</w:t>
      </w:r>
      <w:proofErr w:type="spellEnd"/>
      <w:r w:rsidR="004C5E80">
        <w:t xml:space="preserve"> </w:t>
      </w:r>
      <w:r>
        <w:t xml:space="preserve">feature </w:t>
      </w:r>
      <w:r w:rsidR="004C5E80">
        <w:t xml:space="preserve">should be linked to its container </w:t>
      </w:r>
      <w:r w:rsidRPr="00563B21">
        <w:rPr>
          <w:b/>
          <w:bCs/>
        </w:rPr>
        <w:t>Terminal</w:t>
      </w:r>
      <w:r>
        <w:t xml:space="preserve"> or </w:t>
      </w:r>
      <w:proofErr w:type="spellStart"/>
      <w:r w:rsidR="004C5E80" w:rsidRPr="00563B21">
        <w:rPr>
          <w:b/>
          <w:bCs/>
        </w:rPr>
        <w:t>HarbourAreaSection</w:t>
      </w:r>
      <w:proofErr w:type="spellEnd"/>
      <w:r w:rsidR="004C5E80">
        <w:t xml:space="preserve"> by an </w:t>
      </w:r>
      <w:r w:rsidR="004C5E80" w:rsidRPr="00563B21">
        <w:rPr>
          <w:b/>
          <w:bCs/>
        </w:rPr>
        <w:t>Infrastructure</w:t>
      </w:r>
      <w:r w:rsidR="004C5E80">
        <w:t xml:space="preserve"> association. If there is </w:t>
      </w:r>
      <w:proofErr w:type="gramStart"/>
      <w:r w:rsidR="004C5E80">
        <w:t>an</w:t>
      </w:r>
      <w:proofErr w:type="gramEnd"/>
      <w:r w:rsidR="004C5E80">
        <w:t xml:space="preserve"> hierarchy of </w:t>
      </w:r>
      <w:r>
        <w:t xml:space="preserve">features </w:t>
      </w:r>
      <w:r w:rsidR="004C5E80">
        <w:t xml:space="preserve">containing the </w:t>
      </w:r>
      <w:r>
        <w:t>infrastructure</w:t>
      </w:r>
      <w:r w:rsidR="004C5E80">
        <w:t xml:space="preserve"> </w:t>
      </w:r>
      <w:r>
        <w:t xml:space="preserve">only </w:t>
      </w:r>
      <w:r w:rsidR="004C5E80">
        <w:t xml:space="preserve">the </w:t>
      </w:r>
      <w:r>
        <w:t>feature</w:t>
      </w:r>
      <w:r w:rsidR="004C5E80">
        <w:t xml:space="preserve"> at the lowest level of the hierarchy should be linked</w:t>
      </w:r>
      <w:r>
        <w:t xml:space="preserve"> to the infrastructure feature</w:t>
      </w:r>
      <w:r w:rsidR="004C5E80">
        <w:t>.</w:t>
      </w:r>
    </w:p>
    <w:p w14:paraId="52B9D541" w14:textId="633478C6" w:rsidR="00563B21" w:rsidRPr="008D3E4B" w:rsidRDefault="00563B21" w:rsidP="008C4B28">
      <w:r>
        <w:t xml:space="preserve">The outer limit of the whole harbour area can be associated to </w:t>
      </w:r>
      <w:proofErr w:type="spellStart"/>
      <w:r w:rsidRPr="00563B21">
        <w:rPr>
          <w:b/>
          <w:bCs/>
        </w:rPr>
        <w:t>HarbourAreaAdministrative</w:t>
      </w:r>
      <w:proofErr w:type="spellEnd"/>
      <w:r>
        <w:t xml:space="preserve"> feature using a </w:t>
      </w:r>
      <w:proofErr w:type="spellStart"/>
      <w:r w:rsidRPr="00563B21">
        <w:rPr>
          <w:b/>
          <w:bCs/>
        </w:rPr>
        <w:t>JurisdictionalLimit</w:t>
      </w:r>
      <w:proofErr w:type="spellEnd"/>
      <w:r>
        <w:t xml:space="preserve"> association.</w:t>
      </w:r>
    </w:p>
    <w:p w14:paraId="109A69B6" w14:textId="77777777" w:rsidR="008C4B28" w:rsidRDefault="008D3E4B" w:rsidP="008C4B28">
      <w:pPr>
        <w:keepNext/>
        <w:jc w:val="center"/>
      </w:pPr>
      <w:r>
        <w:rPr>
          <w:noProof/>
        </w:rPr>
        <w:lastRenderedPageBreak/>
        <w:drawing>
          <wp:inline distT="0" distB="0" distL="0" distR="0" wp14:anchorId="64576AA1" wp14:editId="6632E20B">
            <wp:extent cx="5684401" cy="3528248"/>
            <wp:effectExtent l="0" t="0" r="0" b="0"/>
            <wp:docPr id="267616" name="Picture 26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16" name="S-131 Feature Associations.png"/>
                    <pic:cNvPicPr/>
                  </pic:nvPicPr>
                  <pic:blipFill>
                    <a:blip r:embed="rId43"/>
                    <a:stretch>
                      <a:fillRect/>
                    </a:stretch>
                  </pic:blipFill>
                  <pic:spPr>
                    <a:xfrm>
                      <a:off x="0" y="0"/>
                      <a:ext cx="5684401" cy="3528248"/>
                    </a:xfrm>
                    <a:prstGeom prst="rect">
                      <a:avLst/>
                    </a:prstGeom>
                  </pic:spPr>
                </pic:pic>
              </a:graphicData>
            </a:graphic>
          </wp:inline>
        </w:drawing>
      </w:r>
    </w:p>
    <w:p w14:paraId="33A94DB3" w14:textId="5E195CF2" w:rsidR="008D3E4B" w:rsidRDefault="008C4B28" w:rsidP="008C4B28">
      <w:pPr>
        <w:pStyle w:val="Caption"/>
        <w:jc w:val="center"/>
      </w:pPr>
      <w:bookmarkStart w:id="529" w:name="_Ref111768095"/>
      <w:r>
        <w:t xml:space="preserve">Figure </w:t>
      </w:r>
      <w:ins w:id="53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3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32" w:author="Raphael Malyankar" w:date="2022-11-04T16:52:00Z">
        <w:r w:rsidR="00C30215">
          <w:rPr>
            <w:noProof/>
          </w:rPr>
          <w:t>20</w:t>
        </w:r>
        <w:r w:rsidR="00C30215">
          <w:fldChar w:fldCharType="end"/>
        </w:r>
      </w:ins>
      <w:del w:id="533" w:author="Raphael Malyankar" w:date="2022-11-04T16:52:00Z">
        <w:r w:rsidDel="00C30215">
          <w:fldChar w:fldCharType="begin"/>
        </w:r>
        <w:r w:rsidDel="00C30215">
          <w:delInstrText xml:space="preserve"> STYLEREF 1 \s </w:delInstrText>
        </w:r>
        <w:r w:rsidDel="00C30215">
          <w:fldChar w:fldCharType="separate"/>
        </w:r>
        <w:r w:rsidR="0082228C" w:rsidDel="00C30215">
          <w:rPr>
            <w:noProof/>
          </w:rPr>
          <w:delText>4</w:delText>
        </w:r>
        <w:r w:rsidDel="00C30215">
          <w:fldChar w:fldCharType="end"/>
        </w:r>
        <w:r w:rsidDel="00C30215">
          <w:delText>.</w:delText>
        </w:r>
        <w:r w:rsidDel="00C30215">
          <w:fldChar w:fldCharType="begin"/>
        </w:r>
        <w:r w:rsidDel="00C30215">
          <w:delInstrText xml:space="preserve"> SEQ Figure \* ARABIC \s 1 </w:delInstrText>
        </w:r>
        <w:r w:rsidDel="00C30215">
          <w:fldChar w:fldCharType="separate"/>
        </w:r>
        <w:r w:rsidR="0082228C" w:rsidDel="00C30215">
          <w:rPr>
            <w:noProof/>
          </w:rPr>
          <w:delText>19</w:delText>
        </w:r>
        <w:r w:rsidDel="00C30215">
          <w:fldChar w:fldCharType="end"/>
        </w:r>
      </w:del>
      <w:bookmarkEnd w:id="529"/>
      <w:r>
        <w:t xml:space="preserve"> - Relationships between geographic features</w:t>
      </w:r>
    </w:p>
    <w:p w14:paraId="7E88F2AD" w14:textId="77777777" w:rsidR="008D3E4B" w:rsidRPr="00A566A2" w:rsidRDefault="008D3E4B" w:rsidP="00A566A2"/>
    <w:p w14:paraId="5E2ECDE4" w14:textId="54198CD8" w:rsidR="00DE4AB9" w:rsidRDefault="00DE4AB9" w:rsidP="00DE4AB9">
      <w:pPr>
        <w:pStyle w:val="Heading3"/>
      </w:pPr>
      <w:bookmarkStart w:id="534" w:name="_Toc120228625"/>
      <w:r>
        <w:t>Meta Features</w:t>
      </w:r>
      <w:bookmarkEnd w:id="534"/>
    </w:p>
    <w:p w14:paraId="733D2504" w14:textId="5C5339D7" w:rsidR="00894DC6" w:rsidRDefault="00894DC6" w:rsidP="00894DC6">
      <w:r>
        <w:t>S-131 provides four meta-features:</w:t>
      </w:r>
    </w:p>
    <w:p w14:paraId="61D553AA" w14:textId="77777777" w:rsidR="00D613D5" w:rsidRDefault="00D613D5" w:rsidP="00D31F25">
      <w:pPr>
        <w:pStyle w:val="ListParagraph"/>
        <w:numPr>
          <w:ilvl w:val="0"/>
          <w:numId w:val="41"/>
        </w:numPr>
      </w:pPr>
      <w:proofErr w:type="spellStart"/>
      <w:r w:rsidRPr="00D31F25">
        <w:rPr>
          <w:b/>
          <w:bCs/>
        </w:rPr>
        <w:t>DataCoverage</w:t>
      </w:r>
      <w:proofErr w:type="spellEnd"/>
      <w:r>
        <w:t xml:space="preserve"> for describing areas in the cell that are populated with data. If the cell must include distant areas that are not part of the port area, such areas will generally be excluded from the </w:t>
      </w:r>
      <w:proofErr w:type="spellStart"/>
      <w:r w:rsidRPr="00D31F25">
        <w:rPr>
          <w:b/>
          <w:bCs/>
        </w:rPr>
        <w:t>DataCoverage</w:t>
      </w:r>
      <w:proofErr w:type="spellEnd"/>
      <w:r>
        <w:t xml:space="preserve"> feature(s).</w:t>
      </w:r>
    </w:p>
    <w:p w14:paraId="18DFD808" w14:textId="4410BB85" w:rsidR="00D31F25" w:rsidRDefault="00D31F25" w:rsidP="00D31F25">
      <w:pPr>
        <w:pStyle w:val="ListParagraph"/>
        <w:numPr>
          <w:ilvl w:val="0"/>
          <w:numId w:val="41"/>
        </w:numPr>
      </w:pPr>
      <w:proofErr w:type="spellStart"/>
      <w:r w:rsidRPr="00D31F25">
        <w:rPr>
          <w:b/>
          <w:bCs/>
        </w:rPr>
        <w:t>QualityOfNonbathymetricData</w:t>
      </w:r>
      <w:proofErr w:type="spellEnd"/>
      <w:r>
        <w:t xml:space="preserve"> for encoding quality information.</w:t>
      </w:r>
    </w:p>
    <w:p w14:paraId="7FDEC79E" w14:textId="486CE938" w:rsidR="00D613D5" w:rsidRDefault="00D31F25" w:rsidP="00D31F25">
      <w:pPr>
        <w:pStyle w:val="ListParagraph"/>
        <w:numPr>
          <w:ilvl w:val="0"/>
          <w:numId w:val="41"/>
        </w:numPr>
      </w:pPr>
      <w:proofErr w:type="spellStart"/>
      <w:r w:rsidRPr="00D31F25">
        <w:rPr>
          <w:b/>
          <w:bCs/>
        </w:rPr>
        <w:t>SoundingDatum</w:t>
      </w:r>
      <w:proofErr w:type="spellEnd"/>
      <w:r>
        <w:t xml:space="preserve"> and </w:t>
      </w:r>
      <w:proofErr w:type="spellStart"/>
      <w:r w:rsidRPr="00D31F25">
        <w:rPr>
          <w:b/>
          <w:bCs/>
        </w:rPr>
        <w:t>VerticalDatum</w:t>
      </w:r>
      <w:proofErr w:type="spellEnd"/>
      <w:r>
        <w:t xml:space="preserve"> for encoding information about the datums for depths and elevations respectively.</w:t>
      </w:r>
    </w:p>
    <w:p w14:paraId="153BF551" w14:textId="04E1D3F1" w:rsidR="00D31F25" w:rsidRDefault="00D31F25" w:rsidP="00894DC6">
      <w:r>
        <w:fldChar w:fldCharType="begin"/>
      </w:r>
      <w:r>
        <w:instrText xml:space="preserve"> REF _Ref111766222 \h </w:instrText>
      </w:r>
      <w:r>
        <w:fldChar w:fldCharType="separate"/>
      </w:r>
      <w:r w:rsidR="0082228C">
        <w:t xml:space="preserve">Figure </w:t>
      </w:r>
      <w:r w:rsidR="0082228C">
        <w:rPr>
          <w:noProof/>
        </w:rPr>
        <w:t>4</w:t>
      </w:r>
      <w:r w:rsidR="0082228C">
        <w:t>.</w:t>
      </w:r>
      <w:r w:rsidR="0082228C">
        <w:rPr>
          <w:noProof/>
        </w:rPr>
        <w:t>20</w:t>
      </w:r>
      <w:r>
        <w:fldChar w:fldCharType="end"/>
      </w:r>
      <w:r>
        <w:t xml:space="preserve"> depicts the meta-features and their attributes.</w:t>
      </w:r>
    </w:p>
    <w:p w14:paraId="23C3749F" w14:textId="77777777" w:rsidR="006C7C32" w:rsidRDefault="006251B4" w:rsidP="006C7C32">
      <w:pPr>
        <w:keepNext/>
        <w:jc w:val="center"/>
      </w:pPr>
      <w:r>
        <w:rPr>
          <w:noProof/>
        </w:rPr>
        <w:lastRenderedPageBreak/>
        <w:drawing>
          <wp:inline distT="0" distB="0" distL="0" distR="0" wp14:anchorId="35D244A9" wp14:editId="66F0A7AF">
            <wp:extent cx="5341620" cy="3768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131 Meta Features.png"/>
                    <pic:cNvPicPr/>
                  </pic:nvPicPr>
                  <pic:blipFill>
                    <a:blip r:embed="rId44"/>
                    <a:stretch>
                      <a:fillRect/>
                    </a:stretch>
                  </pic:blipFill>
                  <pic:spPr>
                    <a:xfrm>
                      <a:off x="0" y="0"/>
                      <a:ext cx="5359116" cy="3781270"/>
                    </a:xfrm>
                    <a:prstGeom prst="rect">
                      <a:avLst/>
                    </a:prstGeom>
                  </pic:spPr>
                </pic:pic>
              </a:graphicData>
            </a:graphic>
          </wp:inline>
        </w:drawing>
      </w:r>
    </w:p>
    <w:p w14:paraId="37ED7D56" w14:textId="2112B6E1" w:rsidR="006251B4" w:rsidRDefault="006C7C32" w:rsidP="006C7C32">
      <w:pPr>
        <w:pStyle w:val="Caption"/>
        <w:jc w:val="center"/>
      </w:pPr>
      <w:bookmarkStart w:id="535" w:name="_Ref111766222"/>
      <w:r>
        <w:t xml:space="preserve">Figure </w:t>
      </w:r>
      <w:ins w:id="536"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3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38" w:author="Raphael Malyankar" w:date="2022-11-04T16:52:00Z">
        <w:r w:rsidR="00C30215">
          <w:rPr>
            <w:noProof/>
          </w:rPr>
          <w:t>21</w:t>
        </w:r>
        <w:r w:rsidR="00C30215">
          <w:fldChar w:fldCharType="end"/>
        </w:r>
      </w:ins>
      <w:del w:id="53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20</w:delText>
        </w:r>
        <w:r w:rsidR="008C4B28" w:rsidDel="00C30215">
          <w:fldChar w:fldCharType="end"/>
        </w:r>
      </w:del>
      <w:bookmarkEnd w:id="535"/>
      <w:r>
        <w:t xml:space="preserve"> - Meta-feature classes</w:t>
      </w:r>
    </w:p>
    <w:p w14:paraId="560000C8" w14:textId="77777777" w:rsidR="00894DC6" w:rsidRPr="00894DC6" w:rsidRDefault="00894DC6" w:rsidP="00894DC6"/>
    <w:p w14:paraId="758E3305" w14:textId="29DD9B60" w:rsidR="00DE4AB9" w:rsidRDefault="00DE4AB9" w:rsidP="00DE4AB9">
      <w:pPr>
        <w:pStyle w:val="Heading3"/>
      </w:pPr>
      <w:bookmarkStart w:id="540" w:name="_Toc120228626"/>
      <w:r>
        <w:t>Spatial Quality Information</w:t>
      </w:r>
      <w:r w:rsidR="00894DC6">
        <w:t xml:space="preserve"> Type</w:t>
      </w:r>
      <w:bookmarkEnd w:id="540"/>
    </w:p>
    <w:p w14:paraId="359E7CCE" w14:textId="7B7439CD" w:rsidR="006C7C32" w:rsidRPr="006C7C32" w:rsidRDefault="007B163B" w:rsidP="006C7C32">
      <w:r w:rsidRPr="007B163B">
        <w:t>S-</w:t>
      </w:r>
      <w:r w:rsidR="001D613B">
        <w:t>131</w:t>
      </w:r>
      <w:r w:rsidRPr="007B163B">
        <w:t xml:space="preserve"> spatial quality </w:t>
      </w:r>
      <w:r>
        <w:t xml:space="preserve">of spatial primitives </w:t>
      </w:r>
      <w:r w:rsidRPr="007B163B">
        <w:t xml:space="preserve">is </w:t>
      </w:r>
      <w:r>
        <w:t>encoded in</w:t>
      </w:r>
      <w:r w:rsidRPr="007B163B">
        <w:t xml:space="preserve"> </w:t>
      </w:r>
      <w:r>
        <w:t>the</w:t>
      </w:r>
      <w:r w:rsidRPr="007B163B">
        <w:t xml:space="preserve"> </w:t>
      </w:r>
      <w:proofErr w:type="spellStart"/>
      <w:r w:rsidRPr="007B163B">
        <w:t>SpatialQuality</w:t>
      </w:r>
      <w:proofErr w:type="spellEnd"/>
      <w:r w:rsidRPr="007B163B">
        <w:t xml:space="preserve"> </w:t>
      </w:r>
      <w:r>
        <w:t>information type, which is associated to spatial objects</w:t>
      </w:r>
      <w:r w:rsidRPr="007B163B">
        <w:t xml:space="preserve">. </w:t>
      </w:r>
      <w:r>
        <w:t>The modelling is the same as in S-101.</w:t>
      </w:r>
      <w:r w:rsidRPr="007B163B">
        <w:t xml:space="preserve"> The attributes </w:t>
      </w:r>
      <w:r>
        <w:t>describe</w:t>
      </w:r>
      <w:r w:rsidRPr="007B163B">
        <w:t xml:space="preserve"> qualitative and quantitative horizontal quality. See </w:t>
      </w:r>
      <w:r>
        <w:fldChar w:fldCharType="begin"/>
      </w:r>
      <w:r>
        <w:instrText xml:space="preserve"> REF _Ref111766420 \h </w:instrText>
      </w:r>
      <w:r>
        <w:fldChar w:fldCharType="separate"/>
      </w:r>
      <w:r w:rsidR="0082228C">
        <w:t xml:space="preserve">Figure </w:t>
      </w:r>
      <w:r w:rsidR="0082228C">
        <w:rPr>
          <w:noProof/>
        </w:rPr>
        <w:t>4</w:t>
      </w:r>
      <w:r w:rsidR="0082228C">
        <w:t>.</w:t>
      </w:r>
      <w:r w:rsidR="0082228C">
        <w:rPr>
          <w:noProof/>
        </w:rPr>
        <w:t>21</w:t>
      </w:r>
      <w:r>
        <w:fldChar w:fldCharType="end"/>
      </w:r>
      <w:r w:rsidRPr="007B163B">
        <w:t>.</w:t>
      </w:r>
    </w:p>
    <w:p w14:paraId="15A1AF0B" w14:textId="77777777" w:rsidR="006C7C32" w:rsidRDefault="006C7C32" w:rsidP="006C7C32">
      <w:pPr>
        <w:keepNext/>
        <w:jc w:val="center"/>
      </w:pPr>
      <w:r>
        <w:rPr>
          <w:noProof/>
        </w:rPr>
        <w:drawing>
          <wp:inline distT="0" distB="0" distL="0" distR="0" wp14:anchorId="1D0DDF0B" wp14:editId="6FF32AD9">
            <wp:extent cx="5644140" cy="295067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31 Spatial Quality.png"/>
                    <pic:cNvPicPr/>
                  </pic:nvPicPr>
                  <pic:blipFill>
                    <a:blip r:embed="rId45"/>
                    <a:stretch>
                      <a:fillRect/>
                    </a:stretch>
                  </pic:blipFill>
                  <pic:spPr>
                    <a:xfrm>
                      <a:off x="0" y="0"/>
                      <a:ext cx="5644140" cy="2950671"/>
                    </a:xfrm>
                    <a:prstGeom prst="rect">
                      <a:avLst/>
                    </a:prstGeom>
                  </pic:spPr>
                </pic:pic>
              </a:graphicData>
            </a:graphic>
          </wp:inline>
        </w:drawing>
      </w:r>
    </w:p>
    <w:p w14:paraId="6E68DA1B" w14:textId="75AD95F1" w:rsidR="002A6D43" w:rsidRDefault="006C7C32" w:rsidP="006C7C32">
      <w:pPr>
        <w:pStyle w:val="Caption"/>
        <w:jc w:val="center"/>
      </w:pPr>
      <w:bookmarkStart w:id="541" w:name="_Ref111766420"/>
      <w:r>
        <w:t xml:space="preserve">Figure </w:t>
      </w:r>
      <w:ins w:id="542"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43"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44" w:author="Raphael Malyankar" w:date="2022-11-04T16:52:00Z">
        <w:r w:rsidR="00C30215">
          <w:rPr>
            <w:noProof/>
          </w:rPr>
          <w:t>22</w:t>
        </w:r>
        <w:r w:rsidR="00C30215">
          <w:fldChar w:fldCharType="end"/>
        </w:r>
      </w:ins>
      <w:del w:id="545"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21</w:delText>
        </w:r>
        <w:r w:rsidR="008C4B28" w:rsidDel="00C30215">
          <w:fldChar w:fldCharType="end"/>
        </w:r>
      </w:del>
      <w:bookmarkEnd w:id="541"/>
      <w:r>
        <w:t xml:space="preserve"> - Spatial Quality</w:t>
      </w:r>
    </w:p>
    <w:p w14:paraId="0C86C91A" w14:textId="77777777" w:rsidR="006C7C32" w:rsidRPr="002A6D43" w:rsidRDefault="006C7C32" w:rsidP="002A6D43"/>
    <w:p w14:paraId="094C5E67" w14:textId="39F0D412" w:rsidR="00DE4AB9" w:rsidRDefault="00DE4AB9" w:rsidP="00DE4AB9">
      <w:pPr>
        <w:pStyle w:val="Heading3"/>
      </w:pPr>
      <w:bookmarkStart w:id="546" w:name="_Toc120228627"/>
      <w:r>
        <w:lastRenderedPageBreak/>
        <w:t>Cartographic Features</w:t>
      </w:r>
      <w:bookmarkEnd w:id="546"/>
    </w:p>
    <w:p w14:paraId="6704958C" w14:textId="4250DB1C" w:rsidR="007B163B" w:rsidRPr="007B163B" w:rsidRDefault="007B163B" w:rsidP="007B163B">
      <w:r w:rsidRPr="007B163B">
        <w:t>S-</w:t>
      </w:r>
      <w:r w:rsidR="001D613B">
        <w:t>131</w:t>
      </w:r>
      <w:r w:rsidRPr="007B163B">
        <w:t xml:space="preserve"> utilizes a </w:t>
      </w:r>
      <w:r w:rsidR="00F62CFB">
        <w:t xml:space="preserve">single </w:t>
      </w:r>
      <w:r w:rsidRPr="007B163B">
        <w:t xml:space="preserve">cartographic feature called </w:t>
      </w:r>
      <w:proofErr w:type="spellStart"/>
      <w:r w:rsidRPr="007B163B">
        <w:t>TextPlacement</w:t>
      </w:r>
      <w:proofErr w:type="spellEnd"/>
      <w:r w:rsidRPr="007B163B">
        <w:t xml:space="preserve"> that is to optimise text positioning, such as at smaller scales to prevent cluttering. This feature can be associated to any geographic feature and gives the location of a text string relative to the location of the feature. </w:t>
      </w:r>
      <w:r w:rsidR="00F62CFB">
        <w:t xml:space="preserve">The modelling and use are the same as in S-101. </w:t>
      </w:r>
      <w:r w:rsidRPr="007B163B">
        <w:t xml:space="preserve">See </w:t>
      </w:r>
      <w:r w:rsidR="00F62CFB">
        <w:fldChar w:fldCharType="begin"/>
      </w:r>
      <w:r w:rsidR="00F62CFB">
        <w:instrText xml:space="preserve"> REF _Ref111766580 \h </w:instrText>
      </w:r>
      <w:r w:rsidR="00F62CFB">
        <w:fldChar w:fldCharType="separate"/>
      </w:r>
      <w:r w:rsidR="0082228C">
        <w:t xml:space="preserve">Figure </w:t>
      </w:r>
      <w:r w:rsidR="0082228C">
        <w:rPr>
          <w:noProof/>
        </w:rPr>
        <w:t>4</w:t>
      </w:r>
      <w:r w:rsidR="0082228C">
        <w:t>.</w:t>
      </w:r>
      <w:r w:rsidR="0082228C">
        <w:rPr>
          <w:noProof/>
        </w:rPr>
        <w:t>22</w:t>
      </w:r>
      <w:r w:rsidR="00F62CFB">
        <w:fldChar w:fldCharType="end"/>
      </w:r>
      <w:r w:rsidRPr="007B163B">
        <w:t>.</w:t>
      </w:r>
    </w:p>
    <w:p w14:paraId="1F6B92BA" w14:textId="77777777" w:rsidR="00F62CFB" w:rsidRDefault="00F62CFB" w:rsidP="00F62CFB">
      <w:pPr>
        <w:keepNext/>
        <w:jc w:val="center"/>
      </w:pPr>
      <w:r>
        <w:rPr>
          <w:noProof/>
        </w:rPr>
        <w:drawing>
          <wp:inline distT="0" distB="0" distL="0" distR="0" wp14:anchorId="65718BC5" wp14:editId="08AA5A7C">
            <wp:extent cx="5237826" cy="1524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31 Cartographic Features.png"/>
                    <pic:cNvPicPr/>
                  </pic:nvPicPr>
                  <pic:blipFill>
                    <a:blip r:embed="rId46"/>
                    <a:stretch>
                      <a:fillRect/>
                    </a:stretch>
                  </pic:blipFill>
                  <pic:spPr>
                    <a:xfrm>
                      <a:off x="0" y="0"/>
                      <a:ext cx="5242337" cy="1525313"/>
                    </a:xfrm>
                    <a:prstGeom prst="rect">
                      <a:avLst/>
                    </a:prstGeom>
                  </pic:spPr>
                </pic:pic>
              </a:graphicData>
            </a:graphic>
          </wp:inline>
        </w:drawing>
      </w:r>
    </w:p>
    <w:p w14:paraId="35CD930A" w14:textId="1E1A5FFA" w:rsidR="002A6D43" w:rsidRPr="002A6D43" w:rsidRDefault="00F62CFB" w:rsidP="00F62CFB">
      <w:pPr>
        <w:pStyle w:val="Caption"/>
        <w:jc w:val="center"/>
      </w:pPr>
      <w:bookmarkStart w:id="547" w:name="_Ref111766580"/>
      <w:r>
        <w:t xml:space="preserve">Figure </w:t>
      </w:r>
      <w:ins w:id="54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54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50" w:author="Raphael Malyankar" w:date="2022-11-04T16:52:00Z">
        <w:r w:rsidR="00C30215">
          <w:rPr>
            <w:noProof/>
          </w:rPr>
          <w:t>23</w:t>
        </w:r>
        <w:r w:rsidR="00C30215">
          <w:fldChar w:fldCharType="end"/>
        </w:r>
      </w:ins>
      <w:del w:id="55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22</w:delText>
        </w:r>
        <w:r w:rsidR="008C4B28" w:rsidDel="00C30215">
          <w:fldChar w:fldCharType="end"/>
        </w:r>
      </w:del>
      <w:bookmarkEnd w:id="547"/>
      <w:r>
        <w:t xml:space="preserve"> - Text Placement</w:t>
      </w:r>
    </w:p>
    <w:p w14:paraId="76A9AE02" w14:textId="77777777" w:rsidR="00E73EDF" w:rsidRPr="00693533" w:rsidRDefault="007653F1" w:rsidP="003C5409">
      <w:pPr>
        <w:pStyle w:val="Heading1"/>
      </w:pPr>
      <w:bookmarkStart w:id="552" w:name="_Toc225648301"/>
      <w:bookmarkStart w:id="553" w:name="_Toc225065158"/>
      <w:bookmarkStart w:id="554" w:name="_Toc439685259"/>
      <w:bookmarkStart w:id="555" w:name="_Toc120228628"/>
      <w:bookmarkStart w:id="556" w:name="_Toc225648282"/>
      <w:bookmarkStart w:id="557" w:name="_Toc225065139"/>
      <w:r w:rsidRPr="00693533">
        <w:t>Feature Catalogue</w:t>
      </w:r>
      <w:bookmarkEnd w:id="552"/>
      <w:bookmarkEnd w:id="553"/>
      <w:bookmarkEnd w:id="554"/>
      <w:bookmarkEnd w:id="555"/>
      <w:r w:rsidRPr="00693533">
        <w:t xml:space="preserve"> </w:t>
      </w:r>
    </w:p>
    <w:p w14:paraId="66858AB8" w14:textId="77777777" w:rsidR="00E73EDF" w:rsidRPr="00693533" w:rsidRDefault="007653F1" w:rsidP="003C5409">
      <w:pPr>
        <w:pStyle w:val="Heading2"/>
        <w:rPr>
          <w:lang w:eastAsia="en-US"/>
        </w:rPr>
      </w:pPr>
      <w:bookmarkStart w:id="558" w:name="_Toc439685260"/>
      <w:bookmarkStart w:id="559" w:name="_Toc120228629"/>
      <w:r w:rsidRPr="00693533">
        <w:rPr>
          <w:lang w:eastAsia="en-US"/>
        </w:rPr>
        <w:t>Introduction</w:t>
      </w:r>
      <w:bookmarkEnd w:id="558"/>
      <w:bookmarkEnd w:id="559"/>
    </w:p>
    <w:p w14:paraId="2FA46C4D" w14:textId="61756A8B" w:rsidR="00B15399" w:rsidRDefault="00B15399" w:rsidP="00C128E3">
      <w:pPr>
        <w:spacing w:after="120" w:line="240" w:lineRule="auto"/>
        <w:rPr>
          <w:rFonts w:eastAsia="Times New Roman" w:cs="Arial"/>
          <w:lang w:eastAsia="en-US"/>
        </w:rPr>
      </w:pPr>
      <w:r w:rsidRPr="00B15399">
        <w:rPr>
          <w:rFonts w:eastAsia="Times New Roman" w:cs="Arial"/>
          <w:lang w:eastAsia="en-US"/>
        </w:rPr>
        <w:t>The Feature Catalogue describes the feature types, information types, attributes, attribute values, associations and roles which may be used in the product.  The S-</w:t>
      </w:r>
      <w:r>
        <w:rPr>
          <w:rFonts w:eastAsia="Times New Roman" w:cs="Arial"/>
          <w:lang w:eastAsia="en-US"/>
        </w:rPr>
        <w:t>131</w:t>
      </w:r>
      <w:r w:rsidRPr="00B15399">
        <w:rPr>
          <w:rFonts w:eastAsia="Times New Roman" w:cs="Arial"/>
          <w:lang w:eastAsia="en-US"/>
        </w:rPr>
        <w:t xml:space="preserve"> Feature Catalogue is available in an XML document which conforms to the S-100 XML Feature Catalogue Schema and can be downloaded from the IHO </w:t>
      </w:r>
      <w:r>
        <w:rPr>
          <w:rFonts w:eastAsia="Times New Roman" w:cs="Arial"/>
          <w:lang w:eastAsia="en-US"/>
        </w:rPr>
        <w:t xml:space="preserve">Geospatial Information Registry </w:t>
      </w:r>
      <w:r w:rsidRPr="00B15399">
        <w:rPr>
          <w:rFonts w:eastAsia="Times New Roman" w:cs="Arial"/>
          <w:lang w:eastAsia="en-US"/>
        </w:rPr>
        <w:t>website (http</w:t>
      </w:r>
      <w:r>
        <w:rPr>
          <w:rFonts w:eastAsia="Times New Roman" w:cs="Arial"/>
          <w:lang w:eastAsia="en-US"/>
        </w:rPr>
        <w:t>s</w:t>
      </w:r>
      <w:r w:rsidRPr="00B15399">
        <w:rPr>
          <w:rFonts w:eastAsia="Times New Roman" w:cs="Arial"/>
          <w:lang w:eastAsia="en-US"/>
        </w:rPr>
        <w:t>://</w:t>
      </w:r>
      <w:r>
        <w:rPr>
          <w:rFonts w:eastAsia="Times New Roman" w:cs="Arial"/>
          <w:lang w:eastAsia="en-US"/>
        </w:rPr>
        <w:t>registry</w:t>
      </w:r>
      <w:r w:rsidRPr="00B15399">
        <w:rPr>
          <w:rFonts w:eastAsia="Times New Roman" w:cs="Arial"/>
          <w:lang w:eastAsia="en-US"/>
        </w:rPr>
        <w:t>.iho.int/).</w:t>
      </w:r>
    </w:p>
    <w:p w14:paraId="7C83B939" w14:textId="620CF7AB" w:rsidR="00E73EDF" w:rsidRDefault="007653F1" w:rsidP="003C5409">
      <w:pPr>
        <w:pStyle w:val="Heading2"/>
      </w:pPr>
      <w:bookmarkStart w:id="560" w:name="_Toc439685261"/>
      <w:bookmarkStart w:id="561" w:name="_Toc120228630"/>
      <w:r w:rsidRPr="004E17D6">
        <w:t xml:space="preserve">Feature </w:t>
      </w:r>
      <w:r w:rsidR="005E656F">
        <w:t>t</w:t>
      </w:r>
      <w:r w:rsidRPr="004E17D6">
        <w:t>ypes</w:t>
      </w:r>
      <w:bookmarkEnd w:id="556"/>
      <w:bookmarkEnd w:id="557"/>
      <w:bookmarkEnd w:id="560"/>
      <w:bookmarkEnd w:id="561"/>
    </w:p>
    <w:p w14:paraId="26864C31" w14:textId="535FF520" w:rsidR="00B15399" w:rsidRPr="00B15399" w:rsidRDefault="00B15399" w:rsidP="00B15399">
      <w:r w:rsidRPr="00B15399">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r>
        <w:t>.</w:t>
      </w:r>
    </w:p>
    <w:p w14:paraId="6465C394" w14:textId="77777777" w:rsidR="00E73EDF" w:rsidRPr="00693533" w:rsidRDefault="007653F1" w:rsidP="003C5409">
      <w:pPr>
        <w:pStyle w:val="Heading3"/>
        <w:rPr>
          <w:rFonts w:eastAsia="Times New Roman" w:cs="Arial"/>
          <w:lang w:eastAsia="en-US"/>
        </w:rPr>
      </w:pPr>
      <w:bookmarkStart w:id="562" w:name="_Toc120228631"/>
      <w:bookmarkStart w:id="563" w:name="_Toc225065140"/>
      <w:bookmarkStart w:id="564" w:name="_Toc225648283"/>
      <w:r w:rsidRPr="00693533">
        <w:t>Geographic</w:t>
      </w:r>
      <w:bookmarkEnd w:id="562"/>
      <w:r w:rsidRPr="00693533">
        <w:t xml:space="preserve"> </w:t>
      </w:r>
    </w:p>
    <w:p w14:paraId="2F0CF8FB" w14:textId="05865B2B" w:rsidR="00E73EDF" w:rsidRPr="00693533" w:rsidRDefault="007653F1" w:rsidP="00C128E3">
      <w:pPr>
        <w:spacing w:after="120" w:line="240" w:lineRule="auto"/>
      </w:pPr>
      <w:r w:rsidRPr="00693533">
        <w:t xml:space="preserve">Geographic (geo) feature types </w:t>
      </w:r>
      <w:r w:rsidR="00B15399" w:rsidRPr="00B15399">
        <w:t xml:space="preserve">carries the descriptive characteristics of a real-world </w:t>
      </w:r>
      <w:r w:rsidR="00B15399">
        <w:t>entity (a location or place on the surface of the Earth</w:t>
      </w:r>
      <w:r w:rsidR="00E5083F">
        <w:t>). In the context of hydrographic products, this includes the adjacent regions from the sea floor to elevations of landforms and structures above the Earth’s surface</w:t>
      </w:r>
      <w:r w:rsidRPr="00693533">
        <w:t>.</w:t>
      </w:r>
    </w:p>
    <w:p w14:paraId="4D1BCA4F" w14:textId="77777777" w:rsidR="00E73EDF" w:rsidRPr="00E046B0" w:rsidRDefault="007653F1" w:rsidP="003C5409">
      <w:pPr>
        <w:pStyle w:val="Heading3"/>
      </w:pPr>
      <w:bookmarkStart w:id="565" w:name="_Toc120228632"/>
      <w:r w:rsidRPr="00E046B0">
        <w:t>Meta</w:t>
      </w:r>
      <w:bookmarkEnd w:id="565"/>
      <w:r w:rsidRPr="00E046B0">
        <w:t xml:space="preserve"> </w:t>
      </w:r>
      <w:bookmarkEnd w:id="563"/>
      <w:bookmarkEnd w:id="564"/>
      <w:r w:rsidRPr="00E046B0">
        <w:t xml:space="preserve"> </w:t>
      </w:r>
    </w:p>
    <w:p w14:paraId="3E2D263F" w14:textId="4E1F80B6" w:rsidR="00E73EDF" w:rsidRPr="00E046B0" w:rsidRDefault="00E5083F" w:rsidP="005E656F">
      <w:pPr>
        <w:spacing w:after="120" w:line="240" w:lineRule="auto"/>
        <w:rPr>
          <w:rFonts w:cs="Arial"/>
          <w:lang w:val="en-US" w:eastAsia="en-US"/>
        </w:rPr>
      </w:pPr>
      <w:bookmarkStart w:id="566" w:name="_Toc225648284"/>
      <w:bookmarkStart w:id="567" w:name="_Toc225065141"/>
      <w:r w:rsidRPr="00E5083F">
        <w:rPr>
          <w:rFonts w:cs="Arial"/>
          <w:lang w:val="en-US"/>
        </w:rPr>
        <w:t>Meta features contain information about other features within a dataset. Information defined by meta features override the default metadata values defined by the dataset descriptive records. Meta attribution on individual features overrides attribution on meta features</w:t>
      </w:r>
      <w:r>
        <w:rPr>
          <w:rFonts w:cs="Arial"/>
          <w:lang w:val="en-US"/>
        </w:rPr>
        <w:t>.</w:t>
      </w:r>
    </w:p>
    <w:p w14:paraId="652107CA" w14:textId="77777777" w:rsidR="00E73EDF" w:rsidRPr="004E17D6" w:rsidRDefault="007653F1" w:rsidP="003C5409">
      <w:pPr>
        <w:pStyle w:val="Heading3"/>
        <w:rPr>
          <w:lang w:val="en-US" w:eastAsia="en-US"/>
        </w:rPr>
      </w:pPr>
      <w:bookmarkStart w:id="568" w:name="_Toc120228633"/>
      <w:r w:rsidRPr="004E17D6">
        <w:rPr>
          <w:lang w:val="en-US" w:eastAsia="en-US"/>
        </w:rPr>
        <w:t>Cartographic</w:t>
      </w:r>
      <w:bookmarkEnd w:id="568"/>
    </w:p>
    <w:p w14:paraId="3F34C678" w14:textId="77777777" w:rsidR="00E73EDF" w:rsidRPr="00693533" w:rsidRDefault="007653F1" w:rsidP="005E656F">
      <w:pPr>
        <w:spacing w:after="120" w:line="240" w:lineRule="auto"/>
        <w:rPr>
          <w:lang w:val="en-US" w:eastAsia="en-US"/>
        </w:rPr>
      </w:pPr>
      <w:r w:rsidRPr="00693533">
        <w:rPr>
          <w:lang w:val="en-US" w:eastAsia="en-US"/>
        </w:rPr>
        <w:t xml:space="preserve">Cartographic features contain information about the cartographic representation (including text) of </w:t>
      </w:r>
      <w:proofErr w:type="gramStart"/>
      <w:r w:rsidRPr="00693533">
        <w:rPr>
          <w:lang w:val="en-US" w:eastAsia="en-US"/>
        </w:rPr>
        <w:t>real world</w:t>
      </w:r>
      <w:proofErr w:type="gramEnd"/>
      <w:r w:rsidRPr="00693533">
        <w:rPr>
          <w:lang w:val="en-US" w:eastAsia="en-US"/>
        </w:rPr>
        <w:t xml:space="preserve"> entities. </w:t>
      </w:r>
    </w:p>
    <w:p w14:paraId="6D4F0A0F" w14:textId="77777777" w:rsidR="00142165" w:rsidRPr="00693533" w:rsidRDefault="00142165" w:rsidP="00142165">
      <w:pPr>
        <w:pStyle w:val="Heading2"/>
        <w:rPr>
          <w:lang w:eastAsia="en-US"/>
        </w:rPr>
      </w:pPr>
      <w:bookmarkStart w:id="569" w:name="_Toc439685263"/>
      <w:bookmarkStart w:id="570" w:name="_Toc120228634"/>
      <w:bookmarkStart w:id="571" w:name="_Toc439685262"/>
      <w:bookmarkStart w:id="572" w:name="_Toc225648285"/>
      <w:bookmarkStart w:id="573" w:name="_Toc225065142"/>
      <w:bookmarkEnd w:id="566"/>
      <w:bookmarkEnd w:id="567"/>
      <w:r w:rsidRPr="00693533">
        <w:rPr>
          <w:lang w:eastAsia="en-US"/>
        </w:rPr>
        <w:t xml:space="preserve">Information </w:t>
      </w:r>
      <w:r>
        <w:rPr>
          <w:lang w:eastAsia="en-US"/>
        </w:rPr>
        <w:t>t</w:t>
      </w:r>
      <w:r w:rsidRPr="00693533">
        <w:rPr>
          <w:lang w:eastAsia="en-US"/>
        </w:rPr>
        <w:t>ypes</w:t>
      </w:r>
      <w:bookmarkEnd w:id="569"/>
      <w:bookmarkEnd w:id="570"/>
    </w:p>
    <w:p w14:paraId="0C41DC7C" w14:textId="77777777" w:rsidR="00142165" w:rsidRPr="004E17D6" w:rsidRDefault="00142165" w:rsidP="00142165">
      <w:pPr>
        <w:spacing w:after="120" w:line="240" w:lineRule="auto"/>
        <w:rPr>
          <w:rFonts w:cs="Arial"/>
          <w:lang w:eastAsia="en-GB"/>
        </w:rPr>
      </w:pPr>
      <w:r w:rsidRPr="00693533">
        <w:rPr>
          <w:rFonts w:cs="Arial"/>
          <w:lang w:eastAsia="en-GB"/>
        </w:rPr>
        <w:t xml:space="preserve">Information types define identifiable pieces of information in a dataset that can be shared </w:t>
      </w:r>
      <w:r w:rsidRPr="004E17D6">
        <w:rPr>
          <w:rFonts w:cs="Arial"/>
          <w:lang w:eastAsia="en-GB"/>
        </w:rPr>
        <w:t>using information associations. They have attributes but have no geometry.</w:t>
      </w:r>
    </w:p>
    <w:p w14:paraId="55B43E6A" w14:textId="77777777" w:rsidR="00142165" w:rsidRPr="00693533" w:rsidRDefault="00142165" w:rsidP="00142165">
      <w:pPr>
        <w:pStyle w:val="Heading3"/>
        <w:rPr>
          <w:lang w:val="en-AU"/>
        </w:rPr>
      </w:pPr>
      <w:bookmarkStart w:id="574" w:name="_Toc120228635"/>
      <w:r w:rsidRPr="00693533">
        <w:rPr>
          <w:lang w:val="en-AU"/>
        </w:rPr>
        <w:lastRenderedPageBreak/>
        <w:t xml:space="preserve">Spatial </w:t>
      </w:r>
      <w:r>
        <w:rPr>
          <w:lang w:val="en-AU"/>
        </w:rPr>
        <w:t>q</w:t>
      </w:r>
      <w:r w:rsidRPr="00693533">
        <w:rPr>
          <w:lang w:val="en-AU"/>
        </w:rPr>
        <w:t>uality</w:t>
      </w:r>
      <w:bookmarkEnd w:id="574"/>
    </w:p>
    <w:p w14:paraId="7ECB3947" w14:textId="5B3515A3" w:rsidR="00142165" w:rsidRPr="004E17D6" w:rsidRDefault="00142165" w:rsidP="00142165">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proofErr w:type="spellStart"/>
      <w:r w:rsidRPr="00693533">
        <w:rPr>
          <w:rFonts w:cs="Arial"/>
          <w:b/>
          <w:lang w:val="en-AU"/>
        </w:rPr>
        <w:t>SpatialQuality</w:t>
      </w:r>
      <w:proofErr w:type="spellEnd"/>
      <w:r>
        <w:rPr>
          <w:rFonts w:cs="Arial"/>
          <w:lang w:val="en-AU"/>
        </w:rPr>
        <w:t xml:space="preserve"> (</w:t>
      </w:r>
      <w:r>
        <w:rPr>
          <w:rFonts w:cs="Arial"/>
          <w:lang w:val="en-AU"/>
        </w:rPr>
        <w:fldChar w:fldCharType="begin"/>
      </w:r>
      <w:r>
        <w:rPr>
          <w:rFonts w:cs="Arial"/>
          <w:lang w:val="en-AU"/>
        </w:rPr>
        <w:instrText xml:space="preserve"> REF _Ref111766420 \h </w:instrText>
      </w:r>
      <w:r>
        <w:rPr>
          <w:rFonts w:cs="Arial"/>
          <w:lang w:val="en-AU"/>
        </w:rPr>
      </w:r>
      <w:r>
        <w:rPr>
          <w:rFonts w:cs="Arial"/>
          <w:lang w:val="en-AU"/>
        </w:rPr>
        <w:fldChar w:fldCharType="separate"/>
      </w:r>
      <w:r w:rsidR="0082228C">
        <w:t xml:space="preserve">Figure </w:t>
      </w:r>
      <w:r w:rsidR="0082228C">
        <w:rPr>
          <w:noProof/>
        </w:rPr>
        <w:t>4</w:t>
      </w:r>
      <w:r w:rsidR="0082228C">
        <w:t>.</w:t>
      </w:r>
      <w:r w:rsidR="0082228C">
        <w:rPr>
          <w:noProof/>
        </w:rPr>
        <w:t>21</w:t>
      </w:r>
      <w:r>
        <w:rPr>
          <w:rFonts w:cs="Arial"/>
          <w:lang w:val="en-AU"/>
        </w:rPr>
        <w:fldChar w:fldCharType="end"/>
      </w:r>
      <w:r>
        <w:rPr>
          <w:rFonts w:cs="Arial"/>
          <w:lang w:val="en-AU"/>
        </w:rPr>
        <w:t>)</w:t>
      </w:r>
      <w:r w:rsidRPr="00693533">
        <w:rPr>
          <w:rFonts w:cs="Arial"/>
          <w:lang w:val="en-AU"/>
        </w:rPr>
        <w:t xml:space="preserve"> Only points</w:t>
      </w:r>
      <w:r>
        <w:rPr>
          <w:rFonts w:cs="Arial"/>
          <w:lang w:val="en-AU"/>
        </w:rPr>
        <w:t xml:space="preserve"> and</w:t>
      </w:r>
      <w:r w:rsidRPr="00693533">
        <w:rPr>
          <w:rFonts w:cs="Arial"/>
          <w:lang w:val="en-AU"/>
        </w:rPr>
        <w:t xml:space="preserve"> curves can be as</w:t>
      </w:r>
      <w:r>
        <w:rPr>
          <w:rFonts w:cs="Arial"/>
          <w:lang w:val="en-AU"/>
        </w:rPr>
        <w:t xml:space="preserve">sociated with spatial quality. </w:t>
      </w:r>
      <w:r w:rsidRPr="00693533">
        <w:rPr>
          <w:rFonts w:cs="Arial"/>
          <w:lang w:val="en-AU"/>
        </w:rPr>
        <w:t xml:space="preserve">Currently no use case for associating surfaces with spatial quality attributes </w:t>
      </w:r>
      <w:r w:rsidRPr="004E17D6">
        <w:rPr>
          <w:rFonts w:cs="Arial"/>
          <w:lang w:val="en-AU"/>
        </w:rPr>
        <w:t>has been identified, therefore this is pro</w:t>
      </w:r>
      <w:r>
        <w:rPr>
          <w:rFonts w:cs="Arial"/>
          <w:lang w:val="en-AU"/>
        </w:rPr>
        <w:t xml:space="preserve">hibited. </w:t>
      </w:r>
      <w:r w:rsidRPr="004E17D6">
        <w:rPr>
          <w:rFonts w:cs="Arial"/>
          <w:lang w:val="en-AU"/>
        </w:rPr>
        <w:t>Vertical uncertainty is prohibited for curves as this dimension is not supported by curves.</w:t>
      </w:r>
    </w:p>
    <w:p w14:paraId="66AECD9F" w14:textId="1D4EC8BF" w:rsidR="00E73EDF" w:rsidRPr="00693533" w:rsidRDefault="007653F1" w:rsidP="003C5409">
      <w:pPr>
        <w:pStyle w:val="Heading2"/>
      </w:pPr>
      <w:bookmarkStart w:id="575" w:name="_Toc120228636"/>
      <w:r w:rsidRPr="00693533">
        <w:t xml:space="preserve">Feature </w:t>
      </w:r>
      <w:r w:rsidR="00142165">
        <w:t xml:space="preserve">and information </w:t>
      </w:r>
      <w:r w:rsidR="005E656F">
        <w:t>r</w:t>
      </w:r>
      <w:r w:rsidRPr="00693533">
        <w:t>elationship</w:t>
      </w:r>
      <w:bookmarkEnd w:id="571"/>
      <w:r w:rsidR="005E656F">
        <w:t>s</w:t>
      </w:r>
      <w:bookmarkEnd w:id="575"/>
    </w:p>
    <w:p w14:paraId="5B133968" w14:textId="72781203" w:rsidR="00E73EDF" w:rsidRDefault="007653F1" w:rsidP="005E656F">
      <w:pPr>
        <w:spacing w:after="120" w:line="240" w:lineRule="auto"/>
        <w:rPr>
          <w:rFonts w:cs="Arial"/>
        </w:rPr>
      </w:pPr>
      <w:r w:rsidRPr="00693533">
        <w:rPr>
          <w:rFonts w:cs="Arial"/>
        </w:rPr>
        <w:t>A feature relationship links instances of one feature type with instances of the same or a different feature type.</w:t>
      </w:r>
    </w:p>
    <w:p w14:paraId="0357FA00" w14:textId="46B2DA28" w:rsidR="00142165" w:rsidRPr="00693533" w:rsidRDefault="00142165" w:rsidP="005E656F">
      <w:pPr>
        <w:spacing w:after="120" w:line="240" w:lineRule="auto"/>
      </w:pPr>
      <w:r>
        <w:rPr>
          <w:rFonts w:cs="Arial"/>
        </w:rPr>
        <w:t>An information relationship links instances of feature types or information types to instances of information types.</w:t>
      </w:r>
    </w:p>
    <w:p w14:paraId="72E84833" w14:textId="77777777" w:rsidR="00E73EDF" w:rsidRPr="00693533" w:rsidRDefault="007653F1" w:rsidP="003C5409">
      <w:pPr>
        <w:pStyle w:val="Heading2"/>
        <w:rPr>
          <w:lang w:eastAsia="en-US"/>
        </w:rPr>
      </w:pPr>
      <w:bookmarkStart w:id="576" w:name="_Toc510784272"/>
      <w:bookmarkStart w:id="577" w:name="_Toc510785421"/>
      <w:bookmarkStart w:id="578" w:name="_Toc510785422"/>
      <w:bookmarkStart w:id="579" w:name="_Toc510784273"/>
      <w:bookmarkStart w:id="580" w:name="_Toc510785424"/>
      <w:bookmarkStart w:id="581" w:name="_Toc510784275"/>
      <w:bookmarkStart w:id="582" w:name="_Toc225648292"/>
      <w:bookmarkStart w:id="583" w:name="_Toc225065149"/>
      <w:bookmarkStart w:id="584" w:name="_Toc439685264"/>
      <w:bookmarkStart w:id="585" w:name="_Toc120228637"/>
      <w:bookmarkEnd w:id="572"/>
      <w:bookmarkEnd w:id="573"/>
      <w:bookmarkEnd w:id="576"/>
      <w:bookmarkEnd w:id="577"/>
      <w:bookmarkEnd w:id="578"/>
      <w:bookmarkEnd w:id="579"/>
      <w:bookmarkEnd w:id="580"/>
      <w:bookmarkEnd w:id="581"/>
      <w:r w:rsidRPr="00693533">
        <w:rPr>
          <w:lang w:eastAsia="en-US"/>
        </w:rPr>
        <w:t>Attributes</w:t>
      </w:r>
      <w:bookmarkEnd w:id="582"/>
      <w:bookmarkEnd w:id="583"/>
      <w:bookmarkEnd w:id="584"/>
      <w:bookmarkEnd w:id="585"/>
    </w:p>
    <w:p w14:paraId="5426C217" w14:textId="319F3A2D" w:rsidR="00E73EDF" w:rsidRPr="00693533" w:rsidRDefault="007653F1" w:rsidP="001E4125">
      <w:pPr>
        <w:spacing w:after="120" w:line="240" w:lineRule="auto"/>
        <w:rPr>
          <w:lang w:eastAsia="en-US"/>
        </w:rPr>
      </w:pPr>
      <w:r w:rsidRPr="00693533">
        <w:rPr>
          <w:lang w:eastAsia="en-US"/>
        </w:rPr>
        <w:t>S-1</w:t>
      </w:r>
      <w:r w:rsidR="000C0EBE">
        <w:rPr>
          <w:lang w:eastAsia="en-US"/>
        </w:rPr>
        <w:t>3</w:t>
      </w:r>
      <w:r w:rsidRPr="00693533">
        <w:rPr>
          <w:lang w:eastAsia="en-US"/>
        </w:rPr>
        <w:t>1 defines attributes as either simple or complex.</w:t>
      </w:r>
    </w:p>
    <w:p w14:paraId="6DF0C60B" w14:textId="2F759F34" w:rsidR="00E73EDF" w:rsidRPr="00693533" w:rsidRDefault="007653F1" w:rsidP="003C5409">
      <w:pPr>
        <w:pStyle w:val="Heading3"/>
      </w:pPr>
      <w:bookmarkStart w:id="586" w:name="_Toc120228638"/>
      <w:r w:rsidRPr="00693533">
        <w:t xml:space="preserve">Simple </w:t>
      </w:r>
      <w:r w:rsidR="0037659B">
        <w:t>a</w:t>
      </w:r>
      <w:r w:rsidRPr="00693533">
        <w:t>ttributes</w:t>
      </w:r>
      <w:bookmarkEnd w:id="586"/>
    </w:p>
    <w:p w14:paraId="48EA7E18" w14:textId="20CD0550" w:rsidR="00E73EDF" w:rsidRDefault="007653F1" w:rsidP="001E4125">
      <w:pPr>
        <w:pStyle w:val="BodyText"/>
        <w:spacing w:before="0" w:after="120" w:line="240" w:lineRule="auto"/>
        <w:rPr>
          <w:sz w:val="20"/>
          <w:lang w:val="en-AU"/>
        </w:rPr>
      </w:pPr>
      <w:r w:rsidRPr="001E4125">
        <w:rPr>
          <w:sz w:val="20"/>
          <w:lang w:val="en-AU"/>
        </w:rPr>
        <w:t>S-1</w:t>
      </w:r>
      <w:r w:rsidR="000C0EBE">
        <w:rPr>
          <w:sz w:val="20"/>
          <w:lang w:val="en-AU"/>
        </w:rPr>
        <w:t>3</w:t>
      </w:r>
      <w:r w:rsidRPr="001E4125">
        <w:rPr>
          <w:sz w:val="20"/>
          <w:lang w:val="en-AU"/>
        </w:rPr>
        <w:t xml:space="preserve">1 uses </w:t>
      </w:r>
      <w:r w:rsidR="00C618EA" w:rsidRPr="001E4125">
        <w:rPr>
          <w:sz w:val="20"/>
          <w:lang w:val="en-AU"/>
        </w:rPr>
        <w:t>seven</w:t>
      </w:r>
      <w:r w:rsidRPr="001E4125">
        <w:rPr>
          <w:sz w:val="20"/>
          <w:lang w:val="en-AU"/>
        </w:rPr>
        <w:t xml:space="preserve"> types of simple attributes; they are listed in the following </w:t>
      </w:r>
      <w:r w:rsidR="001E4125">
        <w:rPr>
          <w:sz w:val="20"/>
          <w:lang w:val="en-AU"/>
        </w:rPr>
        <w:t>T</w:t>
      </w:r>
      <w:r w:rsidRPr="001E4125">
        <w:rPr>
          <w:sz w:val="20"/>
          <w:lang w:val="en-AU"/>
        </w:rPr>
        <w:t>able:</w:t>
      </w:r>
    </w:p>
    <w:p w14:paraId="20255CAC" w14:textId="475B9F50" w:rsidR="001E4125" w:rsidRPr="001E4125" w:rsidRDefault="001E4125" w:rsidP="0037659B">
      <w:pPr>
        <w:pStyle w:val="Caption"/>
        <w:spacing w:line="240" w:lineRule="auto"/>
        <w:jc w:val="center"/>
        <w:rPr>
          <w:lang w:val="en-AU"/>
        </w:rPr>
      </w:pPr>
      <w:r w:rsidRPr="001E4125">
        <w:rPr>
          <w:lang w:val="en-AU"/>
        </w:rPr>
        <w:t xml:space="preserve">Table </w:t>
      </w:r>
      <w:r w:rsidR="0020688A">
        <w:rPr>
          <w:lang w:val="en-AU"/>
        </w:rPr>
        <w:t>5</w:t>
      </w:r>
      <w:r w:rsidR="0037659B">
        <w:rPr>
          <w:lang w:val="en-AU"/>
        </w:rPr>
        <w:t>-1</w:t>
      </w:r>
      <w:r w:rsidR="0037659B" w:rsidRPr="001E4125">
        <w:rPr>
          <w:lang w:val="en-AU"/>
        </w:rPr>
        <w:t xml:space="preserve"> </w:t>
      </w:r>
      <w:r w:rsidR="0037659B">
        <w:rPr>
          <w:lang w:val="en-AU"/>
        </w:rPr>
        <w:t>–</w:t>
      </w:r>
      <w:r w:rsidRPr="001E4125">
        <w:rPr>
          <w:lang w:val="en-AU"/>
        </w:rPr>
        <w:t xml:space="preserve"> Simple </w:t>
      </w:r>
      <w:r w:rsidR="0037659B">
        <w:rPr>
          <w:lang w:val="en-AU"/>
        </w:rPr>
        <w:t>a</w:t>
      </w:r>
      <w:r w:rsidRPr="001E4125">
        <w:rPr>
          <w:lang w:val="en-AU"/>
        </w:rPr>
        <w:t xml:space="preserve">ttribute </w:t>
      </w:r>
      <w:r w:rsidR="0037659B">
        <w:rPr>
          <w:lang w:val="en-AU"/>
        </w:rPr>
        <w:t>t</w:t>
      </w:r>
      <w:r w:rsidRPr="001E4125">
        <w:rPr>
          <w:lang w:val="en-AU"/>
        </w:rPr>
        <w:t>ypes</w:t>
      </w:r>
    </w:p>
    <w:tbl>
      <w:tblPr>
        <w:tblW w:w="9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7216"/>
      </w:tblGrid>
      <w:tr w:rsidR="00E73EDF" w:rsidRPr="00693533" w14:paraId="43A28CC8" w14:textId="77777777" w:rsidTr="0037659B">
        <w:trPr>
          <w:cantSplit/>
          <w:trHeight w:val="20"/>
          <w:jc w:val="center"/>
        </w:trPr>
        <w:tc>
          <w:tcPr>
            <w:tcW w:w="2088" w:type="dxa"/>
            <w:shd w:val="clear" w:color="auto" w:fill="D9D9D9" w:themeFill="background1" w:themeFillShade="D9"/>
          </w:tcPr>
          <w:p w14:paraId="66F44059" w14:textId="77777777" w:rsidR="00E73EDF" w:rsidRPr="00693533" w:rsidRDefault="007653F1" w:rsidP="0037659B">
            <w:pPr>
              <w:pStyle w:val="BodyText"/>
              <w:spacing w:line="240" w:lineRule="auto"/>
              <w:jc w:val="left"/>
              <w:rPr>
                <w:b/>
                <w:lang w:val="en-AU"/>
              </w:rPr>
            </w:pPr>
            <w:r w:rsidRPr="00693533">
              <w:rPr>
                <w:b/>
                <w:lang w:val="en-AU"/>
              </w:rPr>
              <w:t>Type</w:t>
            </w:r>
          </w:p>
        </w:tc>
        <w:tc>
          <w:tcPr>
            <w:tcW w:w="7216" w:type="dxa"/>
            <w:shd w:val="clear" w:color="auto" w:fill="D9D9D9" w:themeFill="background1" w:themeFillShade="D9"/>
          </w:tcPr>
          <w:p w14:paraId="43558A2C" w14:textId="77777777" w:rsidR="00E73EDF" w:rsidRPr="00693533" w:rsidRDefault="007653F1" w:rsidP="0037659B">
            <w:pPr>
              <w:pStyle w:val="BodyText"/>
              <w:spacing w:line="240" w:lineRule="auto"/>
              <w:jc w:val="left"/>
              <w:rPr>
                <w:b/>
                <w:lang w:val="en-AU"/>
              </w:rPr>
            </w:pPr>
            <w:r w:rsidRPr="00693533">
              <w:rPr>
                <w:b/>
                <w:lang w:val="en-AU"/>
              </w:rPr>
              <w:t>Definition</w:t>
            </w:r>
          </w:p>
        </w:tc>
      </w:tr>
      <w:tr w:rsidR="00E73EDF" w:rsidRPr="00693533" w14:paraId="30BA83AA" w14:textId="77777777" w:rsidTr="0037659B">
        <w:trPr>
          <w:cantSplit/>
          <w:trHeight w:val="20"/>
          <w:jc w:val="center"/>
        </w:trPr>
        <w:tc>
          <w:tcPr>
            <w:tcW w:w="2088" w:type="dxa"/>
            <w:shd w:val="clear" w:color="auto" w:fill="auto"/>
          </w:tcPr>
          <w:p w14:paraId="4DFFA37B" w14:textId="77777777" w:rsidR="00E73EDF" w:rsidRPr="00693533" w:rsidRDefault="007653F1" w:rsidP="0037659B">
            <w:pPr>
              <w:pStyle w:val="BodyText"/>
              <w:spacing w:line="240" w:lineRule="auto"/>
              <w:jc w:val="left"/>
              <w:rPr>
                <w:lang w:val="en-AU"/>
              </w:rPr>
            </w:pPr>
            <w:r w:rsidRPr="00693533">
              <w:rPr>
                <w:rFonts w:cs="Arial"/>
                <w:lang w:val="en-AU"/>
              </w:rPr>
              <w:t xml:space="preserve">Boolean </w:t>
            </w:r>
          </w:p>
        </w:tc>
        <w:tc>
          <w:tcPr>
            <w:tcW w:w="7216" w:type="dxa"/>
            <w:shd w:val="clear" w:color="auto" w:fill="auto"/>
          </w:tcPr>
          <w:p w14:paraId="632F82D1" w14:textId="624A1630" w:rsidR="00E73EDF" w:rsidRPr="00693533" w:rsidRDefault="003E57C4" w:rsidP="0037659B">
            <w:pPr>
              <w:pStyle w:val="BodyText"/>
              <w:spacing w:line="240" w:lineRule="auto"/>
              <w:jc w:val="left"/>
              <w:rPr>
                <w:lang w:val="en-AU"/>
              </w:rPr>
            </w:pPr>
            <w:r>
              <w:rPr>
                <w:rFonts w:cs="Arial"/>
                <w:lang w:val="en-AU"/>
              </w:rPr>
              <w:t>A</w:t>
            </w:r>
            <w:r w:rsidR="007653F1" w:rsidRPr="00693533">
              <w:rPr>
                <w:rFonts w:cs="Arial"/>
                <w:lang w:val="en-AU"/>
              </w:rPr>
              <w:t xml:space="preserve"> logical value</w:t>
            </w:r>
            <w:r>
              <w:rPr>
                <w:rFonts w:cs="Arial"/>
                <w:lang w:val="en-AU"/>
              </w:rPr>
              <w:t>,</w:t>
            </w:r>
            <w:r w:rsidR="007653F1" w:rsidRPr="00693533">
              <w:rPr>
                <w:rFonts w:cs="Arial"/>
                <w:lang w:val="en-AU"/>
              </w:rPr>
              <w:t xml:space="preserve"> either ‘True’ or ‘False’</w:t>
            </w:r>
          </w:p>
        </w:tc>
      </w:tr>
      <w:tr w:rsidR="00E73EDF" w:rsidRPr="004E17D6" w14:paraId="36A2EBF2" w14:textId="77777777" w:rsidTr="0037659B">
        <w:trPr>
          <w:cantSplit/>
          <w:trHeight w:val="20"/>
          <w:jc w:val="center"/>
        </w:trPr>
        <w:tc>
          <w:tcPr>
            <w:tcW w:w="2088" w:type="dxa"/>
            <w:shd w:val="clear" w:color="auto" w:fill="auto"/>
          </w:tcPr>
          <w:p w14:paraId="7E59CE45" w14:textId="77777777" w:rsidR="00E73EDF" w:rsidRPr="004E17D6" w:rsidRDefault="007653F1" w:rsidP="0037659B">
            <w:pPr>
              <w:pStyle w:val="BodyText"/>
              <w:spacing w:line="240" w:lineRule="auto"/>
              <w:jc w:val="left"/>
              <w:rPr>
                <w:lang w:val="en-AU"/>
              </w:rPr>
            </w:pPr>
            <w:r w:rsidRPr="004E17D6">
              <w:rPr>
                <w:rFonts w:cs="Arial"/>
                <w:lang w:val="en-AU"/>
              </w:rPr>
              <w:t xml:space="preserve">Integer </w:t>
            </w:r>
          </w:p>
        </w:tc>
        <w:tc>
          <w:tcPr>
            <w:tcW w:w="7216" w:type="dxa"/>
            <w:shd w:val="clear" w:color="auto" w:fill="auto"/>
          </w:tcPr>
          <w:p w14:paraId="1DCF5956" w14:textId="70E90D60" w:rsidR="00E73EDF" w:rsidRPr="004E17D6" w:rsidRDefault="003E57C4" w:rsidP="0037659B">
            <w:pPr>
              <w:pStyle w:val="Default"/>
              <w:spacing w:before="60" w:after="60" w:line="240" w:lineRule="auto"/>
              <w:rPr>
                <w:color w:val="auto"/>
              </w:rPr>
            </w:pPr>
            <w:r>
              <w:rPr>
                <w:color w:val="auto"/>
                <w:sz w:val="18"/>
                <w:szCs w:val="18"/>
                <w:lang w:val="en-AU"/>
              </w:rPr>
              <w:t>An</w:t>
            </w:r>
            <w:r w:rsidR="007653F1" w:rsidRPr="004E17D6">
              <w:rPr>
                <w:color w:val="auto"/>
                <w:sz w:val="18"/>
                <w:szCs w:val="18"/>
                <w:lang w:val="en-AU"/>
              </w:rPr>
              <w:t xml:space="preserve"> integer number </w:t>
            </w:r>
          </w:p>
        </w:tc>
      </w:tr>
      <w:tr w:rsidR="00E73EDF" w:rsidRPr="00693533" w14:paraId="221086CE" w14:textId="77777777" w:rsidTr="0037659B">
        <w:trPr>
          <w:cantSplit/>
          <w:trHeight w:val="20"/>
          <w:jc w:val="center"/>
        </w:trPr>
        <w:tc>
          <w:tcPr>
            <w:tcW w:w="2088" w:type="dxa"/>
            <w:shd w:val="clear" w:color="auto" w:fill="auto"/>
          </w:tcPr>
          <w:p w14:paraId="23426321" w14:textId="77777777" w:rsidR="00E73EDF" w:rsidRPr="00693533" w:rsidRDefault="007653F1" w:rsidP="0037659B">
            <w:pPr>
              <w:pStyle w:val="BodyText"/>
              <w:spacing w:line="240" w:lineRule="auto"/>
              <w:jc w:val="left"/>
              <w:rPr>
                <w:lang w:val="en-AU"/>
              </w:rPr>
            </w:pPr>
            <w:r w:rsidRPr="00693533">
              <w:rPr>
                <w:rFonts w:cs="Arial"/>
                <w:lang w:val="en-AU"/>
              </w:rPr>
              <w:t>Real</w:t>
            </w:r>
          </w:p>
        </w:tc>
        <w:tc>
          <w:tcPr>
            <w:tcW w:w="7216" w:type="dxa"/>
            <w:shd w:val="clear" w:color="auto" w:fill="auto"/>
          </w:tcPr>
          <w:p w14:paraId="44E1B604" w14:textId="69ED839B" w:rsidR="00E73EDF" w:rsidRPr="00693533" w:rsidRDefault="003E57C4" w:rsidP="0037659B">
            <w:pPr>
              <w:pStyle w:val="BodyText"/>
              <w:spacing w:line="240" w:lineRule="auto"/>
              <w:jc w:val="left"/>
              <w:rPr>
                <w:lang w:val="en-AU"/>
              </w:rPr>
            </w:pPr>
            <w:r>
              <w:rPr>
                <w:rFonts w:cs="Arial"/>
                <w:lang w:val="en-AU"/>
              </w:rPr>
              <w:t>A</w:t>
            </w:r>
            <w:r w:rsidR="007653F1" w:rsidRPr="00693533">
              <w:rPr>
                <w:rFonts w:cs="Arial"/>
                <w:lang w:val="en-AU"/>
              </w:rPr>
              <w:t xml:space="preserve"> </w:t>
            </w:r>
            <w:proofErr w:type="gramStart"/>
            <w:r w:rsidR="007653F1" w:rsidRPr="00693533">
              <w:rPr>
                <w:rFonts w:cs="Arial"/>
                <w:lang w:val="en-AU"/>
              </w:rPr>
              <w:t>floating point</w:t>
            </w:r>
            <w:proofErr w:type="gramEnd"/>
            <w:r w:rsidR="007653F1" w:rsidRPr="00693533">
              <w:rPr>
                <w:rFonts w:cs="Arial"/>
                <w:lang w:val="en-AU"/>
              </w:rPr>
              <w:t xml:space="preserve"> number</w:t>
            </w:r>
          </w:p>
        </w:tc>
      </w:tr>
      <w:tr w:rsidR="00693533" w:rsidRPr="00693533" w14:paraId="6917CDC0"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6F104E05" w14:textId="7315A76E" w:rsidR="00E73EDF" w:rsidRPr="004E17D6" w:rsidRDefault="007653F1" w:rsidP="0037659B">
            <w:pPr>
              <w:pStyle w:val="BodyText"/>
              <w:spacing w:line="240" w:lineRule="auto"/>
              <w:jc w:val="left"/>
              <w:rPr>
                <w:rFonts w:cs="Arial"/>
                <w:lang w:val="en-AU"/>
              </w:rPr>
            </w:pPr>
            <w:r w:rsidRPr="004E17D6">
              <w:rPr>
                <w:rFonts w:cs="Arial"/>
                <w:lang w:val="en-AU"/>
              </w:rPr>
              <w:t xml:space="preserve">Enumeration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5F8E1711" w14:textId="10F37E7F" w:rsidR="00E73EDF" w:rsidRPr="004E17D6" w:rsidRDefault="003E57C4" w:rsidP="0037659B">
            <w:pPr>
              <w:pStyle w:val="BodyText"/>
              <w:spacing w:line="240" w:lineRule="auto"/>
              <w:jc w:val="left"/>
              <w:rPr>
                <w:rFonts w:cs="Arial"/>
                <w:lang w:val="en-AU"/>
              </w:rPr>
            </w:pPr>
            <w:r>
              <w:rPr>
                <w:rFonts w:cs="Arial"/>
                <w:lang w:val="en-AU"/>
              </w:rPr>
              <w:t>One</w:t>
            </w:r>
            <w:r w:rsidR="007653F1" w:rsidRPr="004E17D6">
              <w:rPr>
                <w:rFonts w:cs="Arial"/>
                <w:lang w:val="en-AU"/>
              </w:rPr>
              <w:t xml:space="preserve"> of a </w:t>
            </w:r>
            <w:proofErr w:type="gramStart"/>
            <w:r w:rsidR="007653F1" w:rsidRPr="004E17D6">
              <w:rPr>
                <w:rFonts w:cs="Arial"/>
                <w:lang w:val="en-AU"/>
              </w:rPr>
              <w:t>list</w:t>
            </w:r>
            <w:proofErr w:type="gramEnd"/>
            <w:r w:rsidR="007653F1" w:rsidRPr="004E17D6">
              <w:rPr>
                <w:rFonts w:cs="Arial"/>
                <w:lang w:val="en-AU"/>
              </w:rPr>
              <w:t xml:space="preserve"> of predefined values</w:t>
            </w:r>
          </w:p>
        </w:tc>
      </w:tr>
      <w:tr w:rsidR="00693533" w:rsidRPr="00693533" w14:paraId="6ED3BBE4"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64B083B1" w14:textId="524A5351" w:rsidR="00E73EDF" w:rsidRPr="004E17D6" w:rsidRDefault="00A22E27" w:rsidP="0037659B">
            <w:pPr>
              <w:pStyle w:val="BodyText"/>
              <w:spacing w:line="240" w:lineRule="auto"/>
              <w:jc w:val="left"/>
              <w:rPr>
                <w:rFonts w:cs="Arial"/>
                <w:lang w:val="en-AU"/>
              </w:rPr>
            </w:pPr>
            <w:r>
              <w:rPr>
                <w:rFonts w:cs="Arial"/>
                <w:lang w:val="en-AU"/>
              </w:rPr>
              <w:t xml:space="preserve">Text or </w:t>
            </w:r>
            <w:proofErr w:type="spellStart"/>
            <w:r>
              <w:rPr>
                <w:rFonts w:cs="Arial"/>
                <w:lang w:val="en-AU"/>
              </w:rPr>
              <w:t>CharacterString</w:t>
            </w:r>
            <w:proofErr w:type="spellEnd"/>
            <w:r w:rsidR="007653F1" w:rsidRPr="004E17D6">
              <w:rPr>
                <w:rFonts w:cs="Arial"/>
                <w:lang w:val="en-AU"/>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62B903CD" w14:textId="603BE4BF" w:rsidR="00E73EDF" w:rsidRPr="004E17D6" w:rsidRDefault="003E57C4" w:rsidP="0037659B">
            <w:pPr>
              <w:pStyle w:val="BodyText"/>
              <w:spacing w:line="240" w:lineRule="auto"/>
              <w:jc w:val="left"/>
              <w:rPr>
                <w:rFonts w:cs="Arial"/>
                <w:lang w:val="en-AU"/>
              </w:rPr>
            </w:pPr>
            <w:r>
              <w:rPr>
                <w:rFonts w:cs="Arial"/>
                <w:lang w:val="en-AU"/>
              </w:rPr>
              <w:t>G</w:t>
            </w:r>
            <w:r w:rsidR="007653F1" w:rsidRPr="004E17D6">
              <w:rPr>
                <w:rFonts w:cs="Arial"/>
                <w:lang w:val="en-AU"/>
              </w:rPr>
              <w:t>eneral text.</w:t>
            </w:r>
          </w:p>
        </w:tc>
      </w:tr>
      <w:tr w:rsidR="00A22E27" w:rsidRPr="00693533" w14:paraId="3115F10A"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7A3CE9F7" w14:textId="7DE9A44F" w:rsidR="00A22E27" w:rsidRDefault="00A22E27" w:rsidP="0037659B">
            <w:pPr>
              <w:pStyle w:val="BodyText"/>
              <w:spacing w:line="240" w:lineRule="auto"/>
              <w:jc w:val="left"/>
              <w:rPr>
                <w:rFonts w:cs="Arial"/>
                <w:lang w:val="en-AU"/>
              </w:rPr>
            </w:pPr>
            <w:r>
              <w:rPr>
                <w:rFonts w:cs="Arial"/>
                <w:lang w:val="en-AU"/>
              </w:rPr>
              <w:t>Date</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25B80951" w14:textId="0A2555C1" w:rsidR="00043625" w:rsidRDefault="00043625" w:rsidP="00043625">
            <w:pPr>
              <w:pStyle w:val="BodyText"/>
              <w:spacing w:line="240" w:lineRule="auto"/>
              <w:jc w:val="left"/>
              <w:rPr>
                <w:rFonts w:cs="Arial"/>
                <w:lang w:val="en-AU"/>
              </w:rPr>
            </w:pPr>
            <w:r w:rsidRPr="00043625">
              <w:rPr>
                <w:rFonts w:cs="Arial"/>
                <w:lang w:val="en-AU"/>
              </w:rPr>
              <w:t xml:space="preserve">A date gives values for year, month and day according to the Gregorian Calendar. </w:t>
            </w:r>
          </w:p>
          <w:p w14:paraId="677FED0B" w14:textId="2F1A6F7D" w:rsidR="00043625" w:rsidRDefault="00043625" w:rsidP="0037659B">
            <w:pPr>
              <w:pStyle w:val="BodyText"/>
              <w:spacing w:line="240" w:lineRule="auto"/>
              <w:jc w:val="left"/>
              <w:rPr>
                <w:rFonts w:cs="Arial"/>
                <w:lang w:val="en-AU"/>
              </w:rPr>
            </w:pPr>
            <w:r w:rsidRPr="00043625">
              <w:rPr>
                <w:rFonts w:cs="Arial"/>
                <w:lang w:val="en-AU"/>
              </w:rPr>
              <w:t>In XML formats</w:t>
            </w:r>
            <w:r>
              <w:rPr>
                <w:rFonts w:cs="Arial"/>
                <w:lang w:val="en-AU"/>
              </w:rPr>
              <w:t xml:space="preserve"> including S-131</w:t>
            </w:r>
            <w:r w:rsidRPr="00043625">
              <w:rPr>
                <w:rFonts w:cs="Arial"/>
                <w:lang w:val="en-AU"/>
              </w:rPr>
              <w:t>, the XML Schema standard type should be used instead of the ISO 8601 basic representation (which is not a standard type in XML).</w:t>
            </w:r>
          </w:p>
          <w:p w14:paraId="0DE8A531" w14:textId="5FF224F0" w:rsidR="00A22E27" w:rsidRPr="004E17D6" w:rsidRDefault="00043625" w:rsidP="0037659B">
            <w:pPr>
              <w:pStyle w:val="BodyText"/>
              <w:spacing w:line="240" w:lineRule="auto"/>
              <w:jc w:val="left"/>
              <w:rPr>
                <w:rFonts w:cs="Arial"/>
                <w:lang w:val="en-AU"/>
              </w:rPr>
            </w:pPr>
            <w:r w:rsidRPr="00043625">
              <w:rPr>
                <w:rFonts w:cs="Arial"/>
                <w:lang w:val="en-AU"/>
              </w:rPr>
              <w:t>EXAMPLE: 1998-09-18</w:t>
            </w:r>
          </w:p>
        </w:tc>
      </w:tr>
      <w:tr w:rsidR="00693533" w:rsidRPr="00693533" w14:paraId="77FB6619"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5E9E304D" w14:textId="21576339" w:rsidR="00E73EDF" w:rsidRPr="004E17D6" w:rsidRDefault="007653F1" w:rsidP="0037659B">
            <w:pPr>
              <w:pStyle w:val="BodyText"/>
              <w:spacing w:line="240" w:lineRule="auto"/>
              <w:jc w:val="left"/>
              <w:rPr>
                <w:rFonts w:cs="Arial"/>
                <w:lang w:val="en-AU"/>
              </w:rPr>
            </w:pPr>
            <w:r w:rsidRPr="004E17D6">
              <w:rPr>
                <w:rFonts w:cs="Arial"/>
                <w:lang w:val="en-AU"/>
              </w:rPr>
              <w:t xml:space="preserve">Truncated Date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117332CC" w14:textId="057069C0" w:rsidR="00043625" w:rsidRPr="00043625" w:rsidRDefault="00043625" w:rsidP="00043625">
            <w:pPr>
              <w:pStyle w:val="BodyText"/>
              <w:spacing w:line="240" w:lineRule="auto"/>
              <w:jc w:val="left"/>
              <w:rPr>
                <w:rFonts w:cs="Arial"/>
                <w:lang w:val="en-AU"/>
              </w:rPr>
            </w:pPr>
            <w:r w:rsidRPr="00043625">
              <w:rPr>
                <w:rFonts w:cs="Arial"/>
                <w:lang w:val="en-AU"/>
              </w:rPr>
              <w:t xml:space="preserve">A S100_TruncatedDate allows a date or partial date to be given. At least one of the </w:t>
            </w:r>
            <w:r>
              <w:rPr>
                <w:rFonts w:cs="Arial"/>
                <w:lang w:val="en-AU"/>
              </w:rPr>
              <w:t>year/month/day</w:t>
            </w:r>
            <w:r w:rsidRPr="00043625">
              <w:rPr>
                <w:rFonts w:cs="Arial"/>
                <w:lang w:val="en-AU"/>
              </w:rPr>
              <w:t xml:space="preserve"> components must be present.</w:t>
            </w:r>
            <w:r>
              <w:rPr>
                <w:rFonts w:cs="Arial"/>
                <w:lang w:val="en-AU"/>
              </w:rPr>
              <w:t xml:space="preserve"> Since S-131 uses XML formats</w:t>
            </w:r>
            <w:r w:rsidR="0047690D">
              <w:rPr>
                <w:rFonts w:cs="Arial"/>
                <w:lang w:val="en-AU"/>
              </w:rPr>
              <w:t xml:space="preserve"> for both dataset and metadata</w:t>
            </w:r>
            <w:r>
              <w:rPr>
                <w:rFonts w:cs="Arial"/>
                <w:lang w:val="en-AU"/>
              </w:rPr>
              <w:t>, the XML encoding of truncated dates must be used</w:t>
            </w:r>
            <w:r w:rsidR="0047690D">
              <w:rPr>
                <w:rFonts w:cs="Arial"/>
                <w:lang w:val="en-AU"/>
              </w:rPr>
              <w:t xml:space="preserve"> (i.e., the ISO 8601 basic format is not used in S-131)</w:t>
            </w:r>
            <w:r>
              <w:rPr>
                <w:rFonts w:cs="Arial"/>
                <w:lang w:val="en-AU"/>
              </w:rPr>
              <w:t>.</w:t>
            </w:r>
          </w:p>
          <w:p w14:paraId="0B706626" w14:textId="77777777" w:rsidR="00043625" w:rsidRPr="00043625" w:rsidRDefault="00043625" w:rsidP="00043625">
            <w:pPr>
              <w:pStyle w:val="BodyText"/>
              <w:spacing w:line="240" w:lineRule="auto"/>
              <w:jc w:val="left"/>
              <w:rPr>
                <w:rFonts w:cs="Arial"/>
                <w:lang w:val="en-AU"/>
              </w:rPr>
            </w:pPr>
            <w:r w:rsidRPr="00043625">
              <w:rPr>
                <w:rFonts w:cs="Arial"/>
                <w:lang w:val="en-AU"/>
              </w:rPr>
              <w:t>Components:</w:t>
            </w:r>
          </w:p>
          <w:p w14:paraId="35A515DA" w14:textId="77777777" w:rsidR="00043625" w:rsidRDefault="00043625" w:rsidP="00043625">
            <w:pPr>
              <w:pStyle w:val="BodyText"/>
              <w:spacing w:line="240" w:lineRule="auto"/>
              <w:jc w:val="left"/>
              <w:rPr>
                <w:rFonts w:cs="Arial"/>
                <w:lang w:val="en-AU"/>
              </w:rPr>
            </w:pPr>
            <w:r w:rsidRPr="00043625">
              <w:rPr>
                <w:rFonts w:cs="Arial"/>
                <w:lang w:val="en-AU"/>
              </w:rPr>
              <w:t>YYYY Year integer between 0000 and 9999</w:t>
            </w:r>
          </w:p>
          <w:p w14:paraId="2190513E" w14:textId="77777777" w:rsidR="00043625" w:rsidRDefault="00043625" w:rsidP="00043625">
            <w:pPr>
              <w:pStyle w:val="BodyText"/>
              <w:spacing w:line="240" w:lineRule="auto"/>
              <w:jc w:val="left"/>
              <w:rPr>
                <w:rFonts w:cs="Arial"/>
                <w:lang w:val="en-AU"/>
              </w:rPr>
            </w:pPr>
            <w:r w:rsidRPr="00043625">
              <w:rPr>
                <w:rFonts w:cs="Arial"/>
                <w:lang w:val="en-AU"/>
              </w:rPr>
              <w:t>MM Month integer between 01 – 12 (inclusive)</w:t>
            </w:r>
          </w:p>
          <w:p w14:paraId="333DBE54" w14:textId="77777777" w:rsidR="00043625" w:rsidRDefault="00043625" w:rsidP="00043625">
            <w:pPr>
              <w:pStyle w:val="BodyText"/>
              <w:spacing w:line="240" w:lineRule="auto"/>
              <w:jc w:val="left"/>
              <w:rPr>
                <w:rFonts w:cs="Arial"/>
                <w:lang w:val="en-AU"/>
              </w:rPr>
            </w:pPr>
            <w:r w:rsidRPr="00043625">
              <w:rPr>
                <w:rFonts w:cs="Arial"/>
                <w:lang w:val="en-AU"/>
              </w:rPr>
              <w:t>DD Day integer between 01 and 28, 29, 30, or 31 (inclusive), consistent with year and month values if these are specified</w:t>
            </w:r>
          </w:p>
          <w:p w14:paraId="50F35474" w14:textId="1D495093" w:rsidR="00043625" w:rsidRDefault="00043625" w:rsidP="00043625">
            <w:pPr>
              <w:pStyle w:val="BodyText"/>
              <w:spacing w:line="240" w:lineRule="auto"/>
              <w:jc w:val="left"/>
              <w:rPr>
                <w:rFonts w:cs="Arial"/>
                <w:lang w:val="en-AU"/>
              </w:rPr>
            </w:pPr>
            <w:r w:rsidRPr="00043625">
              <w:rPr>
                <w:rFonts w:cs="Arial"/>
                <w:lang w:val="en-AU"/>
              </w:rPr>
              <w:t xml:space="preserve">This type can be used to encode recurring instants (see </w:t>
            </w:r>
            <w:r>
              <w:rPr>
                <w:rFonts w:cs="Arial"/>
                <w:lang w:val="en-AU"/>
              </w:rPr>
              <w:t xml:space="preserve">S-100 </w:t>
            </w:r>
            <w:r w:rsidRPr="00043625">
              <w:rPr>
                <w:rFonts w:cs="Arial"/>
                <w:lang w:val="en-AU"/>
              </w:rPr>
              <w:t>Part 3, clause 3-8).</w:t>
            </w:r>
          </w:p>
          <w:p w14:paraId="68FF8084" w14:textId="57DCAB89" w:rsidR="00043625" w:rsidRDefault="00043625" w:rsidP="00043625">
            <w:pPr>
              <w:pStyle w:val="BodyText"/>
              <w:spacing w:line="240" w:lineRule="auto"/>
              <w:jc w:val="left"/>
              <w:rPr>
                <w:rFonts w:cs="Arial"/>
                <w:lang w:val="en-AU"/>
              </w:rPr>
            </w:pPr>
            <w:r w:rsidRPr="00043625">
              <w:rPr>
                <w:rFonts w:cs="Arial"/>
                <w:lang w:val="en-AU"/>
              </w:rPr>
              <w:t>EXAMPLE: The appropriate XML Schema type should be used:</w:t>
            </w:r>
          </w:p>
          <w:p w14:paraId="720B6F75" w14:textId="76B71723" w:rsidR="00043625" w:rsidRPr="00043625" w:rsidRDefault="00043625" w:rsidP="00043625">
            <w:pPr>
              <w:pStyle w:val="BodyText"/>
              <w:spacing w:line="240" w:lineRule="auto"/>
              <w:jc w:val="left"/>
              <w:rPr>
                <w:rFonts w:cs="Arial"/>
                <w:lang w:val="en-AU"/>
              </w:rPr>
            </w:pPr>
            <w:r w:rsidRPr="00043625">
              <w:rPr>
                <w:rFonts w:ascii="Courier New" w:hAnsi="Courier New" w:cs="Courier New"/>
                <w:lang w:val="en-AU"/>
              </w:rPr>
              <w:t>--12-17</w:t>
            </w:r>
            <w:r w:rsidRPr="00043625">
              <w:rPr>
                <w:rFonts w:cs="Arial"/>
                <w:lang w:val="en-AU"/>
              </w:rPr>
              <w:t xml:space="preserve"> representing 17 December of any year (conforming to the XML type </w:t>
            </w:r>
            <w:proofErr w:type="spellStart"/>
            <w:r w:rsidRPr="00043625">
              <w:rPr>
                <w:rFonts w:cs="Arial"/>
                <w:lang w:val="en-AU"/>
              </w:rPr>
              <w:t>gMonthDay</w:t>
            </w:r>
            <w:proofErr w:type="spellEnd"/>
            <w:r w:rsidRPr="00043625">
              <w:rPr>
                <w:rFonts w:cs="Arial"/>
                <w:lang w:val="en-AU"/>
              </w:rPr>
              <w:t>)</w:t>
            </w:r>
          </w:p>
          <w:p w14:paraId="75AFE544" w14:textId="3DBAAA24" w:rsidR="00E73EDF" w:rsidRPr="004E17D6" w:rsidRDefault="00043625" w:rsidP="00043625">
            <w:pPr>
              <w:pStyle w:val="BodyText"/>
              <w:spacing w:line="240" w:lineRule="auto"/>
              <w:jc w:val="left"/>
              <w:rPr>
                <w:rFonts w:cs="Arial"/>
                <w:lang w:val="en-AU"/>
              </w:rPr>
            </w:pPr>
            <w:r>
              <w:rPr>
                <w:rFonts w:cs="Arial"/>
                <w:lang w:val="en-AU"/>
              </w:rPr>
              <w:t xml:space="preserve">S-100 </w:t>
            </w:r>
            <w:r w:rsidRPr="00043625">
              <w:rPr>
                <w:rFonts w:cs="Arial"/>
                <w:lang w:val="en-AU"/>
              </w:rPr>
              <w:t>Part 10b provides further details about encoding in GML datasets.</w:t>
            </w:r>
          </w:p>
        </w:tc>
      </w:tr>
      <w:tr w:rsidR="00E73EDF" w:rsidRPr="00693533" w14:paraId="4BC63A40"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0288CBCA" w14:textId="2A00633C" w:rsidR="00E73EDF" w:rsidRPr="00693533" w:rsidRDefault="007653F1" w:rsidP="0037659B">
            <w:pPr>
              <w:pStyle w:val="BodyText"/>
              <w:spacing w:line="240" w:lineRule="auto"/>
              <w:jc w:val="left"/>
              <w:rPr>
                <w:rFonts w:cs="Arial"/>
                <w:lang w:val="en-AU"/>
              </w:rPr>
            </w:pPr>
            <w:r w:rsidRPr="00693533">
              <w:rPr>
                <w:rFonts w:cs="Arial"/>
                <w:lang w:val="en-AU"/>
              </w:rPr>
              <w:t xml:space="preserve">Time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5E686554" w14:textId="668B8C46" w:rsidR="00E73EDF" w:rsidRDefault="003E57C4" w:rsidP="0037659B">
            <w:pPr>
              <w:pStyle w:val="BodyText"/>
              <w:spacing w:line="240" w:lineRule="auto"/>
              <w:jc w:val="left"/>
              <w:rPr>
                <w:rFonts w:cs="Arial"/>
                <w:lang w:val="en-AU"/>
              </w:rPr>
            </w:pPr>
            <w:r>
              <w:rPr>
                <w:rFonts w:cs="Arial"/>
                <w:lang w:val="en-AU"/>
              </w:rPr>
              <w:t>A</w:t>
            </w:r>
            <w:r w:rsidR="007653F1" w:rsidRPr="00693533">
              <w:rPr>
                <w:rFonts w:cs="Arial"/>
                <w:lang w:val="en-AU"/>
              </w:rPr>
              <w:t xml:space="preserve"> 24</w:t>
            </w:r>
            <w:r>
              <w:rPr>
                <w:rFonts w:cs="Arial"/>
                <w:lang w:val="en-AU"/>
              </w:rPr>
              <w:t>-</w:t>
            </w:r>
            <w:r w:rsidR="007653F1" w:rsidRPr="00693533">
              <w:rPr>
                <w:rFonts w:cs="Arial"/>
                <w:lang w:val="en-AU"/>
              </w:rPr>
              <w:t>hour time, it may contain a time zone</w:t>
            </w:r>
            <w:r w:rsidR="00AA36A0">
              <w:rPr>
                <w:rFonts w:cs="Arial"/>
                <w:lang w:val="en-AU"/>
              </w:rPr>
              <w:t>. Since S-131 uses XML formats for both datasets and metadata, the XML encoding must be used.</w:t>
            </w:r>
          </w:p>
          <w:p w14:paraId="356BA378" w14:textId="77777777" w:rsidR="00AA36A0" w:rsidRDefault="00AA36A0" w:rsidP="0037659B">
            <w:pPr>
              <w:pStyle w:val="BodyText"/>
              <w:spacing w:line="240" w:lineRule="auto"/>
              <w:jc w:val="left"/>
              <w:rPr>
                <w:rFonts w:cs="Arial"/>
                <w:lang w:val="en-AU"/>
              </w:rPr>
            </w:pPr>
            <w:r w:rsidRPr="00AA36A0">
              <w:rPr>
                <w:rFonts w:cs="Arial"/>
                <w:lang w:val="en-AU"/>
              </w:rPr>
              <w:t>In XML formats</w:t>
            </w:r>
            <w:r>
              <w:rPr>
                <w:rFonts w:cs="Arial"/>
                <w:lang w:val="en-AU"/>
              </w:rPr>
              <w:t xml:space="preserve"> (including S-131)</w:t>
            </w:r>
            <w:r w:rsidRPr="00AA36A0">
              <w:rPr>
                <w:rFonts w:cs="Arial"/>
                <w:lang w:val="en-AU"/>
              </w:rPr>
              <w:t>, the XML Schema standard type should be used instead of the ISO 8601 basic representation (which is not a standard type in XML). EXAMPLES:</w:t>
            </w:r>
          </w:p>
          <w:p w14:paraId="68476D0D" w14:textId="77777777" w:rsidR="00AA36A0" w:rsidRDefault="00AA36A0" w:rsidP="0037659B">
            <w:pPr>
              <w:pStyle w:val="BodyText"/>
              <w:spacing w:line="240" w:lineRule="auto"/>
              <w:jc w:val="left"/>
              <w:rPr>
                <w:rFonts w:cs="Arial"/>
                <w:lang w:val="en-AU"/>
              </w:rPr>
            </w:pPr>
            <w:r w:rsidRPr="00AA36A0">
              <w:rPr>
                <w:rFonts w:cs="Arial"/>
                <w:lang w:val="en-AU"/>
              </w:rPr>
              <w:t>18:30:59Z</w:t>
            </w:r>
            <w:r>
              <w:rPr>
                <w:rFonts w:cs="Arial"/>
                <w:lang w:val="en-AU"/>
              </w:rPr>
              <w:t xml:space="preserve"> (local time in UTC)</w:t>
            </w:r>
            <w:r w:rsidRPr="00AA36A0">
              <w:rPr>
                <w:rFonts w:cs="Arial"/>
                <w:lang w:val="en-AU"/>
              </w:rPr>
              <w:t>;</w:t>
            </w:r>
          </w:p>
          <w:p w14:paraId="16013EEF" w14:textId="6B26DD62" w:rsidR="00AA36A0" w:rsidRDefault="00AA36A0" w:rsidP="0037659B">
            <w:pPr>
              <w:pStyle w:val="BodyText"/>
              <w:spacing w:line="240" w:lineRule="auto"/>
              <w:jc w:val="left"/>
              <w:rPr>
                <w:rFonts w:cs="Arial"/>
                <w:lang w:val="en-AU"/>
              </w:rPr>
            </w:pPr>
            <w:r w:rsidRPr="00AA36A0">
              <w:rPr>
                <w:rFonts w:cs="Arial"/>
                <w:lang w:val="en-AU"/>
              </w:rPr>
              <w:t>18:30:59+01:00</w:t>
            </w:r>
            <w:r>
              <w:rPr>
                <w:rFonts w:cs="Arial"/>
                <w:lang w:val="en-AU"/>
              </w:rPr>
              <w:t xml:space="preserve"> (local time with given offset)</w:t>
            </w:r>
            <w:r w:rsidRPr="00AA36A0">
              <w:rPr>
                <w:rFonts w:cs="Arial"/>
                <w:lang w:val="en-AU"/>
              </w:rPr>
              <w:t>;</w:t>
            </w:r>
          </w:p>
          <w:p w14:paraId="54FEBDDA" w14:textId="3F98A7D8" w:rsidR="00AA36A0" w:rsidRPr="00693533" w:rsidRDefault="00AA36A0" w:rsidP="0037659B">
            <w:pPr>
              <w:pStyle w:val="BodyText"/>
              <w:spacing w:line="240" w:lineRule="auto"/>
              <w:jc w:val="left"/>
              <w:rPr>
                <w:rFonts w:cs="Arial"/>
                <w:lang w:val="en-AU"/>
              </w:rPr>
            </w:pPr>
            <w:r w:rsidRPr="00AA36A0">
              <w:rPr>
                <w:rFonts w:cs="Arial"/>
                <w:lang w:val="en-AU"/>
              </w:rPr>
              <w:t>18:30:59</w:t>
            </w:r>
            <w:r>
              <w:rPr>
                <w:rFonts w:cs="Arial"/>
                <w:lang w:val="en-AU"/>
              </w:rPr>
              <w:t xml:space="preserve"> (local time without an offset to UTC).</w:t>
            </w:r>
          </w:p>
        </w:tc>
      </w:tr>
      <w:tr w:rsidR="00A22E27" w:rsidRPr="00693533" w14:paraId="033EEA98"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396B7ED2" w14:textId="5E39612B" w:rsidR="00A22E27" w:rsidRPr="00A22E27" w:rsidRDefault="00A22E27" w:rsidP="00A22E27">
            <w:pPr>
              <w:pStyle w:val="BodyText"/>
              <w:spacing w:line="240" w:lineRule="auto"/>
              <w:jc w:val="left"/>
              <w:rPr>
                <w:rFonts w:cs="Arial"/>
                <w:sz w:val="20"/>
                <w:lang w:val="en-AU"/>
              </w:rPr>
            </w:pPr>
            <w:proofErr w:type="spellStart"/>
            <w:r w:rsidRPr="00A22E27">
              <w:rPr>
                <w:color w:val="00000A"/>
                <w:sz w:val="20"/>
                <w:lang w:val="en-CA"/>
              </w:rPr>
              <w:lastRenderedPageBreak/>
              <w:t>Codelist</w:t>
            </w:r>
            <w:proofErr w:type="spellEnd"/>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6BED2204" w14:textId="5A518AA2" w:rsidR="00A22E27" w:rsidRPr="00693533" w:rsidRDefault="00A22E27" w:rsidP="00A22E27">
            <w:pPr>
              <w:pStyle w:val="BodyText"/>
              <w:spacing w:line="240" w:lineRule="auto"/>
              <w:jc w:val="left"/>
              <w:rPr>
                <w:rFonts w:cs="Arial"/>
                <w:lang w:val="en-AU"/>
              </w:rPr>
            </w:pPr>
            <w:r w:rsidRPr="000D0B2D">
              <w:rPr>
                <w:color w:val="00000A"/>
                <w:szCs w:val="22"/>
                <w:lang w:val="en-CA"/>
              </w:rPr>
              <w:t>A type of flexible enumeration.  A code list type is a list of literals which may be extended only in conformance with specified rules.</w:t>
            </w:r>
          </w:p>
        </w:tc>
      </w:tr>
      <w:tr w:rsidR="00A22E27" w:rsidRPr="00693533" w14:paraId="711FF307"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15B64022" w14:textId="0316DE18" w:rsidR="00A22E27" w:rsidRPr="00693533" w:rsidRDefault="00A22E27" w:rsidP="0037659B">
            <w:pPr>
              <w:pStyle w:val="BodyText"/>
              <w:spacing w:line="240" w:lineRule="auto"/>
              <w:jc w:val="left"/>
              <w:rPr>
                <w:rFonts w:cs="Arial"/>
                <w:lang w:val="en-AU"/>
              </w:rPr>
            </w:pPr>
            <w:r>
              <w:rPr>
                <w:rFonts w:cs="Arial"/>
                <w:lang w:val="en-AU"/>
              </w:rPr>
              <w:t>URI</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284CA5B1" w14:textId="6BE39C23" w:rsidR="00A22E27" w:rsidRPr="00A22E27" w:rsidRDefault="00A22E27" w:rsidP="00A22E27">
            <w:pPr>
              <w:pStyle w:val="BodyText"/>
              <w:spacing w:line="240" w:lineRule="auto"/>
              <w:jc w:val="left"/>
              <w:rPr>
                <w:rFonts w:cs="Arial"/>
                <w:lang w:val="en-AU"/>
              </w:rPr>
            </w:pPr>
            <w:r w:rsidRPr="00A22E27">
              <w:rPr>
                <w:rFonts w:cs="Arial"/>
                <w:lang w:val="en-AU"/>
              </w:rPr>
              <w:t>A uniform resource identifier as defined in RFC 3986. Character encoding</w:t>
            </w:r>
            <w:r w:rsidR="003E57C4">
              <w:rPr>
                <w:rFonts w:cs="Arial"/>
                <w:lang w:val="en-AU"/>
              </w:rPr>
              <w:t xml:space="preserve"> </w:t>
            </w:r>
            <w:r w:rsidRPr="00A22E27">
              <w:rPr>
                <w:rFonts w:cs="Arial"/>
                <w:lang w:val="en-AU"/>
              </w:rPr>
              <w:t>of a URI shall follow the syntax rules defined in RFC 3986.</w:t>
            </w:r>
          </w:p>
          <w:p w14:paraId="0BC71FE9" w14:textId="1F7D4202" w:rsidR="00A22E27" w:rsidRPr="00693533" w:rsidRDefault="00A22E27" w:rsidP="00A22E27">
            <w:pPr>
              <w:pStyle w:val="BodyText"/>
              <w:spacing w:line="240" w:lineRule="auto"/>
              <w:jc w:val="left"/>
              <w:rPr>
                <w:rFonts w:cs="Arial"/>
                <w:lang w:val="en-AU"/>
              </w:rPr>
            </w:pPr>
            <w:r w:rsidRPr="00A22E27">
              <w:rPr>
                <w:rFonts w:cs="Arial"/>
                <w:lang w:val="en-AU"/>
              </w:rPr>
              <w:t>EXAMPLE http://registry.iho.int</w:t>
            </w:r>
          </w:p>
        </w:tc>
      </w:tr>
      <w:tr w:rsidR="00A22E27" w:rsidRPr="00693533" w14:paraId="6C4F536F"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087B999E" w14:textId="323B326D" w:rsidR="00A22E27" w:rsidRPr="00693533" w:rsidRDefault="00A22E27" w:rsidP="0037659B">
            <w:pPr>
              <w:pStyle w:val="BodyText"/>
              <w:spacing w:line="240" w:lineRule="auto"/>
              <w:jc w:val="left"/>
              <w:rPr>
                <w:rFonts w:cs="Arial"/>
                <w:lang w:val="en-AU"/>
              </w:rPr>
            </w:pPr>
            <w:r>
              <w:rPr>
                <w:rFonts w:cs="Arial"/>
                <w:lang w:val="en-AU"/>
              </w:rPr>
              <w:t>URL</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5B7DEF62" w14:textId="64B75F8D" w:rsidR="00A22E27" w:rsidRPr="00A22E27" w:rsidRDefault="00A22E27" w:rsidP="00A22E27">
            <w:pPr>
              <w:pStyle w:val="BodyText"/>
              <w:spacing w:line="240" w:lineRule="auto"/>
              <w:jc w:val="left"/>
              <w:rPr>
                <w:rFonts w:cs="Arial"/>
                <w:lang w:val="en-AU"/>
              </w:rPr>
            </w:pPr>
            <w:r w:rsidRPr="00A22E27">
              <w:rPr>
                <w:rFonts w:cs="Arial"/>
                <w:lang w:val="en-AU"/>
              </w:rPr>
              <w:t>A uniform resource locator (URL) is a URI that provides a means of</w:t>
            </w:r>
            <w:r w:rsidR="003E57C4">
              <w:rPr>
                <w:rFonts w:cs="Arial"/>
                <w:lang w:val="en-AU"/>
              </w:rPr>
              <w:t xml:space="preserve"> </w:t>
            </w:r>
            <w:r w:rsidRPr="00A22E27">
              <w:rPr>
                <w:rFonts w:cs="Arial"/>
                <w:lang w:val="en-AU"/>
              </w:rPr>
              <w:t>locating the resource by describing its primary access mechanism (RFC</w:t>
            </w:r>
            <w:r w:rsidR="003E57C4">
              <w:rPr>
                <w:rFonts w:cs="Arial"/>
                <w:lang w:val="en-AU"/>
              </w:rPr>
              <w:t xml:space="preserve"> </w:t>
            </w:r>
            <w:r w:rsidRPr="00A22E27">
              <w:rPr>
                <w:rFonts w:cs="Arial"/>
                <w:lang w:val="en-AU"/>
              </w:rPr>
              <w:t>3986).</w:t>
            </w:r>
          </w:p>
          <w:p w14:paraId="08C0ECF6" w14:textId="095565F6" w:rsidR="00A22E27" w:rsidRPr="00693533" w:rsidRDefault="00A22E27" w:rsidP="00A22E27">
            <w:pPr>
              <w:pStyle w:val="BodyText"/>
              <w:spacing w:line="240" w:lineRule="auto"/>
              <w:jc w:val="left"/>
              <w:rPr>
                <w:rFonts w:cs="Arial"/>
                <w:lang w:val="en-AU"/>
              </w:rPr>
            </w:pPr>
            <w:r w:rsidRPr="00A22E27">
              <w:rPr>
                <w:rFonts w:cs="Arial"/>
                <w:lang w:val="en-AU"/>
              </w:rPr>
              <w:t>EXAMPLE http://registry.iho.int</w:t>
            </w:r>
          </w:p>
        </w:tc>
      </w:tr>
      <w:tr w:rsidR="00A22E27" w:rsidRPr="00693533" w14:paraId="3C6C3015"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0D835FDC" w14:textId="75CA2465" w:rsidR="00A22E27" w:rsidRPr="00693533" w:rsidRDefault="00A22E27" w:rsidP="0037659B">
            <w:pPr>
              <w:pStyle w:val="BodyText"/>
              <w:spacing w:line="240" w:lineRule="auto"/>
              <w:jc w:val="left"/>
              <w:rPr>
                <w:rFonts w:cs="Arial"/>
                <w:lang w:val="en-AU"/>
              </w:rPr>
            </w:pPr>
            <w:r>
              <w:rPr>
                <w:rFonts w:cs="Arial"/>
                <w:lang w:val="en-AU"/>
              </w:rPr>
              <w:t>URN</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2ADB8A97" w14:textId="77777777" w:rsidR="003E57C4" w:rsidRDefault="00A22E27" w:rsidP="0037659B">
            <w:pPr>
              <w:pStyle w:val="BodyText"/>
              <w:spacing w:line="240" w:lineRule="auto"/>
              <w:jc w:val="left"/>
              <w:rPr>
                <w:rFonts w:cs="Arial"/>
                <w:lang w:val="en-AU"/>
              </w:rPr>
            </w:pPr>
            <w:r w:rsidRPr="00A22E27">
              <w:rPr>
                <w:rFonts w:cs="Arial"/>
                <w:lang w:val="en-AU"/>
              </w:rPr>
              <w:t>A persistent, location-independent, resource identifier that follows the syntax and</w:t>
            </w:r>
            <w:r w:rsidR="003E57C4">
              <w:rPr>
                <w:rFonts w:cs="Arial"/>
                <w:lang w:val="en-AU"/>
              </w:rPr>
              <w:t xml:space="preserve"> </w:t>
            </w:r>
            <w:r w:rsidRPr="00A22E27">
              <w:rPr>
                <w:rFonts w:cs="Arial"/>
                <w:lang w:val="en-AU"/>
              </w:rPr>
              <w:t>semantics for URNs specified in RFC 2141.</w:t>
            </w:r>
          </w:p>
          <w:p w14:paraId="04012EC7" w14:textId="5DC0070E" w:rsidR="00A22E27" w:rsidRPr="00693533" w:rsidRDefault="00A22E27" w:rsidP="0037659B">
            <w:pPr>
              <w:pStyle w:val="BodyText"/>
              <w:spacing w:line="240" w:lineRule="auto"/>
              <w:jc w:val="left"/>
              <w:rPr>
                <w:rFonts w:cs="Arial"/>
                <w:lang w:val="en-AU"/>
              </w:rPr>
            </w:pPr>
            <w:r w:rsidRPr="00A22E27">
              <w:rPr>
                <w:rFonts w:cs="Arial"/>
                <w:lang w:val="en-AU"/>
              </w:rPr>
              <w:t xml:space="preserve">EXAMPLE </w:t>
            </w:r>
            <w:proofErr w:type="gramStart"/>
            <w:r w:rsidRPr="00A22E27">
              <w:rPr>
                <w:rFonts w:cs="Arial"/>
                <w:lang w:val="en-AU"/>
              </w:rPr>
              <w:t>urn:iho</w:t>
            </w:r>
            <w:proofErr w:type="gramEnd"/>
            <w:r w:rsidRPr="00A22E27">
              <w:rPr>
                <w:rFonts w:cs="Arial"/>
                <w:lang w:val="en-AU"/>
              </w:rPr>
              <w:t>:s101:1:0:0:AnchorageArea</w:t>
            </w:r>
          </w:p>
        </w:tc>
      </w:tr>
    </w:tbl>
    <w:p w14:paraId="0EB582DE" w14:textId="106B7723" w:rsidR="00E73EDF" w:rsidRPr="001E4125" w:rsidRDefault="00E73EDF" w:rsidP="001E4125">
      <w:pPr>
        <w:spacing w:after="0" w:line="240" w:lineRule="auto"/>
      </w:pPr>
    </w:p>
    <w:p w14:paraId="646A3B6A" w14:textId="50126A09" w:rsidR="00E73EDF" w:rsidRPr="00693533" w:rsidRDefault="007653F1" w:rsidP="003C5409">
      <w:pPr>
        <w:pStyle w:val="Heading3"/>
      </w:pPr>
      <w:bookmarkStart w:id="587" w:name="_Toc120228639"/>
      <w:bookmarkStart w:id="588" w:name="_Toc225065152"/>
      <w:bookmarkStart w:id="589" w:name="_Toc225648295"/>
      <w:r w:rsidRPr="00693533">
        <w:t xml:space="preserve">Complex </w:t>
      </w:r>
      <w:r w:rsidR="00C9557C">
        <w:t>a</w:t>
      </w:r>
      <w:r w:rsidRPr="00693533">
        <w:t>ttributes</w:t>
      </w:r>
      <w:bookmarkEnd w:id="587"/>
    </w:p>
    <w:p w14:paraId="5A763742" w14:textId="07526C11"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D76274" w:rsidRPr="000E2880">
        <w:t xml:space="preserve">Bindings of complex attributes </w:t>
      </w:r>
      <w:ins w:id="590" w:author="Raphael Malyankar" w:date="2022-11-05T23:11:00Z">
        <w:r w:rsidR="00965E9B">
          <w:t>are represented in the S-</w:t>
        </w:r>
      </w:ins>
      <w:ins w:id="591" w:author="Raphael Malyankar" w:date="2022-11-05T23:12:00Z">
        <w:r w:rsidR="00965E9B">
          <w:t xml:space="preserve">131 </w:t>
        </w:r>
      </w:ins>
      <w:del w:id="592" w:author="Raphael Malyankar" w:date="2022-11-05T23:12:00Z">
        <w:r w:rsidR="00D76274" w:rsidRPr="000E2880" w:rsidDel="00965E9B">
          <w:delText xml:space="preserve">may be represented in </w:delText>
        </w:r>
      </w:del>
      <w:r w:rsidR="00D76274" w:rsidRPr="000E2880">
        <w:t xml:space="preserve">UML </w:t>
      </w:r>
      <w:ins w:id="593" w:author="Raphael Malyankar" w:date="2022-11-05T23:12:00Z">
        <w:r w:rsidR="00965E9B">
          <w:t xml:space="preserve">diagrams </w:t>
        </w:r>
      </w:ins>
      <w:r w:rsidR="00D76274" w:rsidRPr="000E2880">
        <w:t xml:space="preserve">by </w:t>
      </w:r>
      <w:del w:id="594" w:author="Raphael Malyankar" w:date="2022-11-05T23:12:00Z">
        <w:r w:rsidR="00D76274" w:rsidRPr="000E2880" w:rsidDel="00965E9B">
          <w:delText xml:space="preserve">a composition (Figure </w:delText>
        </w:r>
        <w:r w:rsidR="000E786A" w:rsidDel="00965E9B">
          <w:delText>5.2</w:delText>
        </w:r>
        <w:r w:rsidR="001C7554" w:rsidDel="00965E9B">
          <w:delText xml:space="preserve"> below</w:delText>
        </w:r>
        <w:r w:rsidR="00D76274" w:rsidRPr="000E2880" w:rsidDel="00965E9B">
          <w:delText xml:space="preserve">, left, </w:delText>
        </w:r>
        <w:r w:rsidR="00D76274" w:rsidRPr="000E2880" w:rsidDel="00965E9B">
          <w:rPr>
            <w:i/>
          </w:rPr>
          <w:delText>BuoyLateral</w:delText>
        </w:r>
        <w:r w:rsidR="00D76274" w:rsidRPr="000E2880" w:rsidDel="00965E9B">
          <w:delText>/</w:delText>
        </w:r>
        <w:r w:rsidR="00D76274" w:rsidRPr="000E2880" w:rsidDel="00965E9B">
          <w:rPr>
            <w:i/>
          </w:rPr>
          <w:delText xml:space="preserve">topmark </w:delText>
        </w:r>
        <w:r w:rsidR="00D76274" w:rsidRPr="000E2880" w:rsidDel="00965E9B">
          <w:delText>and</w:delText>
        </w:r>
        <w:r w:rsidR="00D76274" w:rsidRPr="000E2880" w:rsidDel="00965E9B">
          <w:rPr>
            <w:i/>
          </w:rPr>
          <w:delText xml:space="preserve"> topmark/shapeInformation</w:delText>
        </w:r>
        <w:r w:rsidR="00D76274" w:rsidRPr="000E2880" w:rsidDel="00965E9B">
          <w:delText xml:space="preserve"> compositions) or </w:delText>
        </w:r>
      </w:del>
      <w:r w:rsidR="00D76274" w:rsidRPr="000E2880">
        <w:t>a local attribute (</w:t>
      </w:r>
      <w:ins w:id="595" w:author="Raphael Malyankar" w:date="2022-11-05T23:12:00Z">
        <w:r w:rsidR="00965E9B">
          <w:fldChar w:fldCharType="begin"/>
        </w:r>
        <w:r w:rsidR="00965E9B">
          <w:instrText xml:space="preserve"> REF _Ref118582390 \h </w:instrText>
        </w:r>
      </w:ins>
      <w:r w:rsidR="00965E9B">
        <w:fldChar w:fldCharType="separate"/>
      </w:r>
      <w:ins w:id="596" w:author="Raphael Malyankar" w:date="2022-11-05T23:12:00Z">
        <w:r w:rsidR="00965E9B">
          <w:t xml:space="preserve">Figure </w:t>
        </w:r>
        <w:r w:rsidR="00965E9B">
          <w:rPr>
            <w:noProof/>
          </w:rPr>
          <w:t>5</w:t>
        </w:r>
        <w:r w:rsidR="00965E9B">
          <w:t>.</w:t>
        </w:r>
        <w:r w:rsidR="00965E9B">
          <w:rPr>
            <w:noProof/>
          </w:rPr>
          <w:t>1</w:t>
        </w:r>
        <w:r w:rsidR="00965E9B">
          <w:fldChar w:fldCharType="end"/>
        </w:r>
      </w:ins>
      <w:del w:id="597" w:author="Raphael Malyankar" w:date="2022-11-05T23:12:00Z">
        <w:r w:rsidR="00D76274" w:rsidRPr="000E2880" w:rsidDel="00965E9B">
          <w:delText xml:space="preserve">Figure </w:delText>
        </w:r>
        <w:r w:rsidR="001C7554" w:rsidDel="00965E9B">
          <w:delText>4-</w:delText>
        </w:r>
        <w:r w:rsidR="00D76274" w:rsidRPr="000E2880" w:rsidDel="00965E9B">
          <w:delText>6</w:delText>
        </w:r>
      </w:del>
      <w:r w:rsidR="00D76274" w:rsidRPr="000E2880">
        <w:t>,</w:t>
      </w:r>
      <w:del w:id="598" w:author="Raphael Malyankar" w:date="2022-11-05T23:13:00Z">
        <w:r w:rsidR="00D76274" w:rsidRPr="000E2880" w:rsidDel="00965E9B">
          <w:delText xml:space="preserve"> right,</w:delText>
        </w:r>
      </w:del>
      <w:r w:rsidR="00D76274" w:rsidRPr="000E2880">
        <w:t xml:space="preserve"> </w:t>
      </w:r>
      <w:proofErr w:type="spellStart"/>
      <w:ins w:id="599" w:author="Raphael Malyankar" w:date="2022-11-05T23:21:00Z">
        <w:r w:rsidR="00662146" w:rsidRPr="00662146">
          <w:rPr>
            <w:b/>
            <w:bCs/>
          </w:rPr>
          <w:t>HarbourAreaAdministrative</w:t>
        </w:r>
        <w:proofErr w:type="spellEnd"/>
        <w:r w:rsidR="00662146" w:rsidRPr="00662146">
          <w:t xml:space="preserve"> </w:t>
        </w:r>
        <w:r w:rsidR="00662146">
          <w:t>/</w:t>
        </w:r>
      </w:ins>
      <w:proofErr w:type="spellStart"/>
      <w:del w:id="600" w:author="Raphael Malyankar" w:date="2022-11-05T23:20:00Z">
        <w:r w:rsidR="00D76274" w:rsidRPr="000E2880" w:rsidDel="00662146">
          <w:rPr>
            <w:i/>
          </w:rPr>
          <w:delText>BuoyCardinal</w:delText>
        </w:r>
        <w:r w:rsidR="00D76274" w:rsidRPr="000E2880" w:rsidDel="00662146">
          <w:delText xml:space="preserve"> </w:delText>
        </w:r>
      </w:del>
      <w:ins w:id="601" w:author="Raphael Malyankar" w:date="2022-11-05T23:20:00Z">
        <w:r w:rsidR="00662146">
          <w:rPr>
            <w:i/>
          </w:rPr>
          <w:t>generalHarbourInformation</w:t>
        </w:r>
        <w:proofErr w:type="spellEnd"/>
        <w:r w:rsidR="00662146" w:rsidRPr="000E2880">
          <w:t xml:space="preserve"> </w:t>
        </w:r>
      </w:ins>
      <w:r w:rsidR="00D76274" w:rsidRPr="000E2880">
        <w:t>attribute</w:t>
      </w:r>
      <w:ins w:id="602" w:author="Raphael Malyankar" w:date="2022-11-05T23:21:00Z">
        <w:r w:rsidR="00662146">
          <w:t xml:space="preserve">, </w:t>
        </w:r>
      </w:ins>
      <w:proofErr w:type="spellStart"/>
      <w:ins w:id="603" w:author="Raphael Malyankar" w:date="2022-11-05T23:22:00Z">
        <w:r w:rsidR="00662146" w:rsidRPr="00662146">
          <w:rPr>
            <w:i/>
            <w:iCs/>
          </w:rPr>
          <w:t>generalHarbourInformation</w:t>
        </w:r>
        <w:proofErr w:type="spellEnd"/>
        <w:r w:rsidR="00662146">
          <w:t>/</w:t>
        </w:r>
        <w:proofErr w:type="spellStart"/>
        <w:r w:rsidR="00662146" w:rsidRPr="00662146">
          <w:rPr>
            <w:i/>
            <w:iCs/>
          </w:rPr>
          <w:t>weatherResource</w:t>
        </w:r>
        <w:proofErr w:type="spellEnd"/>
        <w:r w:rsidR="00662146">
          <w:t xml:space="preserve"> attribute</w:t>
        </w:r>
      </w:ins>
      <w:ins w:id="604" w:author="Raphael Malyankar" w:date="2022-11-05T23:24:00Z">
        <w:r w:rsidR="00662146">
          <w:t xml:space="preserve"> as well as other</w:t>
        </w:r>
      </w:ins>
      <w:ins w:id="605" w:author="Raphael Malyankar" w:date="2022-11-05T23:25:00Z">
        <w:r w:rsidR="00047AF3">
          <w:t xml:space="preserve"> complex attributes</w:t>
        </w:r>
      </w:ins>
      <w:ins w:id="606" w:author="Raphael Malyankar" w:date="2022-11-05T23:24:00Z">
        <w:r w:rsidR="00662146">
          <w:t xml:space="preserve"> whose</w:t>
        </w:r>
      </w:ins>
      <w:ins w:id="607" w:author="Raphael Malyankar" w:date="2022-11-05T23:25:00Z">
        <w:r w:rsidR="00FE0CB4">
          <w:t xml:space="preserve"> internal</w:t>
        </w:r>
      </w:ins>
      <w:ins w:id="608" w:author="Raphael Malyankar" w:date="2022-11-05T23:24:00Z">
        <w:r w:rsidR="00662146">
          <w:t xml:space="preserve"> detail</w:t>
        </w:r>
      </w:ins>
      <w:ins w:id="609" w:author="Raphael Malyankar" w:date="2022-11-05T23:25:00Z">
        <w:r w:rsidR="00047AF3">
          <w:t>s</w:t>
        </w:r>
      </w:ins>
      <w:ins w:id="610" w:author="Raphael Malyankar" w:date="2022-11-05T23:24:00Z">
        <w:r w:rsidR="00662146">
          <w:t xml:space="preserve"> </w:t>
        </w:r>
      </w:ins>
      <w:ins w:id="611" w:author="Raphael Malyankar" w:date="2022-11-05T23:25:00Z">
        <w:r w:rsidR="00047AF3">
          <w:t>are</w:t>
        </w:r>
      </w:ins>
      <w:ins w:id="612" w:author="Raphael Malyankar" w:date="2022-11-05T23:24:00Z">
        <w:r w:rsidR="00662146">
          <w:t xml:space="preserve"> not shown in this figure</w:t>
        </w:r>
      </w:ins>
      <w:del w:id="613" w:author="Raphael Malyankar" w:date="2022-11-05T23:20:00Z">
        <w:r w:rsidR="00D76274" w:rsidRPr="000E2880" w:rsidDel="00662146">
          <w:delText>s</w:delText>
        </w:r>
      </w:del>
      <w:del w:id="614" w:author="Raphael Malyankar" w:date="2022-11-05T23:21:00Z">
        <w:r w:rsidR="00D76274" w:rsidRPr="000E2880" w:rsidDel="00662146">
          <w:delText xml:space="preserve"> </w:delText>
        </w:r>
      </w:del>
      <w:del w:id="615" w:author="Raphael Malyankar" w:date="2022-11-05T23:22:00Z">
        <w:r w:rsidR="00D76274" w:rsidRPr="000E2880" w:rsidDel="00662146">
          <w:rPr>
            <w:i/>
          </w:rPr>
          <w:delText>topmark</w:delText>
        </w:r>
        <w:r w:rsidR="00D76274" w:rsidRPr="000E2880" w:rsidDel="00662146">
          <w:delText xml:space="preserve"> and </w:delText>
        </w:r>
        <w:r w:rsidR="00D76274" w:rsidRPr="000E2880" w:rsidDel="00662146">
          <w:rPr>
            <w:i/>
          </w:rPr>
          <w:delText>featureName</w:delText>
        </w:r>
      </w:del>
      <w:r w:rsidR="00D76274" w:rsidRPr="000E2880">
        <w:t>).</w:t>
      </w:r>
      <w:del w:id="616" w:author="Raphael Malyankar" w:date="2022-11-05T23:22:00Z">
        <w:r w:rsidR="00D76274" w:rsidRPr="000E2880" w:rsidDel="00662146">
          <w:delText xml:space="preserve"> </w:delText>
        </w:r>
        <w:r w:rsidR="001D7A61" w:rsidRPr="000E2880" w:rsidDel="00662146">
          <w:delText>S-1</w:delText>
        </w:r>
        <w:r w:rsidR="000E786A" w:rsidDel="00662146">
          <w:delText>3</w:delText>
        </w:r>
        <w:r w:rsidR="001D7A61" w:rsidRPr="000E2880" w:rsidDel="00662146">
          <w:delText>1 uses the convention on the right.</w:delText>
        </w:r>
      </w:del>
    </w:p>
    <w:p w14:paraId="0E3021A2" w14:textId="77777777" w:rsidR="000E786A" w:rsidRDefault="009D0153" w:rsidP="000E786A">
      <w:pPr>
        <w:keepNext/>
        <w:spacing w:line="240" w:lineRule="auto"/>
        <w:jc w:val="center"/>
      </w:pPr>
      <w:r w:rsidRPr="000E2880">
        <w:rPr>
          <w:noProof/>
          <w:lang w:val="fr-FR" w:eastAsia="fr-FR"/>
        </w:rPr>
        <w:drawing>
          <wp:inline distT="0" distB="0" distL="0" distR="0" wp14:anchorId="6856CD0F" wp14:editId="06327FE8">
            <wp:extent cx="5745572" cy="3210503"/>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so\AppData\Local\Temp\Fig 6 Complex Attribute-1.jpg"/>
                    <pic:cNvPicPr>
                      <a:picLocks noChangeAspect="1" noChangeArrowheads="1"/>
                    </pic:cNvPicPr>
                  </pic:nvPicPr>
                  <pic:blipFill>
                    <a:blip r:embed="rId47"/>
                    <a:stretch>
                      <a:fillRect/>
                    </a:stretch>
                  </pic:blipFill>
                  <pic:spPr bwMode="auto">
                    <a:xfrm>
                      <a:off x="0" y="0"/>
                      <a:ext cx="5745572" cy="3210503"/>
                    </a:xfrm>
                    <a:prstGeom prst="rect">
                      <a:avLst/>
                    </a:prstGeom>
                    <a:noFill/>
                    <a:ln>
                      <a:noFill/>
                    </a:ln>
                  </pic:spPr>
                </pic:pic>
              </a:graphicData>
            </a:graphic>
          </wp:inline>
        </w:drawing>
      </w:r>
    </w:p>
    <w:p w14:paraId="2CC00F5F" w14:textId="00415A9A" w:rsidR="00E73EDF" w:rsidRPr="000E2880" w:rsidRDefault="000E786A" w:rsidP="000E786A">
      <w:pPr>
        <w:pStyle w:val="Caption"/>
        <w:jc w:val="center"/>
      </w:pPr>
      <w:bookmarkStart w:id="617" w:name="_Ref118582390"/>
      <w:r>
        <w:t xml:space="preserve">Figure </w:t>
      </w:r>
      <w:ins w:id="618" w:author="Raphael Malyankar" w:date="2022-11-04T16:52:00Z">
        <w:r w:rsidR="00C30215">
          <w:fldChar w:fldCharType="begin"/>
        </w:r>
        <w:r w:rsidR="00C30215">
          <w:instrText xml:space="preserve"> STYLEREF 1 \s </w:instrText>
        </w:r>
      </w:ins>
      <w:r w:rsidR="00C30215">
        <w:fldChar w:fldCharType="separate"/>
      </w:r>
      <w:r w:rsidR="00C30215">
        <w:rPr>
          <w:noProof/>
        </w:rPr>
        <w:t>5</w:t>
      </w:r>
      <w:ins w:id="61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620" w:author="Raphael Malyankar" w:date="2022-11-04T16:52:00Z">
        <w:r w:rsidR="00C30215">
          <w:rPr>
            <w:noProof/>
          </w:rPr>
          <w:t>1</w:t>
        </w:r>
        <w:r w:rsidR="00C30215">
          <w:fldChar w:fldCharType="end"/>
        </w:r>
      </w:ins>
      <w:bookmarkEnd w:id="617"/>
      <w:del w:id="62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5</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r>
        <w:t xml:space="preserve"> - Complex attribute</w:t>
      </w:r>
    </w:p>
    <w:p w14:paraId="13C44508" w14:textId="2B55D57C" w:rsidR="00E73EDF" w:rsidRDefault="007653F1" w:rsidP="008F7E77">
      <w:pPr>
        <w:spacing w:after="120" w:line="240" w:lineRule="auto"/>
        <w:rPr>
          <w:rFonts w:cs="Arial"/>
        </w:rPr>
      </w:pPr>
      <w:r w:rsidRPr="00FA1CBA">
        <w:t>EXAMPLE</w:t>
      </w:r>
      <w:r w:rsidR="008F7E77">
        <w:t xml:space="preserve">: </w:t>
      </w:r>
      <w:r w:rsidRPr="00FA1CBA">
        <w:t xml:space="preserve">In </w:t>
      </w:r>
      <w:r w:rsidR="00821961" w:rsidRPr="00FA1CBA">
        <w:t xml:space="preserve">the left </w:t>
      </w:r>
      <w:r w:rsidRPr="00FA1CBA">
        <w:t xml:space="preserve">example </w:t>
      </w:r>
      <w:r w:rsidR="00A67488" w:rsidRPr="00FA1CBA">
        <w:t>the complex attribute</w:t>
      </w:r>
      <w:r w:rsidR="00A67488" w:rsidRPr="00FA1CBA">
        <w:rPr>
          <w:rFonts w:cs="Arial"/>
        </w:rPr>
        <w:t xml:space="preserve"> </w:t>
      </w:r>
      <w:proofErr w:type="spellStart"/>
      <w:r w:rsidRPr="00FA1CBA">
        <w:rPr>
          <w:rFonts w:cs="Arial"/>
          <w:b/>
        </w:rPr>
        <w:t>topmark</w:t>
      </w:r>
      <w:proofErr w:type="spellEnd"/>
      <w:r w:rsidRPr="00FA1CBA">
        <w:rPr>
          <w:rFonts w:cs="Arial"/>
        </w:rPr>
        <w:t xml:space="preserve"> has three sub attributes</w:t>
      </w:r>
      <w:r w:rsidR="00821961" w:rsidRPr="00FA1CBA">
        <w:rPr>
          <w:rFonts w:cs="Arial"/>
        </w:rPr>
        <w:t>, one of which (</w:t>
      </w:r>
      <w:r w:rsidR="00821961" w:rsidRPr="00FA1CBA">
        <w:rPr>
          <w:rFonts w:cs="Arial"/>
          <w:b/>
        </w:rPr>
        <w:t>shape information</w:t>
      </w:r>
      <w:r w:rsidR="00821961" w:rsidRPr="00FA1CBA">
        <w:rPr>
          <w:rFonts w:cs="Arial"/>
        </w:rPr>
        <w:t>) is itself complex</w:t>
      </w:r>
      <w:r w:rsidRPr="00FA1CBA">
        <w:rPr>
          <w:rFonts w:cs="Arial"/>
        </w:rPr>
        <w:t xml:space="preserve">. </w:t>
      </w:r>
      <w:r w:rsidR="00037650" w:rsidRPr="00FA1CBA">
        <w:rPr>
          <w:rFonts w:cs="Arial"/>
        </w:rPr>
        <w:t xml:space="preserve"> </w:t>
      </w:r>
      <w:r w:rsidRPr="00FA1CBA">
        <w:rPr>
          <w:rFonts w:cs="Arial"/>
        </w:rPr>
        <w:t xml:space="preserve">The </w:t>
      </w:r>
      <w:r w:rsidRPr="00FA1CBA">
        <w:rPr>
          <w:rFonts w:cs="Arial"/>
          <w:b/>
        </w:rPr>
        <w:t>Buoy Lateral</w:t>
      </w:r>
      <w:r w:rsidRPr="00FA1CBA">
        <w:rPr>
          <w:rFonts w:cs="Arial"/>
        </w:rPr>
        <w:t xml:space="preserve"> </w:t>
      </w:r>
      <w:r w:rsidR="006D0E60" w:rsidRPr="00FA1CBA">
        <w:rPr>
          <w:rFonts w:cs="Arial"/>
        </w:rPr>
        <w:t xml:space="preserve">feature </w:t>
      </w:r>
      <w:r w:rsidRPr="00FA1CBA">
        <w:rPr>
          <w:rFonts w:cs="Arial"/>
        </w:rPr>
        <w:t xml:space="preserve">may optionally include one instance of </w:t>
      </w:r>
      <w:proofErr w:type="spellStart"/>
      <w:r w:rsidRPr="00FA1CBA">
        <w:rPr>
          <w:rFonts w:cs="Arial"/>
          <w:b/>
        </w:rPr>
        <w:t>topmark</w:t>
      </w:r>
      <w:proofErr w:type="spellEnd"/>
      <w:r w:rsidRPr="00FA1CBA">
        <w:rPr>
          <w:rFonts w:cs="Arial"/>
        </w:rPr>
        <w:t>.</w:t>
      </w:r>
      <w:r w:rsidR="00821961" w:rsidRPr="00FA1CBA">
        <w:rPr>
          <w:rFonts w:cs="Arial"/>
        </w:rPr>
        <w:t xml:space="preserve">  In the right example the </w:t>
      </w:r>
      <w:r w:rsidR="00821961" w:rsidRPr="00FA1CBA">
        <w:rPr>
          <w:rFonts w:cs="Arial"/>
          <w:b/>
        </w:rPr>
        <w:t>Buoy Cardinal</w:t>
      </w:r>
      <w:r w:rsidR="00821961" w:rsidRPr="00FA1CBA">
        <w:rPr>
          <w:rFonts w:cs="Arial"/>
        </w:rPr>
        <w:t xml:space="preserve"> feature may optionally include one instance of </w:t>
      </w:r>
      <w:proofErr w:type="spellStart"/>
      <w:r w:rsidR="00821961" w:rsidRPr="00FA1CBA">
        <w:rPr>
          <w:rFonts w:cs="Arial"/>
          <w:b/>
        </w:rPr>
        <w:t>topmark</w:t>
      </w:r>
      <w:proofErr w:type="spellEnd"/>
      <w:r w:rsidR="00821961" w:rsidRPr="00FA1CBA">
        <w:rPr>
          <w:rFonts w:cs="Arial"/>
        </w:rPr>
        <w:t xml:space="preserve"> </w:t>
      </w:r>
      <w:r w:rsidR="00235F26" w:rsidRPr="00FA1CBA">
        <w:rPr>
          <w:rFonts w:cs="Arial"/>
        </w:rPr>
        <w:t xml:space="preserve">(as for the left example) </w:t>
      </w:r>
      <w:r w:rsidR="00821961" w:rsidRPr="00FA1CBA">
        <w:rPr>
          <w:rFonts w:cs="Arial"/>
        </w:rPr>
        <w:t xml:space="preserve">and one or more instances of </w:t>
      </w:r>
      <w:r w:rsidR="00821961" w:rsidRPr="00FA1CBA">
        <w:rPr>
          <w:rFonts w:cs="Arial"/>
          <w:b/>
        </w:rPr>
        <w:t>feature name</w:t>
      </w:r>
      <w:r w:rsidR="00821961" w:rsidRPr="00FA1CBA">
        <w:rPr>
          <w:rFonts w:cs="Arial"/>
        </w:rPr>
        <w:t>.</w:t>
      </w:r>
    </w:p>
    <w:p w14:paraId="2A658C46" w14:textId="488B2876" w:rsidR="009D6DC7" w:rsidRDefault="005D7F59" w:rsidP="005D7F59">
      <w:pPr>
        <w:pStyle w:val="Heading2"/>
      </w:pPr>
      <w:bookmarkStart w:id="622" w:name="_Toc120228640"/>
      <w:r>
        <w:t>Units of measure</w:t>
      </w:r>
      <w:bookmarkEnd w:id="622"/>
    </w:p>
    <w:p w14:paraId="764E522A" w14:textId="1B9A7244" w:rsidR="005D7F59" w:rsidRDefault="005D7F59" w:rsidP="005D7F59">
      <w:pPr>
        <w:spacing w:after="120" w:line="240" w:lineRule="auto"/>
      </w:pPr>
      <w:r>
        <w:t xml:space="preserve">The following units of measure are used in Marine </w:t>
      </w:r>
      <w:r w:rsidR="00AB7254">
        <w:t>H</w:t>
      </w:r>
      <w:r>
        <w:t>arbour Infrastructure datasets;</w:t>
      </w:r>
    </w:p>
    <w:p w14:paraId="35B30CD8" w14:textId="07BD219C" w:rsidR="005D7F59" w:rsidRDefault="005D7F59" w:rsidP="006A5C19">
      <w:pPr>
        <w:pStyle w:val="ListParagraph"/>
        <w:numPr>
          <w:ilvl w:val="0"/>
          <w:numId w:val="23"/>
        </w:numPr>
        <w:spacing w:after="120" w:line="240" w:lineRule="auto"/>
      </w:pPr>
      <w:r>
        <w:t>Orientation is given in decimal degrees</w:t>
      </w:r>
    </w:p>
    <w:p w14:paraId="3100906A" w14:textId="26AB48D9" w:rsidR="005D7F59" w:rsidRDefault="005D7F59" w:rsidP="006A5C19">
      <w:pPr>
        <w:pStyle w:val="ListParagraph"/>
        <w:numPr>
          <w:ilvl w:val="0"/>
          <w:numId w:val="23"/>
        </w:numPr>
        <w:spacing w:after="120" w:line="240" w:lineRule="auto"/>
      </w:pPr>
      <w:r>
        <w:t>Radio frequency is given in hertz</w:t>
      </w:r>
    </w:p>
    <w:p w14:paraId="7DB0F318" w14:textId="3D399D2D" w:rsidR="005D7F59" w:rsidRDefault="005D7F59" w:rsidP="006A5C19">
      <w:pPr>
        <w:pStyle w:val="ListParagraph"/>
        <w:numPr>
          <w:ilvl w:val="0"/>
          <w:numId w:val="23"/>
        </w:numPr>
        <w:spacing w:after="120" w:line="240" w:lineRule="auto"/>
      </w:pPr>
      <w:r>
        <w:t>Uncertainty is given in metres</w:t>
      </w:r>
    </w:p>
    <w:p w14:paraId="086ACF97" w14:textId="188878DF" w:rsidR="005D7F59" w:rsidRDefault="005D7F59" w:rsidP="006A5C19">
      <w:pPr>
        <w:pStyle w:val="ListParagraph"/>
        <w:numPr>
          <w:ilvl w:val="0"/>
          <w:numId w:val="23"/>
        </w:numPr>
        <w:spacing w:after="120" w:line="240" w:lineRule="auto"/>
      </w:pPr>
      <w:r>
        <w:t>Distances are given in metres or nautical miles</w:t>
      </w:r>
    </w:p>
    <w:p w14:paraId="1D9C2218" w14:textId="36A44E61" w:rsidR="005D7F59" w:rsidRDefault="005D7F59" w:rsidP="006A5C19">
      <w:pPr>
        <w:pStyle w:val="ListParagraph"/>
        <w:numPr>
          <w:ilvl w:val="0"/>
          <w:numId w:val="23"/>
        </w:numPr>
        <w:spacing w:after="120" w:line="240" w:lineRule="auto"/>
      </w:pPr>
      <w:r>
        <w:lastRenderedPageBreak/>
        <w:t>Depths are given in metres.</w:t>
      </w:r>
    </w:p>
    <w:p w14:paraId="585FAB70" w14:textId="36179502" w:rsidR="005D7F59" w:rsidRPr="00FA1CBA" w:rsidRDefault="005D7F59" w:rsidP="005D7F59">
      <w:pPr>
        <w:spacing w:after="120" w:line="240" w:lineRule="auto"/>
      </w:pPr>
      <w:r>
        <w:t>The feature catalogue specifies the unit of measure for each attribute for which a unit is needed.</w:t>
      </w:r>
    </w:p>
    <w:p w14:paraId="4BDDB22A" w14:textId="77777777" w:rsidR="00CA6EE5" w:rsidRPr="00284E7D" w:rsidRDefault="00CA6EE5" w:rsidP="00CA6EE5">
      <w:pPr>
        <w:pStyle w:val="Heading1"/>
        <w:tabs>
          <w:tab w:val="clear" w:pos="400"/>
        </w:tabs>
        <w:spacing w:before="120" w:after="200" w:line="240" w:lineRule="auto"/>
        <w:ind w:left="567" w:hanging="567"/>
      </w:pPr>
      <w:bookmarkStart w:id="623" w:name="_Toc517858842"/>
      <w:bookmarkStart w:id="624" w:name="_Toc519859082"/>
      <w:bookmarkStart w:id="625" w:name="_Toc521495126"/>
      <w:bookmarkStart w:id="626" w:name="_Toc527117739"/>
      <w:bookmarkStart w:id="627" w:name="_Toc527620266"/>
      <w:bookmarkStart w:id="628" w:name="_Toc529974508"/>
      <w:bookmarkStart w:id="629" w:name="_Toc510785427"/>
      <w:bookmarkStart w:id="630" w:name="_Toc510784278"/>
      <w:bookmarkStart w:id="631" w:name="_Toc439685277"/>
      <w:bookmarkStart w:id="632" w:name="_Toc120228641"/>
      <w:bookmarkStart w:id="633" w:name="_Toc439685266"/>
      <w:bookmarkStart w:id="634" w:name="_Toc225648315"/>
      <w:bookmarkStart w:id="635" w:name="_Toc225065172"/>
      <w:bookmarkEnd w:id="588"/>
      <w:bookmarkEnd w:id="589"/>
      <w:bookmarkEnd w:id="623"/>
      <w:bookmarkEnd w:id="624"/>
      <w:bookmarkEnd w:id="625"/>
      <w:bookmarkEnd w:id="626"/>
      <w:bookmarkEnd w:id="627"/>
      <w:bookmarkEnd w:id="628"/>
      <w:bookmarkEnd w:id="629"/>
      <w:bookmarkEnd w:id="630"/>
      <w:r w:rsidRPr="00284E7D">
        <w:t>Coordinate Reference Systems (CRS)</w:t>
      </w:r>
      <w:bookmarkEnd w:id="631"/>
      <w:bookmarkEnd w:id="632"/>
    </w:p>
    <w:p w14:paraId="1308CF1A" w14:textId="77777777" w:rsidR="00CA6EE5" w:rsidRPr="00284E7D" w:rsidRDefault="00CA6EE5" w:rsidP="00CA6EE5">
      <w:pPr>
        <w:pStyle w:val="Heading2"/>
        <w:tabs>
          <w:tab w:val="clear" w:pos="540"/>
        </w:tabs>
        <w:spacing w:before="120" w:after="200" w:line="240" w:lineRule="auto"/>
        <w:ind w:left="709" w:hanging="709"/>
      </w:pPr>
      <w:bookmarkStart w:id="636" w:name="_Toc439685278"/>
      <w:bookmarkStart w:id="637" w:name="_Toc225065174"/>
      <w:bookmarkStart w:id="638" w:name="_Toc225648317"/>
      <w:bookmarkStart w:id="639" w:name="_Toc120228642"/>
      <w:r w:rsidRPr="00284E7D">
        <w:t>Introduction</w:t>
      </w:r>
      <w:bookmarkEnd w:id="636"/>
      <w:bookmarkEnd w:id="637"/>
      <w:bookmarkEnd w:id="638"/>
      <w:bookmarkEnd w:id="639"/>
      <w:r w:rsidRPr="00284E7D">
        <w:t xml:space="preserve"> </w:t>
      </w:r>
    </w:p>
    <w:p w14:paraId="494B9C81" w14:textId="4D571339" w:rsidR="00CA6EE5" w:rsidRPr="00284E7D" w:rsidRDefault="00CA6EE5" w:rsidP="00CA6EE5">
      <w:pPr>
        <w:spacing w:after="120" w:line="240" w:lineRule="auto"/>
        <w:rPr>
          <w:rFonts w:cs="Arial"/>
          <w:lang w:eastAsia="en-GB"/>
        </w:rPr>
      </w:pPr>
      <w:bookmarkStart w:id="640" w:name="_Toc225648318"/>
      <w:bookmarkStart w:id="641" w:name="_Toc225065175"/>
      <w:r w:rsidRPr="00284E7D">
        <w:rPr>
          <w:rFonts w:cs="Arial"/>
          <w:lang w:eastAsia="en-GB"/>
        </w:rPr>
        <w:t xml:space="preserve">An </w:t>
      </w:r>
      <w:r>
        <w:rPr>
          <w:rFonts w:cs="Arial"/>
          <w:lang w:eastAsia="en-GB"/>
        </w:rPr>
        <w:t>MHI</w:t>
      </w:r>
      <w:r w:rsidRPr="00284E7D">
        <w:rPr>
          <w:rFonts w:cs="Arial"/>
          <w:lang w:eastAsia="en-GB"/>
        </w:rPr>
        <w:t xml:space="preserve"> dataset must define one geod</w:t>
      </w:r>
      <w:r>
        <w:rPr>
          <w:rFonts w:cs="Arial"/>
          <w:lang w:eastAsia="en-GB"/>
        </w:rPr>
        <w:t xml:space="preserve">etic CRS and </w:t>
      </w:r>
      <w:r w:rsidR="00A07D1F">
        <w:rPr>
          <w:rFonts w:cs="Arial"/>
          <w:lang w:eastAsia="en-GB"/>
        </w:rPr>
        <w:t xml:space="preserve">one </w:t>
      </w:r>
      <w:r>
        <w:rPr>
          <w:rFonts w:cs="Arial"/>
          <w:lang w:eastAsia="en-GB"/>
        </w:rPr>
        <w:t>vertical CRS</w:t>
      </w:r>
      <w:r w:rsidR="00A07D1F">
        <w:rPr>
          <w:rFonts w:cs="Arial"/>
          <w:lang w:eastAsia="en-GB"/>
        </w:rPr>
        <w:t xml:space="preserve"> each for depths and elevations</w:t>
      </w:r>
      <w:r>
        <w:rPr>
          <w:rFonts w:cs="Arial"/>
          <w:lang w:eastAsia="en-GB"/>
        </w:rPr>
        <w:t>.</w:t>
      </w:r>
    </w:p>
    <w:p w14:paraId="74BFCF16" w14:textId="77777777" w:rsidR="00CA6EE5" w:rsidRPr="00284E7D" w:rsidRDefault="00CA6EE5" w:rsidP="00CA6EE5">
      <w:pPr>
        <w:pStyle w:val="Heading2"/>
        <w:tabs>
          <w:tab w:val="clear" w:pos="540"/>
        </w:tabs>
        <w:spacing w:before="120" w:after="200" w:line="240" w:lineRule="auto"/>
        <w:ind w:left="709" w:hanging="709"/>
      </w:pPr>
      <w:bookmarkStart w:id="642" w:name="_Toc439685279"/>
      <w:bookmarkStart w:id="643" w:name="_Toc120228643"/>
      <w:r w:rsidRPr="00284E7D">
        <w:t xml:space="preserve">Horizontal </w:t>
      </w:r>
      <w:bookmarkEnd w:id="640"/>
      <w:bookmarkEnd w:id="641"/>
      <w:r w:rsidRPr="00284E7D">
        <w:t>Coordinate Reference System</w:t>
      </w:r>
      <w:bookmarkEnd w:id="642"/>
      <w:bookmarkEnd w:id="643"/>
      <w:r w:rsidRPr="00284E7D">
        <w:t xml:space="preserve"> </w:t>
      </w:r>
    </w:p>
    <w:p w14:paraId="7D78711B" w14:textId="6B1A3AAE" w:rsidR="00CA6EE5" w:rsidRDefault="00CA6EE5" w:rsidP="00CA6EE5">
      <w:pPr>
        <w:autoSpaceDE w:val="0"/>
        <w:autoSpaceDN w:val="0"/>
        <w:adjustRightInd w:val="0"/>
        <w:spacing w:after="120" w:line="240" w:lineRule="auto"/>
        <w:rPr>
          <w:rFonts w:eastAsia="Times New Roman" w:cs="Arial"/>
          <w:lang w:eastAsia="en-GB"/>
        </w:rPr>
      </w:pPr>
      <w:bookmarkStart w:id="644" w:name="_Toc225065177"/>
      <w:bookmarkStart w:id="645" w:name="_Toc225648320"/>
      <w:r>
        <w:rPr>
          <w:rFonts w:eastAsia="Times New Roman" w:cs="Arial"/>
          <w:lang w:eastAsia="en-GB"/>
        </w:rPr>
        <w:t>T</w:t>
      </w:r>
      <w:r w:rsidRPr="00284E7D">
        <w:rPr>
          <w:rFonts w:cs="Arial"/>
        </w:rPr>
        <w:t>he horizontal CRS</w:t>
      </w:r>
      <w:r w:rsidRPr="00284E7D">
        <w:rPr>
          <w:rFonts w:eastAsia="Times New Roman" w:cs="Arial"/>
          <w:lang w:eastAsia="en-GB"/>
        </w:rPr>
        <w:t xml:space="preserve"> must be EPSG:4326 (WGS84).  The full reference to EPSG: 4326 can be </w:t>
      </w:r>
      <w:r>
        <w:rPr>
          <w:rFonts w:eastAsia="Times New Roman" w:cs="Arial"/>
          <w:lang w:eastAsia="en-GB"/>
        </w:rPr>
        <w:t xml:space="preserve">found at </w:t>
      </w:r>
      <w:hyperlink r:id="rId48" w:history="1">
        <w:r>
          <w:rPr>
            <w:rStyle w:val="Hyperlink"/>
            <w:rFonts w:eastAsia="Times New Roman" w:cs="Arial"/>
            <w:lang w:val="en-GB" w:eastAsia="en-GB"/>
          </w:rPr>
          <w:t>www.epsg-registry.org</w:t>
        </w:r>
      </w:hyperlink>
      <w:r>
        <w:rPr>
          <w:rFonts w:eastAsia="Times New Roman" w:cs="Arial"/>
          <w:lang w:eastAsia="en-GB"/>
        </w:rPr>
        <w:t>.</w:t>
      </w:r>
    </w:p>
    <w:p w14:paraId="10980B3A" w14:textId="77777777" w:rsidR="00CA6EE5" w:rsidRPr="00284E7D" w:rsidRDefault="00CA6EE5" w:rsidP="00CA6EE5">
      <w:pPr>
        <w:spacing w:after="60" w:line="240" w:lineRule="auto"/>
        <w:ind w:left="4111" w:hanging="4111"/>
      </w:pPr>
      <w:r w:rsidRPr="00284E7D">
        <w:rPr>
          <w:b/>
        </w:rPr>
        <w:t xml:space="preserve">Horizontal </w:t>
      </w:r>
      <w:r>
        <w:rPr>
          <w:b/>
        </w:rPr>
        <w:t>C</w:t>
      </w:r>
      <w:r w:rsidRPr="00284E7D">
        <w:rPr>
          <w:b/>
        </w:rPr>
        <w:t xml:space="preserve">oordinate </w:t>
      </w:r>
      <w:r>
        <w:rPr>
          <w:b/>
        </w:rPr>
        <w:t>R</w:t>
      </w:r>
      <w:r w:rsidRPr="00284E7D">
        <w:rPr>
          <w:b/>
        </w:rPr>
        <w:t xml:space="preserve">eference </w:t>
      </w:r>
      <w:r>
        <w:rPr>
          <w:b/>
        </w:rPr>
        <w:t>S</w:t>
      </w:r>
      <w:r w:rsidRPr="00284E7D">
        <w:rPr>
          <w:b/>
        </w:rPr>
        <w:t>ystem:</w:t>
      </w:r>
      <w:r w:rsidRPr="00284E7D">
        <w:t xml:space="preserve"> </w:t>
      </w:r>
      <w:r w:rsidRPr="00284E7D">
        <w:tab/>
      </w:r>
      <w:bookmarkStart w:id="646" w:name="_Toc288812326"/>
      <w:bookmarkStart w:id="647" w:name="_Toc288810279"/>
      <w:r w:rsidRPr="00284E7D">
        <w:t>EPSG:4326 (WGS84)</w:t>
      </w:r>
    </w:p>
    <w:p w14:paraId="33F371A2" w14:textId="77777777" w:rsidR="00CA6EE5" w:rsidRPr="00284E7D" w:rsidRDefault="00CA6EE5" w:rsidP="00CA6EE5">
      <w:pPr>
        <w:spacing w:after="60" w:line="240" w:lineRule="auto"/>
        <w:ind w:left="4111" w:hanging="4111"/>
      </w:pPr>
      <w:bookmarkStart w:id="648" w:name="_Toc288810277"/>
      <w:bookmarkStart w:id="649" w:name="_Toc288812324"/>
      <w:r w:rsidRPr="00284E7D">
        <w:rPr>
          <w:b/>
        </w:rPr>
        <w:t xml:space="preserve">Projection: </w:t>
      </w:r>
      <w:r w:rsidRPr="00284E7D">
        <w:rPr>
          <w:b/>
        </w:rPr>
        <w:tab/>
      </w:r>
      <w:bookmarkEnd w:id="648"/>
      <w:bookmarkEnd w:id="649"/>
      <w:r w:rsidRPr="00284E7D">
        <w:t>None</w:t>
      </w:r>
    </w:p>
    <w:p w14:paraId="1D5B2B38" w14:textId="77777777" w:rsidR="00CA6EE5" w:rsidRPr="00284E7D" w:rsidRDefault="00CA6EE5" w:rsidP="00CA6EE5">
      <w:pPr>
        <w:spacing w:after="60" w:line="240" w:lineRule="auto"/>
        <w:ind w:left="4111" w:hanging="4111"/>
      </w:pPr>
      <w:r>
        <w:rPr>
          <w:b/>
        </w:rPr>
        <w:t xml:space="preserve">Temporal reference system: </w:t>
      </w:r>
      <w:r>
        <w:rPr>
          <w:b/>
        </w:rPr>
        <w:tab/>
      </w:r>
      <w:r w:rsidRPr="00284E7D">
        <w:t>Gregorian calendar</w:t>
      </w:r>
      <w:r w:rsidRPr="00284E7D">
        <w:rPr>
          <w:b/>
        </w:rPr>
        <w:tab/>
      </w:r>
      <w:bookmarkEnd w:id="646"/>
      <w:bookmarkEnd w:id="647"/>
    </w:p>
    <w:p w14:paraId="4D95D53D" w14:textId="684A1A2C" w:rsidR="00CA6EE5" w:rsidRDefault="00CA6EE5" w:rsidP="00CA6EE5">
      <w:pPr>
        <w:spacing w:after="60" w:line="240" w:lineRule="auto"/>
        <w:ind w:left="4111" w:hanging="4111"/>
      </w:pPr>
      <w:bookmarkStart w:id="650" w:name="_Toc288812327"/>
      <w:bookmarkStart w:id="651" w:name="_Toc288810280"/>
      <w:r>
        <w:rPr>
          <w:b/>
        </w:rPr>
        <w:t>Coordinate Reference System registry:</w:t>
      </w:r>
      <w:r>
        <w:t xml:space="preserve"> </w:t>
      </w:r>
      <w:r>
        <w:tab/>
      </w:r>
      <w:hyperlink r:id="rId49" w:history="1">
        <w:r>
          <w:rPr>
            <w:rStyle w:val="Hyperlink"/>
            <w:lang w:val="en-US"/>
          </w:rPr>
          <w:t xml:space="preserve">EPSG Geodetic Parameter </w:t>
        </w:r>
        <w:bookmarkEnd w:id="650"/>
        <w:bookmarkEnd w:id="651"/>
        <w:r>
          <w:rPr>
            <w:rStyle w:val="Hyperlink"/>
            <w:lang w:val="en-US"/>
          </w:rPr>
          <w:t>Registry</w:t>
        </w:r>
      </w:hyperlink>
      <w:r>
        <w:t xml:space="preserve"> </w:t>
      </w:r>
    </w:p>
    <w:p w14:paraId="08227375" w14:textId="77777777" w:rsidR="00CA6EE5" w:rsidRPr="004A70BB" w:rsidRDefault="00CA6EE5" w:rsidP="00CA6EE5">
      <w:pPr>
        <w:spacing w:after="60" w:line="240" w:lineRule="auto"/>
        <w:ind w:left="4111" w:hanging="4111"/>
      </w:pPr>
      <w:bookmarkStart w:id="652" w:name="_Toc288812329"/>
      <w:bookmarkStart w:id="653" w:name="_Toc288810282"/>
      <w:r w:rsidRPr="004A70BB">
        <w:rPr>
          <w:b/>
        </w:rPr>
        <w:t>Date type (according to ISO 19115):</w:t>
      </w:r>
      <w:r w:rsidRPr="004A70BB">
        <w:t xml:space="preserve">  </w:t>
      </w:r>
      <w:r w:rsidRPr="004A70BB">
        <w:tab/>
      </w:r>
      <w:bookmarkEnd w:id="652"/>
      <w:bookmarkEnd w:id="653"/>
      <w:r w:rsidRPr="004A70BB">
        <w:t>002- publication</w:t>
      </w:r>
    </w:p>
    <w:p w14:paraId="2CB4115E" w14:textId="77777777" w:rsidR="00CA6EE5" w:rsidRDefault="00CA6EE5" w:rsidP="00CA6EE5">
      <w:pPr>
        <w:spacing w:after="60" w:line="240" w:lineRule="auto"/>
        <w:ind w:left="4111" w:hanging="4111"/>
      </w:pPr>
      <w:bookmarkStart w:id="654" w:name="_Toc288812330"/>
      <w:bookmarkStart w:id="655" w:name="_Toc288810283"/>
      <w:r w:rsidRPr="004A70BB">
        <w:rPr>
          <w:b/>
        </w:rPr>
        <w:t>Responsible party:</w:t>
      </w:r>
      <w:r>
        <w:t xml:space="preserve">  </w:t>
      </w:r>
      <w:r>
        <w:tab/>
      </w:r>
      <w:r w:rsidRPr="004A70BB">
        <w:t>International Organisation of Oil and Gas Producers</w:t>
      </w:r>
      <w:bookmarkEnd w:id="654"/>
      <w:bookmarkEnd w:id="655"/>
      <w:r w:rsidRPr="004A70BB">
        <w:t xml:space="preserve"> (I</w:t>
      </w:r>
      <w:bookmarkStart w:id="656" w:name="_Toc288810284"/>
      <w:bookmarkStart w:id="657" w:name="_Toc288812331"/>
      <w:r>
        <w:t>OGP)</w:t>
      </w:r>
    </w:p>
    <w:p w14:paraId="130B1007" w14:textId="7DDAF8A6" w:rsidR="00CA6EE5" w:rsidRDefault="00CA6EE5" w:rsidP="00CA6EE5">
      <w:pPr>
        <w:spacing w:after="120" w:line="240" w:lineRule="auto"/>
        <w:ind w:left="4111" w:hanging="4111"/>
        <w:rPr>
          <w:rStyle w:val="Hyperlink"/>
          <w:lang w:val="en-GB"/>
        </w:rPr>
      </w:pPr>
      <w:r>
        <w:rPr>
          <w:b/>
        </w:rPr>
        <w:t>URL:</w:t>
      </w:r>
      <w:r>
        <w:t xml:space="preserve"> </w:t>
      </w:r>
      <w:r>
        <w:tab/>
      </w:r>
      <w:bookmarkEnd w:id="656"/>
      <w:bookmarkEnd w:id="65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2A729DF5" w14:textId="77777777" w:rsidR="00CA6EE5" w:rsidRPr="00940AF0" w:rsidRDefault="00CA6EE5" w:rsidP="00CA6EE5">
      <w:pPr>
        <w:spacing w:after="120" w:line="240" w:lineRule="auto"/>
        <w:rPr>
          <w:rFonts w:eastAsia="Times New Roman" w:cs="Arial"/>
          <w:lang w:eastAsia="en-GB"/>
        </w:rPr>
      </w:pPr>
    </w:p>
    <w:p w14:paraId="0A228970" w14:textId="417D2FD2" w:rsidR="00CA6EE5" w:rsidRPr="004A70BB" w:rsidRDefault="00CA6EE5" w:rsidP="00CA6EE5">
      <w:pPr>
        <w:pStyle w:val="Heading2"/>
        <w:tabs>
          <w:tab w:val="clear" w:pos="540"/>
        </w:tabs>
        <w:spacing w:before="120" w:after="200" w:line="240" w:lineRule="auto"/>
        <w:ind w:left="709" w:hanging="709"/>
      </w:pPr>
      <w:bookmarkStart w:id="658" w:name="_Toc439685280"/>
      <w:bookmarkStart w:id="659" w:name="_Toc120228644"/>
      <w:r w:rsidRPr="004A70BB">
        <w:t xml:space="preserve">Vertical </w:t>
      </w:r>
      <w:bookmarkEnd w:id="644"/>
      <w:bookmarkEnd w:id="645"/>
      <w:r w:rsidRPr="004A70BB">
        <w:t xml:space="preserve">CRS for </w:t>
      </w:r>
      <w:bookmarkEnd w:id="658"/>
      <w:r w:rsidR="00A07D1F">
        <w:t>Depths and Elevations</w:t>
      </w:r>
      <w:bookmarkEnd w:id="659"/>
      <w:r w:rsidRPr="004A70BB">
        <w:t xml:space="preserve"> </w:t>
      </w:r>
    </w:p>
    <w:p w14:paraId="056D4431" w14:textId="0A1185F9" w:rsidR="00CA6EE5" w:rsidRDefault="00A07D1F" w:rsidP="00A07D1F">
      <w:pPr>
        <w:spacing w:after="120" w:line="240" w:lineRule="auto"/>
        <w:rPr>
          <w:rFonts w:cs="Arial"/>
        </w:rPr>
      </w:pPr>
      <w:r>
        <w:rPr>
          <w:rFonts w:cs="Arial"/>
        </w:rPr>
        <w:t>T</w:t>
      </w:r>
      <w:r w:rsidR="00CA6EE5" w:rsidRPr="004A70BB">
        <w:rPr>
          <w:rFonts w:cs="Arial"/>
        </w:rPr>
        <w:t xml:space="preserve">he </w:t>
      </w:r>
      <w:r w:rsidR="00CA6EE5">
        <w:rPr>
          <w:rFonts w:cs="Arial"/>
        </w:rPr>
        <w:t xml:space="preserve">vertical CRS must be in metres. </w:t>
      </w:r>
      <w:r w:rsidR="00CA6EE5" w:rsidRPr="004A70BB">
        <w:rPr>
          <w:rFonts w:cs="Arial"/>
        </w:rPr>
        <w:t>Depths are represented by positive values, while negative values indicate intertidal (drying) soundings</w:t>
      </w:r>
      <w:r w:rsidR="002E75A5">
        <w:rPr>
          <w:rFonts w:cs="Arial"/>
        </w:rPr>
        <w:t xml:space="preserve"> (for depths)</w:t>
      </w:r>
      <w:del w:id="660" w:author="Raphael Malyankar" w:date="2022-11-09T19:18:00Z">
        <w:r w:rsidDel="00503946">
          <w:rPr>
            <w:rFonts w:cs="Arial"/>
          </w:rPr>
          <w:delText xml:space="preserve"> or elevations of features above the </w:delText>
        </w:r>
        <w:r w:rsidR="002E75A5" w:rsidDel="00503946">
          <w:rPr>
            <w:rFonts w:cs="Arial"/>
          </w:rPr>
          <w:delText xml:space="preserve">respective </w:delText>
        </w:r>
        <w:r w:rsidDel="00503946">
          <w:rPr>
            <w:rFonts w:cs="Arial"/>
          </w:rPr>
          <w:delText>vertical datum</w:delText>
        </w:r>
      </w:del>
      <w:r w:rsidR="00CA6EE5" w:rsidRPr="004A70BB">
        <w:rPr>
          <w:rFonts w:cs="Arial"/>
        </w:rPr>
        <w:t>.</w:t>
      </w:r>
    </w:p>
    <w:p w14:paraId="548D00DC" w14:textId="4F8FF9AF" w:rsidR="00A07D1F" w:rsidRDefault="00A07D1F" w:rsidP="00A07D1F">
      <w:pPr>
        <w:spacing w:after="120" w:line="240" w:lineRule="auto"/>
        <w:rPr>
          <w:rFonts w:cs="Arial"/>
        </w:rPr>
      </w:pPr>
      <w:r>
        <w:rPr>
          <w:rFonts w:cs="Arial"/>
        </w:rPr>
        <w:t xml:space="preserve">Depths and elevations </w:t>
      </w:r>
      <w:r w:rsidR="002E75A5">
        <w:rPr>
          <w:rFonts w:cs="Arial"/>
        </w:rPr>
        <w:t>may</w:t>
      </w:r>
      <w:r>
        <w:rPr>
          <w:rFonts w:cs="Arial"/>
        </w:rPr>
        <w:t xml:space="preserve"> be referenced to </w:t>
      </w:r>
      <w:r w:rsidR="002E75A5">
        <w:rPr>
          <w:rFonts w:cs="Arial"/>
        </w:rPr>
        <w:t>different</w:t>
      </w:r>
      <w:r>
        <w:rPr>
          <w:rFonts w:cs="Arial"/>
        </w:rPr>
        <w:t xml:space="preserve"> vertical datum</w:t>
      </w:r>
      <w:r w:rsidR="003B44F6">
        <w:rPr>
          <w:rFonts w:cs="Arial"/>
        </w:rPr>
        <w:t>s</w:t>
      </w:r>
      <w:r>
        <w:rPr>
          <w:rFonts w:cs="Arial"/>
        </w:rPr>
        <w:t xml:space="preserve">. </w:t>
      </w:r>
      <w:r w:rsidR="002E75A5">
        <w:rPr>
          <w:rFonts w:cs="Arial"/>
        </w:rPr>
        <w:t>The vertical datum for each must be encoded in a meta-feature (</w:t>
      </w:r>
      <w:proofErr w:type="spellStart"/>
      <w:r w:rsidR="002E75A5" w:rsidRPr="002E75A5">
        <w:rPr>
          <w:rFonts w:cs="Arial"/>
          <w:b/>
          <w:bCs/>
        </w:rPr>
        <w:t>SoundingDatum</w:t>
      </w:r>
      <w:proofErr w:type="spellEnd"/>
      <w:r w:rsidR="002E75A5">
        <w:rPr>
          <w:rFonts w:cs="Arial"/>
        </w:rPr>
        <w:t xml:space="preserve"> for depths and </w:t>
      </w:r>
      <w:proofErr w:type="spellStart"/>
      <w:r w:rsidR="002E75A5" w:rsidRPr="002E75A5">
        <w:rPr>
          <w:rFonts w:cs="Arial"/>
          <w:b/>
          <w:bCs/>
        </w:rPr>
        <w:t>VerticalDatum</w:t>
      </w:r>
      <w:proofErr w:type="spellEnd"/>
      <w:r w:rsidR="002E75A5">
        <w:rPr>
          <w:rFonts w:cs="Arial"/>
        </w:rPr>
        <w:t xml:space="preserve"> for elevations).</w:t>
      </w:r>
      <w:r w:rsidR="003B44F6">
        <w:rPr>
          <w:rFonts w:cs="Arial"/>
        </w:rPr>
        <w:t xml:space="preserve"> There should be only one vertical datum for all depths and only one for all elevations.</w:t>
      </w:r>
    </w:p>
    <w:p w14:paraId="7E81DF7E" w14:textId="71A95714" w:rsidR="003B44F6" w:rsidRDefault="003B44F6" w:rsidP="003B44F6">
      <w:pPr>
        <w:pStyle w:val="Heading2"/>
      </w:pPr>
      <w:bookmarkStart w:id="661" w:name="_Toc120228645"/>
      <w:r>
        <w:t>Projections</w:t>
      </w:r>
      <w:bookmarkEnd w:id="661"/>
    </w:p>
    <w:p w14:paraId="087E833E" w14:textId="64FB143B" w:rsidR="003B44F6" w:rsidRDefault="003B44F6" w:rsidP="00A07D1F">
      <w:pPr>
        <w:spacing w:after="120" w:line="240" w:lineRule="auto"/>
        <w:rPr>
          <w:rFonts w:cs="Arial"/>
        </w:rPr>
      </w:pPr>
      <w:r>
        <w:rPr>
          <w:rFonts w:cs="Arial"/>
        </w:rPr>
        <w:t>MHI datasets are un-projected.</w:t>
      </w:r>
    </w:p>
    <w:p w14:paraId="0F43FE14" w14:textId="2D2CFB7F" w:rsidR="00CB0082" w:rsidRDefault="00CB0082" w:rsidP="00CB0082">
      <w:pPr>
        <w:pStyle w:val="Heading2"/>
      </w:pPr>
      <w:bookmarkStart w:id="662" w:name="_Toc120228646"/>
      <w:r>
        <w:t>Temporal reference system</w:t>
      </w:r>
      <w:bookmarkEnd w:id="662"/>
    </w:p>
    <w:p w14:paraId="31B904B0" w14:textId="5CBDC4C5" w:rsidR="00CB0082" w:rsidRPr="00A07D1F" w:rsidRDefault="00CB0082" w:rsidP="00A07D1F">
      <w:pPr>
        <w:spacing w:after="120" w:line="240" w:lineRule="auto"/>
        <w:rPr>
          <w:rFonts w:cs="Arial"/>
        </w:rPr>
      </w:pPr>
      <w:r w:rsidRPr="00CB0082">
        <w:rPr>
          <w:rFonts w:cs="Arial"/>
        </w:rPr>
        <w:t>Time is measured by reference to Calendar dates and Clock time in accordance with ISO 19108:2002 Temporal Schema clause 5.4.4</w:t>
      </w:r>
    </w:p>
    <w:p w14:paraId="0C06CB27" w14:textId="2B2CB185" w:rsidR="00E73EDF" w:rsidRPr="00693533" w:rsidRDefault="007653F1" w:rsidP="00CA6EE5">
      <w:pPr>
        <w:pStyle w:val="Heading1"/>
      </w:pPr>
      <w:bookmarkStart w:id="663" w:name="_Toc120228647"/>
      <w:r w:rsidRPr="00693533">
        <w:t>Dataset</w:t>
      </w:r>
      <w:bookmarkEnd w:id="633"/>
      <w:r w:rsidR="00CB0082">
        <w:t>s</w:t>
      </w:r>
      <w:bookmarkEnd w:id="663"/>
      <w:r w:rsidRPr="00693533">
        <w:t xml:space="preserve"> </w:t>
      </w:r>
    </w:p>
    <w:p w14:paraId="7BAC3F8D" w14:textId="77777777" w:rsidR="00E73EDF" w:rsidRPr="00693533" w:rsidRDefault="007653F1" w:rsidP="009D6DC7">
      <w:pPr>
        <w:pStyle w:val="Heading3"/>
        <w:tabs>
          <w:tab w:val="clear" w:pos="660"/>
          <w:tab w:val="clear" w:pos="880"/>
          <w:tab w:val="left" w:pos="851"/>
        </w:tabs>
        <w:spacing w:before="120" w:after="120" w:line="240" w:lineRule="auto"/>
        <w:ind w:left="851" w:hanging="851"/>
        <w:jc w:val="both"/>
      </w:pPr>
      <w:bookmarkStart w:id="664" w:name="_Toc439685267"/>
      <w:bookmarkStart w:id="665" w:name="_Toc120228648"/>
      <w:r w:rsidRPr="00693533">
        <w:t>Introduction</w:t>
      </w:r>
      <w:bookmarkEnd w:id="664"/>
      <w:bookmarkEnd w:id="665"/>
    </w:p>
    <w:p w14:paraId="1A0F00C2" w14:textId="77777777" w:rsidR="00E73EDF" w:rsidRPr="00693533" w:rsidRDefault="007653F1" w:rsidP="009D6DC7">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9D6DC7">
      <w:pPr>
        <w:pStyle w:val="Heading3"/>
        <w:tabs>
          <w:tab w:val="clear" w:pos="660"/>
          <w:tab w:val="clear" w:pos="880"/>
          <w:tab w:val="left" w:pos="851"/>
        </w:tabs>
        <w:spacing w:before="120" w:after="120" w:line="240" w:lineRule="auto"/>
        <w:ind w:left="851" w:hanging="851"/>
      </w:pPr>
      <w:bookmarkStart w:id="666" w:name="_Toc439685268"/>
      <w:bookmarkStart w:id="667" w:name="_Toc120228649"/>
      <w:r w:rsidRPr="00693533">
        <w:t>Dataset rules</w:t>
      </w:r>
      <w:bookmarkEnd w:id="666"/>
      <w:bookmarkEnd w:id="667"/>
    </w:p>
    <w:p w14:paraId="34C1FA8E" w14:textId="754A8439"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w:t>
      </w:r>
      <w:r w:rsidR="00FE1078">
        <w:t>MHI</w:t>
      </w:r>
      <w:r w:rsidRPr="00693533">
        <w:t xml:space="preserve"> data the geographic coverage of a given </w:t>
      </w:r>
      <w:r w:rsidRPr="00693533">
        <w:rPr>
          <w:b/>
        </w:rPr>
        <w:t>maximum display scale</w:t>
      </w:r>
      <w:r w:rsidRPr="00693533">
        <w:t xml:space="preserve"> may be split into multiple datasets.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23CF9E67" w:rsidR="00E73EDF" w:rsidRPr="00693533" w:rsidRDefault="007653F1" w:rsidP="009D6DC7">
      <w:pPr>
        <w:pStyle w:val="BodyText"/>
        <w:spacing w:before="0" w:after="120" w:line="240" w:lineRule="auto"/>
        <w:rPr>
          <w:rFonts w:cs="Arial"/>
          <w:sz w:val="20"/>
        </w:rPr>
      </w:pPr>
      <w:r w:rsidRPr="00693533">
        <w:rPr>
          <w:rFonts w:cs="Arial"/>
          <w:bCs/>
          <w:sz w:val="20"/>
        </w:rPr>
        <w:t xml:space="preserve">An </w:t>
      </w:r>
      <w:r w:rsidR="00FE1078">
        <w:rPr>
          <w:rFonts w:cs="Arial"/>
          <w:bCs/>
          <w:sz w:val="20"/>
        </w:rPr>
        <w:t>MHI</w:t>
      </w:r>
      <w:r w:rsidRPr="00693533">
        <w:rPr>
          <w:rFonts w:cs="Arial"/>
          <w:bCs/>
          <w:sz w:val="20"/>
        </w:rPr>
        <w:t xml:space="preserve"> update dataset must not change the limit of a </w:t>
      </w:r>
      <w:r w:rsidRPr="00693533">
        <w:rPr>
          <w:rFonts w:cs="Arial"/>
          <w:b/>
          <w:bCs/>
          <w:sz w:val="20"/>
        </w:rPr>
        <w:t>Data Coverage</w:t>
      </w:r>
      <w:r w:rsidRPr="00693533">
        <w:rPr>
          <w:rFonts w:cs="Arial"/>
          <w:bCs/>
          <w:sz w:val="20"/>
        </w:rPr>
        <w:t xml:space="preserve"> feature for the base </w:t>
      </w:r>
      <w:r w:rsidR="00FE1078">
        <w:rPr>
          <w:rFonts w:cs="Arial"/>
          <w:bCs/>
          <w:sz w:val="20"/>
        </w:rPr>
        <w:t>MHI</w:t>
      </w:r>
      <w:r w:rsidRPr="00693533">
        <w:rPr>
          <w:rFonts w:cs="Arial"/>
          <w:bCs/>
          <w:sz w:val="20"/>
        </w:rPr>
        <w:t xml:space="preserve"> dataset. Where the limit of a</w:t>
      </w:r>
      <w:r w:rsidRPr="00693533">
        <w:rPr>
          <w:rFonts w:cs="Arial"/>
          <w:b/>
          <w:bCs/>
          <w:sz w:val="20"/>
        </w:rPr>
        <w:t xml:space="preserve"> Data Coverage</w:t>
      </w:r>
      <w:r w:rsidRPr="00693533">
        <w:rPr>
          <w:rFonts w:cs="Arial"/>
          <w:bCs/>
          <w:sz w:val="20"/>
        </w:rPr>
        <w:t xml:space="preserve"> feature for a base </w:t>
      </w:r>
      <w:r w:rsidR="00FE1078">
        <w:rPr>
          <w:rFonts w:cs="Arial"/>
          <w:bCs/>
          <w:sz w:val="20"/>
        </w:rPr>
        <w:t>MHI</w:t>
      </w:r>
      <w:r w:rsidRPr="00693533">
        <w:rPr>
          <w:rFonts w:cs="Arial"/>
          <w:bCs/>
          <w:sz w:val="20"/>
        </w:rPr>
        <w:t xml:space="preserve">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25D3628B" w:rsidR="00E73EDF" w:rsidRPr="000E2880" w:rsidRDefault="007653F1" w:rsidP="009D6DC7">
      <w:pPr>
        <w:pStyle w:val="BodyText"/>
        <w:spacing w:before="0" w:after="120" w:line="240" w:lineRule="auto"/>
        <w:rPr>
          <w:rFonts w:cs="Arial"/>
          <w:sz w:val="20"/>
        </w:rPr>
      </w:pPr>
      <w:r w:rsidRPr="00693533">
        <w:rPr>
          <w:rFonts w:cs="Arial"/>
          <w:sz w:val="20"/>
        </w:rPr>
        <w:t xml:space="preserve">Datasets must not cross the 180° meridian; this includes both the </w:t>
      </w:r>
      <w:r w:rsidRPr="00693533">
        <w:rPr>
          <w:rFonts w:cs="Arial"/>
          <w:b/>
          <w:sz w:val="20"/>
        </w:rPr>
        <w:t>Data Coverage</w:t>
      </w:r>
      <w:r w:rsidRPr="00693533">
        <w:rPr>
          <w:rFonts w:cs="Arial"/>
          <w:sz w:val="20"/>
        </w:rPr>
        <w:t xml:space="preserve"> features and the bounding box </w:t>
      </w:r>
      <w:r w:rsidRPr="000E2880">
        <w:rPr>
          <w:rFonts w:cs="Arial"/>
          <w:sz w:val="20"/>
        </w:rPr>
        <w:t>for the dataset.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668" w:name="_Toc439685269"/>
      <w:bookmarkStart w:id="669" w:name="_Toc120228650"/>
      <w:r w:rsidRPr="00693533">
        <w:lastRenderedPageBreak/>
        <w:t>Data Coverage rules</w:t>
      </w:r>
      <w:bookmarkEnd w:id="668"/>
      <w:bookmarkEnd w:id="669"/>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2674E2BB" w14:textId="3A18AED7" w:rsidR="00E73EDF" w:rsidRPr="000E2880" w:rsidRDefault="007653F1" w:rsidP="00C9557C">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6D2ADE32" w14:textId="77777777" w:rsidR="00E73EDF" w:rsidRPr="00693533" w:rsidRDefault="007653F1" w:rsidP="00C9557C">
      <w:pPr>
        <w:numPr>
          <w:ilvl w:val="0"/>
          <w:numId w:val="11"/>
        </w:numPr>
        <w:spacing w:after="120" w:line="240" w:lineRule="auto"/>
        <w:ind w:left="284" w:hanging="284"/>
      </w:pPr>
      <w:r w:rsidRPr="00693533">
        <w:rPr>
          <w:rFonts w:cs="Arial"/>
          <w:bCs/>
          <w:szCs w:val="18"/>
        </w:rPr>
        <w:t xml:space="preserve">The </w:t>
      </w:r>
      <w:r w:rsidRPr="00693533">
        <w:rPr>
          <w:rFonts w:cs="Arial"/>
          <w:b/>
          <w:bCs/>
          <w:szCs w:val="18"/>
        </w:rPr>
        <w:t>Data Coverage</w:t>
      </w:r>
      <w:r w:rsidRPr="00693533">
        <w:rPr>
          <w:rFonts w:cs="Arial"/>
          <w:bCs/>
          <w:szCs w:val="18"/>
        </w:rPr>
        <w:t xml:space="preserve"> features within a dataset must not overlap, however </w:t>
      </w:r>
      <w:r w:rsidRPr="00693533">
        <w:rPr>
          <w:rFonts w:cs="Arial"/>
          <w:b/>
          <w:bCs/>
          <w:szCs w:val="18"/>
        </w:rPr>
        <w:t>Data Coverage</w:t>
      </w:r>
      <w:r w:rsidRPr="00693533">
        <w:rPr>
          <w:rFonts w:cs="Arial"/>
          <w:bCs/>
          <w:szCs w:val="18"/>
        </w:rPr>
        <w:t xml:space="preserve"> features from different datasets may overlap if they have differing maximum display scales.</w:t>
      </w:r>
    </w:p>
    <w:p w14:paraId="209B2232" w14:textId="77777777" w:rsidR="00E73EDF" w:rsidRPr="00693533" w:rsidRDefault="007653F1" w:rsidP="00C9557C">
      <w:pPr>
        <w:numPr>
          <w:ilvl w:val="0"/>
          <w:numId w:val="11"/>
        </w:numPr>
        <w:spacing w:after="120" w:line="240" w:lineRule="auto"/>
        <w:ind w:left="284" w:hanging="284"/>
      </w:pPr>
      <w:r w:rsidRPr="00693533">
        <w:rPr>
          <w:rFonts w:cs="Arial"/>
        </w:rPr>
        <w:t xml:space="preserve">Datasets may overlap, however there must be no overlapping </w:t>
      </w:r>
      <w:r w:rsidRPr="00693533">
        <w:rPr>
          <w:rFonts w:cs="Arial"/>
          <w:b/>
        </w:rPr>
        <w:t>Data</w:t>
      </w:r>
      <w:r w:rsidRPr="000E2880">
        <w:rPr>
          <w:rFonts w:cs="Arial"/>
          <w:b/>
        </w:rPr>
        <w:t xml:space="preserve"> Coverage</w:t>
      </w:r>
      <w:r w:rsidRPr="000E2880">
        <w:rPr>
          <w:rFonts w:cs="Arial"/>
        </w:rPr>
        <w:t xml:space="preserve"> features of the same </w:t>
      </w:r>
      <w:r w:rsidRPr="00693533">
        <w:rPr>
          <w:rFonts w:cs="Arial"/>
          <w:b/>
        </w:rPr>
        <w:t>maximum display scale</w:t>
      </w:r>
      <w:r w:rsidRPr="00693533">
        <w:rPr>
          <w:rFonts w:cs="Arial"/>
        </w:rPr>
        <w:t xml:space="preserve">, except at the agreed adjoining national data limits, where, if it is difficult to achieve a perfect join, a </w:t>
      </w:r>
      <w:proofErr w:type="gramStart"/>
      <w:r w:rsidRPr="00693533">
        <w:rPr>
          <w:rFonts w:cs="Arial"/>
        </w:rPr>
        <w:t>5 metre</w:t>
      </w:r>
      <w:proofErr w:type="gramEnd"/>
      <w:r w:rsidRPr="00693533">
        <w:rPr>
          <w:rFonts w:cs="Arial"/>
        </w:rPr>
        <w:t xml:space="preserve"> overlapping buffer zone may be used; and for this situation, there must be no gaps in data. </w:t>
      </w:r>
    </w:p>
    <w:p w14:paraId="7A7B9FB8" w14:textId="7D96EB08" w:rsidR="00E73EDF" w:rsidRPr="00693533" w:rsidRDefault="007653F1" w:rsidP="00C9557C">
      <w:pPr>
        <w:numPr>
          <w:ilvl w:val="0"/>
          <w:numId w:val="11"/>
        </w:numPr>
        <w:spacing w:after="12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 then the </w:t>
      </w:r>
      <w:r w:rsidRPr="00693533">
        <w:rPr>
          <w:rFonts w:cs="Arial"/>
          <w:b/>
        </w:rPr>
        <w:t>minimum display scale</w:t>
      </w:r>
      <w:r w:rsidRPr="00693533">
        <w:rPr>
          <w:rFonts w:cs="Arial"/>
        </w:rPr>
        <w:t xml:space="preserve"> must be the same for all </w:t>
      </w:r>
      <w:r w:rsidRPr="00693533">
        <w:rPr>
          <w:rFonts w:cs="Arial"/>
          <w:b/>
        </w:rPr>
        <w:t xml:space="preserve">Data Coverage </w:t>
      </w:r>
      <w:r w:rsidR="00EA0A58">
        <w:rPr>
          <w:rFonts w:cs="Arial"/>
        </w:rPr>
        <w:t xml:space="preserve">features within the dataset. </w:t>
      </w:r>
      <w:r w:rsidRPr="00693533">
        <w:rPr>
          <w:rFonts w:cs="Arial"/>
        </w:rPr>
        <w:t xml:space="preserve">The </w:t>
      </w:r>
      <w:r w:rsidRPr="00693533">
        <w:rPr>
          <w:rFonts w:cs="Arial"/>
          <w:b/>
        </w:rPr>
        <w:t>maximum display scale</w:t>
      </w:r>
      <w:r w:rsidRPr="00693533">
        <w:rPr>
          <w:rFonts w:cs="Arial"/>
        </w:rPr>
        <w:t xml:space="preserve"> for multiple </w:t>
      </w:r>
      <w:r w:rsidRPr="00693533">
        <w:rPr>
          <w:rFonts w:cs="Arial"/>
          <w:b/>
        </w:rPr>
        <w:t>Data Coverage</w:t>
      </w:r>
      <w:r w:rsidRPr="00693533">
        <w:rPr>
          <w:rFonts w:cs="Arial"/>
        </w:rPr>
        <w:t xml:space="preserve"> features within a dataset may be different.</w:t>
      </w:r>
    </w:p>
    <w:p w14:paraId="73AB4196" w14:textId="56D14621"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proofErr w:type="gramStart"/>
      <w:r w:rsidRPr="00693533">
        <w:rPr>
          <w:rFonts w:cs="Arial"/>
          <w:b/>
          <w:lang w:val="en-AU"/>
        </w:rPr>
        <w:t>Data</w:t>
      </w:r>
      <w:proofErr w:type="gramEnd"/>
      <w:r w:rsidRPr="00693533">
        <w:rPr>
          <w:rFonts w:cs="Arial"/>
          <w:b/>
          <w:lang w:val="en-AU"/>
        </w:rPr>
        <w:t xml:space="preserve"> Coverage</w:t>
      </w:r>
      <w:r w:rsidRPr="00693533">
        <w:rPr>
          <w:rFonts w:cs="Arial"/>
          <w:lang w:val="en-AU"/>
        </w:rPr>
        <w:t xml:space="preserve"> features then the </w:t>
      </w:r>
      <w:r w:rsidRPr="00693533">
        <w:rPr>
          <w:rFonts w:cs="Arial"/>
          <w:b/>
          <w:lang w:val="en-AU"/>
        </w:rPr>
        <w:t>maximum display scale</w:t>
      </w:r>
      <w:r w:rsidRPr="00693533">
        <w:rPr>
          <w:rFonts w:cs="Arial"/>
          <w:lang w:val="en-AU"/>
        </w:rPr>
        <w:t xml:space="preserve"> of the dataset must be equal to the largest </w:t>
      </w:r>
      <w:r w:rsidRPr="00693533">
        <w:rPr>
          <w:rFonts w:cs="Arial"/>
          <w:b/>
          <w:lang w:val="en-AU"/>
        </w:rPr>
        <w:t>maximum 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7BC4CBF5" w14:textId="1861FCA3" w:rsidR="00E73EDF" w:rsidRPr="00693533" w:rsidRDefault="007653F1" w:rsidP="00C9557C">
      <w:pPr>
        <w:numPr>
          <w:ilvl w:val="0"/>
          <w:numId w:val="11"/>
        </w:numPr>
        <w:spacing w:after="120" w:line="240" w:lineRule="auto"/>
        <w:ind w:left="284" w:hanging="284"/>
        <w:rPr>
          <w:rFonts w:cs="Arial"/>
          <w:lang w:val="en-AU"/>
        </w:rPr>
      </w:pPr>
      <w:r w:rsidRPr="00693533">
        <w:rPr>
          <w:rFonts w:cs="Arial"/>
          <w:lang w:val="en-AU"/>
        </w:rPr>
        <w:t xml:space="preserve">The </w:t>
      </w:r>
      <w:r w:rsidRPr="00693533">
        <w:rPr>
          <w:rFonts w:cs="Arial"/>
          <w:b/>
          <w:lang w:val="en-AU"/>
        </w:rPr>
        <w:t xml:space="preserve">maximum display scale </w:t>
      </w:r>
      <w:r w:rsidRPr="00693533">
        <w:rPr>
          <w:rFonts w:cs="Arial"/>
          <w:lang w:val="en-AU"/>
        </w:rPr>
        <w:t>is considered to be the equivalent of the compilation scale of the data.</w:t>
      </w:r>
    </w:p>
    <w:p w14:paraId="0EB58C3A" w14:textId="7DE85EDB" w:rsidR="00E73EDF" w:rsidRPr="00693533" w:rsidRDefault="007653F1" w:rsidP="00C81B2F">
      <w:pPr>
        <w:pStyle w:val="Heading2"/>
        <w:tabs>
          <w:tab w:val="clear" w:pos="540"/>
        </w:tabs>
        <w:spacing w:before="120" w:after="200" w:line="240" w:lineRule="auto"/>
        <w:ind w:left="709" w:hanging="709"/>
      </w:pPr>
      <w:bookmarkStart w:id="670" w:name="_Toc515440336"/>
      <w:bookmarkStart w:id="671" w:name="_Toc517858847"/>
      <w:bookmarkStart w:id="672" w:name="_Toc519859087"/>
      <w:bookmarkStart w:id="673" w:name="_Toc521495131"/>
      <w:bookmarkStart w:id="674" w:name="_Toc527117744"/>
      <w:bookmarkStart w:id="675" w:name="_Toc527620271"/>
      <w:bookmarkStart w:id="676" w:name="_Toc529974513"/>
      <w:bookmarkStart w:id="677" w:name="_Toc510784284"/>
      <w:bookmarkStart w:id="678" w:name="_Toc510785433"/>
      <w:bookmarkStart w:id="679" w:name="_Toc439685271"/>
      <w:bookmarkStart w:id="680" w:name="_Toc120228651"/>
      <w:bookmarkEnd w:id="670"/>
      <w:bookmarkEnd w:id="671"/>
      <w:bookmarkEnd w:id="672"/>
      <w:bookmarkEnd w:id="673"/>
      <w:bookmarkEnd w:id="674"/>
      <w:bookmarkEnd w:id="675"/>
      <w:bookmarkEnd w:id="676"/>
      <w:bookmarkEnd w:id="677"/>
      <w:bookmarkEnd w:id="678"/>
      <w:r w:rsidRPr="00693533">
        <w:t xml:space="preserve">Display </w:t>
      </w:r>
      <w:r w:rsidR="00C81B2F">
        <w:t>s</w:t>
      </w:r>
      <w:r w:rsidRPr="00693533">
        <w:t xml:space="preserve">cale </w:t>
      </w:r>
      <w:r w:rsidR="00C81B2F">
        <w:t>r</w:t>
      </w:r>
      <w:r w:rsidRPr="00693533">
        <w:t>ange</w:t>
      </w:r>
      <w:bookmarkEnd w:id="679"/>
      <w:bookmarkEnd w:id="680"/>
    </w:p>
    <w:p w14:paraId="65D15825" w14:textId="282C84EB" w:rsidR="00E73EDF" w:rsidRPr="00693533" w:rsidRDefault="007653F1" w:rsidP="00C81B2F">
      <w:pPr>
        <w:spacing w:after="120" w:line="240" w:lineRule="auto"/>
        <w:rPr>
          <w:rFonts w:cs="Arial"/>
        </w:rPr>
      </w:pPr>
      <w:r w:rsidRPr="00693533">
        <w:rPr>
          <w:rFonts w:cs="Arial"/>
        </w:rPr>
        <w:t xml:space="preserve">A scale range of a dataset is used to indicate a range of scales between which a producer considers the data is intended for use. The smallest scale is defined by the </w:t>
      </w:r>
      <w:r w:rsidRPr="00693533">
        <w:rPr>
          <w:rFonts w:cs="Arial"/>
          <w:b/>
        </w:rPr>
        <w:t>minimum display scale</w:t>
      </w:r>
      <w:r w:rsidRPr="00693533">
        <w:rPr>
          <w:rFonts w:cs="Arial"/>
        </w:rPr>
        <w:t xml:space="preserve"> and the largest scale by the </w:t>
      </w:r>
      <w:r w:rsidRPr="00693533">
        <w:rPr>
          <w:rFonts w:cs="Arial"/>
          <w:b/>
        </w:rPr>
        <w:t>maximum display scale</w:t>
      </w:r>
      <w:r w:rsidRPr="00693533">
        <w:rPr>
          <w:rFonts w:cs="Arial"/>
        </w:rPr>
        <w:t xml:space="preserve">. These scales must be set at one of the scales specified </w:t>
      </w:r>
      <w:r w:rsidR="00013A83">
        <w:rPr>
          <w:rFonts w:cs="Arial"/>
        </w:rPr>
        <w:t>elsewhere in this product specification</w:t>
      </w:r>
      <w:r w:rsidRPr="00693533">
        <w:rPr>
          <w:rFonts w:cs="Arial"/>
        </w:rPr>
        <w:t>.</w:t>
      </w:r>
    </w:p>
    <w:p w14:paraId="2B2F83CC" w14:textId="0E09F601" w:rsidR="00E73EDF" w:rsidRDefault="007653F1" w:rsidP="00C81B2F">
      <w:pPr>
        <w:spacing w:after="120" w:line="240" w:lineRule="auto"/>
        <w:rPr>
          <w:rFonts w:cs="Arial"/>
        </w:rPr>
      </w:pPr>
      <w:r w:rsidRPr="00693533">
        <w:rPr>
          <w:rFonts w:cs="Arial"/>
        </w:rPr>
        <w:t>When the system</w:t>
      </w:r>
      <w:r w:rsidR="00C81B2F">
        <w:rPr>
          <w:rFonts w:cs="Arial"/>
        </w:rPr>
        <w:t>’</w:t>
      </w:r>
      <w:r w:rsidRPr="00693533">
        <w:rPr>
          <w:rFonts w:cs="Arial"/>
        </w:rPr>
        <w:t xml:space="preserve">s viewing scale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FE1078">
        <w:rPr>
          <w:rFonts w:cs="Arial"/>
        </w:rPr>
        <w:t>System Database</w:t>
      </w:r>
      <w:r w:rsidRPr="00693533">
        <w:rPr>
          <w:rFonts w:cs="Arial"/>
        </w:rPr>
        <w:t xml:space="preserve"> does not contain a dataset covering the area at a smaller scale, in which case the dataset will be di</w:t>
      </w:r>
      <w:r w:rsidR="00C81B2F">
        <w:rPr>
          <w:rFonts w:cs="Arial"/>
        </w:rPr>
        <w:t xml:space="preserve">splayed at all smaller scales. </w:t>
      </w:r>
      <w:r w:rsidR="004C22F2" w:rsidRPr="004507E0">
        <w:rPr>
          <w:rFonts w:cs="Arial"/>
        </w:rPr>
        <w:t>W</w:t>
      </w:r>
      <w:r w:rsidR="00B364F9" w:rsidRPr="004507E0">
        <w:rPr>
          <w:rFonts w:cs="Arial"/>
        </w:rPr>
        <w:t xml:space="preserve">hen </w:t>
      </w:r>
      <w:r w:rsidRPr="004507E0">
        <w:rPr>
          <w:rFonts w:cs="Arial"/>
        </w:rPr>
        <w:t xml:space="preserve">the viewing scale is larger than the value indicated by </w:t>
      </w:r>
      <w:r w:rsidRPr="004507E0">
        <w:rPr>
          <w:rFonts w:cs="Arial"/>
          <w:b/>
        </w:rPr>
        <w:t>maximum display scale</w:t>
      </w:r>
      <w:r w:rsidRPr="004507E0">
        <w:rPr>
          <w:rFonts w:cs="Arial"/>
        </w:rPr>
        <w:t xml:space="preserve">, </w:t>
      </w:r>
      <w:r w:rsidR="00013A83">
        <w:rPr>
          <w:rFonts w:cs="Arial"/>
        </w:rPr>
        <w:t>an</w:t>
      </w:r>
      <w:r w:rsidR="00B364F9" w:rsidRPr="004507E0">
        <w:rPr>
          <w:rFonts w:cs="Arial"/>
        </w:rPr>
        <w:t xml:space="preserve"> </w:t>
      </w:r>
      <w:r w:rsidRPr="004507E0">
        <w:rPr>
          <w:rFonts w:cs="Arial"/>
        </w:rPr>
        <w:t xml:space="preserve">overscale </w:t>
      </w:r>
      <w:r w:rsidR="00B364F9" w:rsidRPr="004507E0">
        <w:rPr>
          <w:rFonts w:cs="Arial"/>
        </w:rPr>
        <w:t>indication</w:t>
      </w:r>
      <w:r w:rsidR="00013A83">
        <w:rPr>
          <w:rFonts w:cs="Arial"/>
        </w:rPr>
        <w:t xml:space="preserve"> </w:t>
      </w:r>
      <w:r w:rsidR="007E7BB8" w:rsidRPr="004507E0">
        <w:rPr>
          <w:rFonts w:cs="Arial"/>
        </w:rPr>
        <w:t>must be</w:t>
      </w:r>
      <w:r w:rsidR="00B364F9" w:rsidRPr="004507E0">
        <w:rPr>
          <w:rFonts w:cs="Arial"/>
        </w:rPr>
        <w:t xml:space="preserve"> shown</w:t>
      </w:r>
      <w:r w:rsidR="00C81B2F">
        <w:rPr>
          <w:rFonts w:cs="Arial"/>
        </w:rPr>
        <w:t>.</w:t>
      </w:r>
    </w:p>
    <w:p w14:paraId="6425CB76" w14:textId="77777777" w:rsidR="00C81B2F" w:rsidRPr="00693533" w:rsidRDefault="00C81B2F" w:rsidP="00C81B2F">
      <w:pPr>
        <w:spacing w:after="120" w:line="240" w:lineRule="auto"/>
        <w:rPr>
          <w:rFonts w:cs="Arial"/>
        </w:rPr>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681" w:name="_Toc510785435"/>
      <w:bookmarkStart w:id="682" w:name="_Toc510784286"/>
      <w:bookmarkStart w:id="683" w:name="_Toc510784289"/>
      <w:bookmarkStart w:id="684" w:name="_Toc510785438"/>
      <w:bookmarkStart w:id="685" w:name="_Toc439685274"/>
      <w:bookmarkStart w:id="686" w:name="_Toc120228652"/>
      <w:bookmarkEnd w:id="681"/>
      <w:bookmarkEnd w:id="682"/>
      <w:bookmarkEnd w:id="683"/>
      <w:bookmarkEnd w:id="684"/>
      <w:r w:rsidRPr="00284E7D">
        <w:t>Geometry</w:t>
      </w:r>
      <w:bookmarkEnd w:id="634"/>
      <w:bookmarkEnd w:id="635"/>
      <w:bookmarkEnd w:id="685"/>
      <w:bookmarkEnd w:id="686"/>
    </w:p>
    <w:p w14:paraId="58C10480" w14:textId="5F8A803F"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687" w:name="_Toc439685275"/>
      <w:bookmarkStart w:id="688" w:name="_Toc120228653"/>
      <w:r w:rsidRPr="00284E7D">
        <w:t>S-1</w:t>
      </w:r>
      <w:r w:rsidR="00545238">
        <w:t>31</w:t>
      </w:r>
      <w:r w:rsidRPr="00284E7D">
        <w:t xml:space="preserve"> </w:t>
      </w:r>
      <w:r w:rsidR="00885BE8">
        <w:t>g</w:t>
      </w:r>
      <w:r w:rsidRPr="00284E7D">
        <w:t>eometry</w:t>
      </w:r>
      <w:bookmarkEnd w:id="687"/>
      <w:bookmarkEnd w:id="688"/>
    </w:p>
    <w:p w14:paraId="596114DB" w14:textId="77777777" w:rsidR="00131CA8" w:rsidRDefault="00545238" w:rsidP="00545238">
      <w:pPr>
        <w:autoSpaceDE w:val="0"/>
        <w:autoSpaceDN w:val="0"/>
        <w:adjustRightInd w:val="0"/>
        <w:spacing w:after="120" w:line="240" w:lineRule="auto"/>
        <w:rPr>
          <w:rFonts w:eastAsia="Times New Roman" w:cs="Arial"/>
          <w:bCs/>
          <w:lang w:eastAsia="en-GB"/>
        </w:rPr>
      </w:pPr>
      <w:r w:rsidRPr="00545238">
        <w:rPr>
          <w:rFonts w:eastAsia="Times New Roman" w:cs="Arial"/>
          <w:bCs/>
          <w:lang w:eastAsia="en-GB"/>
        </w:rPr>
        <w:t xml:space="preserve">Marine </w:t>
      </w:r>
      <w:r>
        <w:rPr>
          <w:rFonts w:eastAsia="Times New Roman" w:cs="Arial"/>
          <w:bCs/>
          <w:lang w:eastAsia="en-GB"/>
        </w:rPr>
        <w:t>H</w:t>
      </w:r>
      <w:r w:rsidRPr="00545238">
        <w:rPr>
          <w:rFonts w:eastAsia="Times New Roman" w:cs="Arial"/>
          <w:bCs/>
          <w:lang w:eastAsia="en-GB"/>
        </w:rPr>
        <w:t>arbour Infrastructure (MHI) features are encoded as vector entities which conform to S-100 geometry configuration level 3</w:t>
      </w:r>
      <w:r>
        <w:rPr>
          <w:rFonts w:eastAsia="Times New Roman" w:cs="Arial"/>
          <w:bCs/>
          <w:lang w:eastAsia="en-GB"/>
        </w:rPr>
        <w:t>a</w:t>
      </w:r>
      <w:r w:rsidRPr="00545238">
        <w:rPr>
          <w:rFonts w:eastAsia="Times New Roman" w:cs="Arial"/>
          <w:bCs/>
          <w:lang w:eastAsia="en-GB"/>
        </w:rPr>
        <w:t xml:space="preserve"> (S-100 clause 7-</w:t>
      </w:r>
      <w:r w:rsidR="00131CA8">
        <w:rPr>
          <w:rFonts w:eastAsia="Times New Roman" w:cs="Arial"/>
          <w:bCs/>
          <w:lang w:eastAsia="en-GB"/>
        </w:rPr>
        <w:t>4</w:t>
      </w:r>
      <w:r w:rsidRPr="00545238">
        <w:rPr>
          <w:rFonts w:eastAsia="Times New Roman" w:cs="Arial"/>
          <w:bCs/>
          <w:lang w:eastAsia="en-GB"/>
        </w:rPr>
        <w:t>.3).</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76BDB59F"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w:t>
      </w:r>
      <w:r w:rsidR="00131CA8">
        <w:rPr>
          <w:rFonts w:eastAsia="Times New Roman" w:cs="Arial"/>
          <w:lang w:eastAsia="en-GB"/>
        </w:rPr>
        <w:t xml:space="preserve">S-100 </w:t>
      </w:r>
      <w:r w:rsidRPr="00284E7D">
        <w:rPr>
          <w:rFonts w:eastAsia="Times New Roman" w:cs="Arial"/>
          <w:lang w:eastAsia="en-GB"/>
        </w:rPr>
        <w:t xml:space="preserve">Figure </w:t>
      </w:r>
      <w:r w:rsidR="00131CA8">
        <w:rPr>
          <w:rFonts w:eastAsia="Times New Roman" w:cs="Arial"/>
          <w:lang w:eastAsia="en-GB"/>
        </w:rPr>
        <w:t>7-5</w:t>
      </w:r>
      <w:r w:rsidRPr="00284E7D">
        <w:rPr>
          <w:rFonts w:eastAsia="Times New Roman" w:cs="Arial"/>
          <w:lang w:eastAsia="en-GB"/>
        </w:rPr>
        <w:t>.</w:t>
      </w:r>
    </w:p>
    <w:p w14:paraId="6DC400D3" w14:textId="77777777"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15D5A837"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w:t>
      </w:r>
      <w:r w:rsidR="00131CA8">
        <w:rPr>
          <w:rFonts w:cs="Arial"/>
        </w:rPr>
        <w:t xml:space="preserve">S-100 </w:t>
      </w:r>
      <w:r w:rsidRPr="00284E7D">
        <w:rPr>
          <w:rFonts w:cs="Arial"/>
        </w:rPr>
        <w:t>Figure</w:t>
      </w:r>
      <w:r w:rsidRPr="00284E7D">
        <w:rPr>
          <w:rFonts w:eastAsia="Times New Roman" w:cs="Arial"/>
          <w:lang w:eastAsia="en-GB"/>
        </w:rPr>
        <w:t xml:space="preserve"> </w:t>
      </w:r>
      <w:r w:rsidR="00131CA8">
        <w:rPr>
          <w:rFonts w:eastAsia="Times New Roman" w:cs="Arial"/>
          <w:lang w:eastAsia="en-GB"/>
        </w:rPr>
        <w:t>7-6</w:t>
      </w:r>
      <w:r w:rsidRPr="00284E7D">
        <w:rPr>
          <w:rFonts w:eastAsia="Times New Roman" w:cs="Arial"/>
          <w:lang w:eastAsia="en-GB"/>
        </w:rPr>
        <w:t>.</w:t>
      </w:r>
    </w:p>
    <w:p w14:paraId="79039409" w14:textId="53935CD0" w:rsidR="00E73EDF" w:rsidRPr="00284E7D" w:rsidRDefault="007653F1" w:rsidP="006A5C19">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w:t>
      </w:r>
      <w:r w:rsidR="00131CA8">
        <w:t xml:space="preserve">S-100 </w:t>
      </w:r>
      <w:r w:rsidRPr="00284E7D">
        <w:t xml:space="preserve">Figure </w:t>
      </w:r>
      <w:r w:rsidR="00131CA8">
        <w:t>7-7</w:t>
      </w:r>
      <w:r w:rsidRPr="00284E7D">
        <w:t>.</w:t>
      </w:r>
    </w:p>
    <w:p w14:paraId="65816C80" w14:textId="77777777" w:rsidR="00131CA8" w:rsidRPr="00545238" w:rsidRDefault="00131CA8" w:rsidP="00131CA8">
      <w:pPr>
        <w:autoSpaceDE w:val="0"/>
        <w:autoSpaceDN w:val="0"/>
        <w:adjustRightInd w:val="0"/>
        <w:spacing w:after="120" w:line="240" w:lineRule="auto"/>
        <w:rPr>
          <w:rFonts w:eastAsia="Times New Roman" w:cs="Arial"/>
          <w:bCs/>
          <w:lang w:eastAsia="en-GB"/>
        </w:rPr>
      </w:pPr>
      <w:r w:rsidRPr="00545238">
        <w:rPr>
          <w:rFonts w:eastAsia="Times New Roman" w:cs="Arial"/>
          <w:bCs/>
          <w:lang w:eastAsia="en-GB"/>
        </w:rPr>
        <w:t>S-131 further constrains Level 3a with the following:</w:t>
      </w:r>
    </w:p>
    <w:p w14:paraId="312C6A8E" w14:textId="77777777" w:rsidR="00131CA8" w:rsidRPr="00131CA8"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Coincident linear geometry must be avoided when there is a dependency between features.</w:t>
      </w:r>
    </w:p>
    <w:p w14:paraId="10008D53" w14:textId="7E179972" w:rsidR="00131CA8" w:rsidRPr="00131CA8"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 xml:space="preserve">The interpolation of </w:t>
      </w:r>
      <w:proofErr w:type="spellStart"/>
      <w:r w:rsidRPr="00D74C63">
        <w:rPr>
          <w:rFonts w:eastAsia="Times New Roman" w:cs="Arial"/>
          <w:bCs/>
          <w:i/>
          <w:iCs/>
          <w:lang w:eastAsia="en-GB"/>
        </w:rPr>
        <w:t>GM_CurveSegment</w:t>
      </w:r>
      <w:proofErr w:type="spellEnd"/>
      <w:r w:rsidRPr="00131CA8">
        <w:rPr>
          <w:rFonts w:eastAsia="Times New Roman" w:cs="Arial"/>
          <w:bCs/>
          <w:lang w:eastAsia="en-GB"/>
        </w:rPr>
        <w:t xml:space="preserve"> must be loxodromic</w:t>
      </w:r>
      <w:ins w:id="689" w:author="Raphael Malyankar" w:date="2022-10-27T23:17:00Z">
        <w:r w:rsidR="00A93509">
          <w:rPr>
            <w:rFonts w:eastAsia="Times New Roman" w:cs="Arial"/>
            <w:bCs/>
            <w:lang w:eastAsia="en-GB"/>
          </w:rPr>
          <w:t>.</w:t>
        </w:r>
      </w:ins>
    </w:p>
    <w:p w14:paraId="47DCF7BE" w14:textId="77777777" w:rsidR="00300DE6"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lastRenderedPageBreak/>
        <w:t>Linear geometry is defined by curves which are made of curve segments. Each curve segment contains the geographic coordinates as control points and defines an interpolation method between them. Coordinate density can have a significant impact on file size and system performance. A rule of thumb is to limit the coordinate density to 0.3 mm at maximum permitted display scale.</w:t>
      </w:r>
    </w:p>
    <w:p w14:paraId="003A646D" w14:textId="684C0808" w:rsidR="00131CA8" w:rsidRPr="00131CA8"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For a scale-less product, the producer should keep in mind the expected scale range for typical use and the density of coordinates needed to suit the needs of the product.</w:t>
      </w:r>
    </w:p>
    <w:p w14:paraId="5B2B50B5" w14:textId="6CC4E095" w:rsidR="00131CA8" w:rsidRPr="00545238" w:rsidRDefault="00131CA8" w:rsidP="00131CA8">
      <w:pPr>
        <w:autoSpaceDE w:val="0"/>
        <w:autoSpaceDN w:val="0"/>
        <w:adjustRightInd w:val="0"/>
        <w:spacing w:after="120" w:line="240" w:lineRule="auto"/>
        <w:rPr>
          <w:rFonts w:eastAsia="Times New Roman" w:cs="Arial"/>
          <w:bCs/>
          <w:lang w:eastAsia="en-GB"/>
        </w:rPr>
      </w:pPr>
      <w:r w:rsidRPr="00545238">
        <w:rPr>
          <w:rFonts w:eastAsia="Times New Roman" w:cs="Arial"/>
          <w:bCs/>
          <w:lang w:eastAsia="en-GB"/>
        </w:rPr>
        <w:t xml:space="preserve">The following </w:t>
      </w:r>
      <w:r>
        <w:rPr>
          <w:rFonts w:eastAsia="Times New Roman" w:cs="Arial"/>
          <w:bCs/>
          <w:lang w:eastAsia="en-GB"/>
        </w:rPr>
        <w:t>exception</w:t>
      </w:r>
      <w:r w:rsidRPr="00545238">
        <w:rPr>
          <w:rFonts w:eastAsia="Times New Roman" w:cs="Arial"/>
          <w:bCs/>
          <w:lang w:eastAsia="en-GB"/>
        </w:rPr>
        <w:t xml:space="preserve"> applies to S-131:</w:t>
      </w:r>
    </w:p>
    <w:p w14:paraId="3986109D" w14:textId="3574AE5F" w:rsidR="00E73EDF" w:rsidRPr="00013A83" w:rsidRDefault="00131CA8" w:rsidP="00013A83">
      <w:pPr>
        <w:pStyle w:val="ListParagraph"/>
        <w:numPr>
          <w:ilvl w:val="0"/>
          <w:numId w:val="25"/>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The use of coordinates is restricted to two dimensions (</w:t>
      </w:r>
      <w:proofErr w:type="spellStart"/>
      <w:r w:rsidRPr="00D74C63">
        <w:rPr>
          <w:rFonts w:eastAsia="Times New Roman" w:cs="Arial"/>
          <w:bCs/>
          <w:i/>
          <w:iCs/>
          <w:lang w:eastAsia="en-GB"/>
        </w:rPr>
        <w:t>DirectPosition</w:t>
      </w:r>
      <w:proofErr w:type="spellEnd"/>
      <w:r w:rsidRPr="00131CA8">
        <w:rPr>
          <w:rFonts w:eastAsia="Times New Roman" w:cs="Arial"/>
          <w:bCs/>
          <w:lang w:eastAsia="en-GB"/>
        </w:rPr>
        <w:t xml:space="preserve"> is restricted to two coordinates).</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690" w:name="_Toc439685276"/>
      <w:bookmarkStart w:id="691" w:name="_Toc120228654"/>
      <w:r w:rsidRPr="00284E7D">
        <w:t>Masking</w:t>
      </w:r>
      <w:bookmarkEnd w:id="690"/>
      <w:bookmarkEnd w:id="691"/>
    </w:p>
    <w:p w14:paraId="76C86E2C" w14:textId="441BF110" w:rsidR="00E73EDF" w:rsidRDefault="007653F1" w:rsidP="008D2217">
      <w:r w:rsidRPr="00284E7D">
        <w:t xml:space="preserve">In certain circumstances, the symbolisation of a curve may need to be suppressed. This is done using the </w:t>
      </w:r>
      <w:proofErr w:type="spellStart"/>
      <w:r w:rsidR="002D42CD" w:rsidRPr="002D42CD">
        <w:rPr>
          <w:i/>
          <w:iCs/>
        </w:rPr>
        <w:t>maskReference</w:t>
      </w:r>
      <w:proofErr w:type="spellEnd"/>
      <w:r w:rsidR="002D42CD">
        <w:t xml:space="preserve"> XML tag described in S-100 10b-10.1.7</w:t>
      </w:r>
      <w:r w:rsidRPr="00284E7D">
        <w:t>.</w:t>
      </w:r>
      <w:bookmarkStart w:id="692" w:name="_Toc225648316"/>
      <w:bookmarkStart w:id="693" w:name="_Toc225065173"/>
    </w:p>
    <w:p w14:paraId="41EAFC1F" w14:textId="4ECAF593" w:rsidR="008D2217" w:rsidRDefault="008B2BBD" w:rsidP="008D2217">
      <w:pPr>
        <w:pStyle w:val="Heading3"/>
      </w:pPr>
      <w:bookmarkStart w:id="694" w:name="_Toc120228655"/>
      <w:r>
        <w:t>Coordinate encoding in spatial primitives</w:t>
      </w:r>
      <w:bookmarkEnd w:id="694"/>
    </w:p>
    <w:p w14:paraId="7EFBCEAC" w14:textId="44C71C35" w:rsidR="008D2217" w:rsidRDefault="008D2217" w:rsidP="008D2217">
      <w:pPr>
        <w:rPr>
          <w:ins w:id="695" w:author="Raphael Malyankar" w:date="2022-11-09T19:15:00Z"/>
        </w:rPr>
      </w:pPr>
      <w:r>
        <w:t>Geometry</w:t>
      </w:r>
      <w:r w:rsidRPr="008D2217">
        <w:t xml:space="preserve"> may be encoded</w:t>
      </w:r>
      <w:r>
        <w:t xml:space="preserve"> either</w:t>
      </w:r>
      <w:r w:rsidRPr="008D2217">
        <w:t xml:space="preserve"> inline or by reference</w:t>
      </w:r>
      <w:r>
        <w:t xml:space="preserve"> to a </w:t>
      </w:r>
      <w:proofErr w:type="gramStart"/>
      <w:r>
        <w:t>spatial primitives</w:t>
      </w:r>
      <w:proofErr w:type="gramEnd"/>
      <w:r>
        <w:t xml:space="preserve"> located elsewhere in the dataset that encodes the actual coordinate values. The GML </w:t>
      </w:r>
      <w:r w:rsidR="008B2BBD">
        <w:t>conventions for references and axis order must be followed.</w:t>
      </w:r>
    </w:p>
    <w:p w14:paraId="2591E8B5" w14:textId="68E4D7BF" w:rsidR="00503946" w:rsidRPr="002D42CD" w:rsidRDefault="00503946" w:rsidP="008D2217">
      <w:ins w:id="696" w:author="Raphael Malyankar" w:date="2022-11-09T19:15:00Z">
        <w:r>
          <w:t xml:space="preserve">The CRS </w:t>
        </w:r>
        <w:r w:rsidRPr="00503946">
          <w:t>shall be identified using the URI convention for SRS specified by OGC, which is http://www.opengis.net/def/crs/EPSG/0/4326” (Quote S-100 Ed.5.0.0 10b-11.7</w:t>
        </w:r>
        <w:proofErr w:type="gramStart"/>
        <w:r w:rsidRPr="00503946">
          <w:t>. )</w:t>
        </w:r>
      </w:ins>
      <w:proofErr w:type="gramEnd"/>
      <w:ins w:id="697" w:author="Raphael Malyankar" w:date="2023-01-10T14:30:00Z">
        <w:r w:rsidR="009E40BB">
          <w:t xml:space="preserve">. </w:t>
        </w:r>
      </w:ins>
      <w:ins w:id="698" w:author="Raphael Malyankar" w:date="2022-11-09T19:15:00Z">
        <w:r w:rsidRPr="00503946">
          <w:t>The axis order is latitude/longitude</w:t>
        </w:r>
      </w:ins>
      <w:ins w:id="699" w:author="Raphael Malyankar" w:date="2023-01-10T14:29:00Z">
        <w:r w:rsidR="009E40BB">
          <w:t>.</w:t>
        </w:r>
      </w:ins>
    </w:p>
    <w:p w14:paraId="7C93A816" w14:textId="77777777" w:rsidR="00E73EDF" w:rsidRPr="004A70BB" w:rsidRDefault="007653F1" w:rsidP="00F42AB4">
      <w:pPr>
        <w:pStyle w:val="Heading1"/>
        <w:tabs>
          <w:tab w:val="clear" w:pos="400"/>
        </w:tabs>
        <w:spacing w:before="120" w:after="200" w:line="240" w:lineRule="auto"/>
        <w:ind w:left="567" w:hanging="567"/>
      </w:pPr>
      <w:bookmarkStart w:id="700" w:name="_Toc517858859"/>
      <w:bookmarkStart w:id="701" w:name="_Toc519859099"/>
      <w:bookmarkStart w:id="702" w:name="_Toc521495143"/>
      <w:bookmarkStart w:id="703" w:name="_Toc527117756"/>
      <w:bookmarkStart w:id="704" w:name="_Toc527620283"/>
      <w:bookmarkStart w:id="705" w:name="_Toc529974525"/>
      <w:bookmarkStart w:id="706" w:name="_Toc225648327"/>
      <w:bookmarkStart w:id="707" w:name="_Toc439685281"/>
      <w:bookmarkStart w:id="708" w:name="_Toc225065184"/>
      <w:bookmarkStart w:id="709" w:name="_Toc120228656"/>
      <w:bookmarkEnd w:id="692"/>
      <w:bookmarkEnd w:id="693"/>
      <w:bookmarkEnd w:id="700"/>
      <w:bookmarkEnd w:id="701"/>
      <w:bookmarkEnd w:id="702"/>
      <w:bookmarkEnd w:id="703"/>
      <w:bookmarkEnd w:id="704"/>
      <w:bookmarkEnd w:id="705"/>
      <w:r w:rsidRPr="004A70BB">
        <w:t>Data Quality</w:t>
      </w:r>
      <w:bookmarkEnd w:id="706"/>
      <w:bookmarkEnd w:id="707"/>
      <w:bookmarkEnd w:id="708"/>
      <w:bookmarkEnd w:id="709"/>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710" w:name="_Toc439685282"/>
      <w:bookmarkStart w:id="711" w:name="_Toc120228657"/>
      <w:bookmarkStart w:id="712" w:name="_Toc225648328"/>
      <w:bookmarkStart w:id="713" w:name="_Toc225065185"/>
      <w:bookmarkStart w:id="714" w:name="_Toc8629844"/>
      <w:bookmarkStart w:id="715" w:name="_Toc422735435"/>
      <w:bookmarkStart w:id="716" w:name="_Toc8629976"/>
      <w:bookmarkStart w:id="717" w:name="_Toc19077363"/>
      <w:bookmarkStart w:id="718" w:name="_Toc191284893"/>
      <w:r w:rsidRPr="004A70BB">
        <w:t>Introduction</w:t>
      </w:r>
      <w:bookmarkEnd w:id="710"/>
      <w:bookmarkEnd w:id="71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63219B6E" w:rsidR="00793F40" w:rsidRPr="004A70BB" w:rsidRDefault="00793F40" w:rsidP="00F42AB4">
      <w:pPr>
        <w:spacing w:after="60" w:line="240" w:lineRule="auto"/>
        <w:rPr>
          <w:lang w:val="en-US"/>
        </w:rPr>
      </w:pPr>
      <w:r w:rsidRPr="004A70BB">
        <w:rPr>
          <w:lang w:val="en-US"/>
        </w:rPr>
        <w:t>For S-1</w:t>
      </w:r>
      <w:r w:rsidR="00374A60">
        <w:rPr>
          <w:lang w:val="en-US"/>
        </w:rPr>
        <w:t>3</w:t>
      </w:r>
      <w:r w:rsidRPr="004A70BB">
        <w:rPr>
          <w:lang w:val="en-US"/>
        </w:rPr>
        <w:t>1 the following data qual</w:t>
      </w:r>
      <w:r w:rsidR="00F42AB4">
        <w:rPr>
          <w:lang w:val="en-US"/>
        </w:rPr>
        <w:t>ity elements have been included:</w:t>
      </w:r>
    </w:p>
    <w:p w14:paraId="28F2FD58" w14:textId="77777777" w:rsidR="00793F40" w:rsidRPr="004A70BB" w:rsidRDefault="00793F40" w:rsidP="006A5C19">
      <w:pPr>
        <w:numPr>
          <w:ilvl w:val="0"/>
          <w:numId w:val="17"/>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6A5C19">
      <w:pPr>
        <w:numPr>
          <w:ilvl w:val="0"/>
          <w:numId w:val="17"/>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6A5C19">
      <w:pPr>
        <w:numPr>
          <w:ilvl w:val="0"/>
          <w:numId w:val="17"/>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6A5C19">
      <w:pPr>
        <w:numPr>
          <w:ilvl w:val="0"/>
          <w:numId w:val="17"/>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6A5C19">
      <w:pPr>
        <w:numPr>
          <w:ilvl w:val="0"/>
          <w:numId w:val="17"/>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6A5C19">
      <w:pPr>
        <w:numPr>
          <w:ilvl w:val="0"/>
          <w:numId w:val="17"/>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6A5C19">
      <w:pPr>
        <w:numPr>
          <w:ilvl w:val="0"/>
          <w:numId w:val="17"/>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6A5C19">
      <w:pPr>
        <w:numPr>
          <w:ilvl w:val="0"/>
          <w:numId w:val="17"/>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6A5C19">
      <w:pPr>
        <w:numPr>
          <w:ilvl w:val="0"/>
          <w:numId w:val="17"/>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6A5C19">
      <w:pPr>
        <w:numPr>
          <w:ilvl w:val="0"/>
          <w:numId w:val="17"/>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6A5C19">
      <w:pPr>
        <w:numPr>
          <w:ilvl w:val="0"/>
          <w:numId w:val="18"/>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CC9B58A" w:rsidR="00793F40" w:rsidRPr="0076198D" w:rsidRDefault="00793F40" w:rsidP="006A5C19">
      <w:pPr>
        <w:numPr>
          <w:ilvl w:val="0"/>
          <w:numId w:val="18"/>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w:t>
      </w:r>
      <w:r w:rsidR="00374A60">
        <w:rPr>
          <w:lang w:val="en-US"/>
        </w:rPr>
        <w:t>3</w:t>
      </w:r>
      <w:r w:rsidR="0072028A" w:rsidRPr="0076198D">
        <w:rPr>
          <w:lang w:val="en-US"/>
        </w:rPr>
        <w:t>1</w:t>
      </w:r>
      <w:r w:rsidRPr="0076198D">
        <w:rPr>
          <w:lang w:val="en-US"/>
        </w:rPr>
        <w:t xml:space="preserve"> data model.</w:t>
      </w:r>
    </w:p>
    <w:p w14:paraId="5777E4F2" w14:textId="6A880C82" w:rsidR="00374A60" w:rsidRDefault="00374A60" w:rsidP="00374A60">
      <w:pPr>
        <w:pStyle w:val="Heading2"/>
      </w:pPr>
      <w:bookmarkStart w:id="719" w:name="_Toc120228658"/>
      <w:bookmarkStart w:id="720" w:name="_Toc439685283"/>
      <w:r>
        <w:t>Quality measure elements</w:t>
      </w:r>
      <w:bookmarkEnd w:id="719"/>
    </w:p>
    <w:p w14:paraId="62DF9739" w14:textId="5985EAA0" w:rsidR="00374A60" w:rsidRDefault="00374A60" w:rsidP="00374A60">
      <w:r w:rsidRPr="00374A60">
        <w:t>The data quality measures recommended in S-97 (Part C) and their applicability in S-1</w:t>
      </w:r>
      <w:r>
        <w:t>31</w:t>
      </w:r>
      <w:r w:rsidRPr="00374A60">
        <w:t xml:space="preserve"> are indicated in </w:t>
      </w:r>
      <w:r w:rsidR="00013A83">
        <w:fldChar w:fldCharType="begin"/>
      </w:r>
      <w:r w:rsidR="00013A83">
        <w:instrText xml:space="preserve"> REF _Ref111744844 \h </w:instrText>
      </w:r>
      <w:r w:rsidR="00013A83">
        <w:fldChar w:fldCharType="separate"/>
      </w:r>
      <w:r w:rsidR="0082228C">
        <w:t xml:space="preserve">Table </w:t>
      </w:r>
      <w:r w:rsidR="0082228C">
        <w:rPr>
          <w:noProof/>
        </w:rPr>
        <w:t>8</w:t>
      </w:r>
      <w:r w:rsidR="0082228C">
        <w:t>.</w:t>
      </w:r>
      <w:r w:rsidR="0082228C">
        <w:rPr>
          <w:noProof/>
        </w:rPr>
        <w:t>1</w:t>
      </w:r>
      <w:r w:rsidR="00013A83">
        <w:fldChar w:fldCharType="end"/>
      </w:r>
      <w:r w:rsidRPr="00374A60">
        <w:t xml:space="preserve"> below. NA indicates the measure is not applicable. This table reproduces the first 4 columns of the data quality checklist recommended elements and replaces the final column with descriptions of the scope of the element in the context of S-1</w:t>
      </w:r>
      <w:r>
        <w:t>31</w:t>
      </w:r>
      <w:r w:rsidRPr="00374A60">
        <w:t xml:space="preserve"> datasets.</w:t>
      </w:r>
    </w:p>
    <w:p w14:paraId="4DA05AEF" w14:textId="0B145F70" w:rsidR="00374A60" w:rsidRDefault="00374A60" w:rsidP="00374A60">
      <w:pPr>
        <w:pStyle w:val="Caption"/>
        <w:keepNext/>
      </w:pPr>
      <w:bookmarkStart w:id="721" w:name="_Ref111744844"/>
      <w:r>
        <w:lastRenderedPageBreak/>
        <w:t xml:space="preserve">Table </w:t>
      </w:r>
      <w:ins w:id="722" w:author="Raphael Malyankar" w:date="2022-11-15T22:37:00Z">
        <w:r w:rsidR="00AC5C5D">
          <w:fldChar w:fldCharType="begin"/>
        </w:r>
        <w:r w:rsidR="00AC5C5D">
          <w:instrText xml:space="preserve"> STYLEREF 1 \s </w:instrText>
        </w:r>
      </w:ins>
      <w:r w:rsidR="00AC5C5D">
        <w:fldChar w:fldCharType="separate"/>
      </w:r>
      <w:r w:rsidR="00AC5C5D">
        <w:rPr>
          <w:noProof/>
        </w:rPr>
        <w:t>8</w:t>
      </w:r>
      <w:ins w:id="723"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724" w:author="Raphael Malyankar" w:date="2022-11-15T22:37:00Z">
        <w:r w:rsidR="00AC5C5D">
          <w:rPr>
            <w:noProof/>
          </w:rPr>
          <w:t>1</w:t>
        </w:r>
        <w:r w:rsidR="00AC5C5D">
          <w:fldChar w:fldCharType="end"/>
        </w:r>
      </w:ins>
      <w:del w:id="725"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8</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bookmarkEnd w:id="721"/>
      <w:r>
        <w:t xml:space="preserve"> - Quality measure elements</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1"/>
        <w:gridCol w:w="1785"/>
        <w:gridCol w:w="1581"/>
        <w:gridCol w:w="2902"/>
        <w:gridCol w:w="1143"/>
        <w:gridCol w:w="1334"/>
      </w:tblGrid>
      <w:tr w:rsidR="00374A60" w:rsidRPr="0075712D" w14:paraId="411949C2" w14:textId="77777777" w:rsidTr="00374A60">
        <w:trPr>
          <w:trHeight w:val="728"/>
          <w:tblHeader/>
        </w:trPr>
        <w:tc>
          <w:tcPr>
            <w:tcW w:w="286" w:type="pct"/>
            <w:tcBorders>
              <w:top w:val="single" w:sz="2" w:space="0" w:color="000000"/>
              <w:left w:val="single" w:sz="2" w:space="0" w:color="000000"/>
              <w:bottom w:val="single" w:sz="4" w:space="0" w:color="000000"/>
              <w:right w:val="single" w:sz="2" w:space="0" w:color="000000"/>
            </w:tcBorders>
            <w:shd w:val="clear" w:color="auto" w:fill="BDC0BF"/>
          </w:tcPr>
          <w:p w14:paraId="44A5171E" w14:textId="77777777" w:rsidR="00374A60" w:rsidRPr="00777167" w:rsidRDefault="00374A60" w:rsidP="00D4518E">
            <w:pPr>
              <w:pStyle w:val="TableStyle1"/>
              <w:rPr>
                <w:rFonts w:ascii="Arial" w:eastAsia="Arial Unicode MS" w:hAnsi="Arial" w:cs="Arial"/>
                <w:sz w:val="16"/>
                <w:szCs w:val="16"/>
              </w:rPr>
            </w:pPr>
            <w:r w:rsidRPr="00777167">
              <w:rPr>
                <w:rFonts w:ascii="Arial" w:eastAsia="Arial Unicode MS" w:hAnsi="Arial" w:cs="Arial"/>
                <w:sz w:val="16"/>
                <w:szCs w:val="16"/>
              </w:rPr>
              <w:t>No.</w:t>
            </w:r>
          </w:p>
        </w:tc>
        <w:tc>
          <w:tcPr>
            <w:tcW w:w="962"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0C74A6EE"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Data quality element and sub element</w:t>
            </w:r>
          </w:p>
        </w:tc>
        <w:tc>
          <w:tcPr>
            <w:tcW w:w="852"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234A172"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Definition</w:t>
            </w:r>
          </w:p>
        </w:tc>
        <w:tc>
          <w:tcPr>
            <w:tcW w:w="1564"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82279F6"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DQ measure / description</w:t>
            </w:r>
          </w:p>
        </w:tc>
        <w:tc>
          <w:tcPr>
            <w:tcW w:w="616"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0DADD3C6"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Evaluation scope</w:t>
            </w:r>
          </w:p>
        </w:tc>
        <w:tc>
          <w:tcPr>
            <w:tcW w:w="719"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0A1FAA4" w14:textId="0E35DB4B"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Scope in S-1</w:t>
            </w:r>
            <w:r w:rsidR="001F6D22">
              <w:rPr>
                <w:rFonts w:ascii="Arial" w:eastAsia="Arial Unicode MS" w:hAnsi="Arial" w:cs="Arial"/>
                <w:sz w:val="16"/>
                <w:szCs w:val="16"/>
              </w:rPr>
              <w:t>31</w:t>
            </w:r>
          </w:p>
        </w:tc>
      </w:tr>
      <w:tr w:rsidR="00374A60" w:rsidRPr="0075712D" w14:paraId="42581C19" w14:textId="77777777" w:rsidTr="00374A60">
        <w:trPr>
          <w:trHeight w:val="728"/>
        </w:trPr>
        <w:tc>
          <w:tcPr>
            <w:tcW w:w="286" w:type="pct"/>
            <w:tcBorders>
              <w:top w:val="single" w:sz="4" w:space="0" w:color="000000"/>
              <w:left w:val="single" w:sz="2" w:space="0" w:color="000000"/>
              <w:bottom w:val="single" w:sz="2" w:space="0" w:color="000000"/>
              <w:right w:val="single" w:sz="2" w:space="0" w:color="000000"/>
            </w:tcBorders>
          </w:tcPr>
          <w:p w14:paraId="022F6BB3"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w:t>
            </w:r>
          </w:p>
        </w:tc>
        <w:tc>
          <w:tcPr>
            <w:tcW w:w="962"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0436BC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Completeness / Commission</w:t>
            </w:r>
          </w:p>
        </w:tc>
        <w:tc>
          <w:tcPr>
            <w:tcW w:w="852"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58B4CAC"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Excess data present in a dataset, as described by the scope.</w:t>
            </w:r>
          </w:p>
        </w:tc>
        <w:tc>
          <w:tcPr>
            <w:tcW w:w="156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C09520E"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numberOfExcessItems</w:t>
            </w:r>
            <w:proofErr w:type="spellEnd"/>
            <w:r w:rsidRPr="00777167">
              <w:rPr>
                <w:rFonts w:ascii="Arial" w:eastAsia="Arial Unicode MS" w:hAnsi="Arial" w:cs="Arial"/>
                <w:sz w:val="16"/>
                <w:szCs w:val="16"/>
              </w:rPr>
              <w:t xml:space="preserve"> / This data quality measure indicates the number of items in the dataset, that should not have been present in the dataset.</w:t>
            </w:r>
          </w:p>
        </w:tc>
        <w:tc>
          <w:tcPr>
            <w:tcW w:w="616"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9DA85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74F255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0A325296"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493ACC5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2</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BDF69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Completeness / Commission</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5AA5958"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Excess data present in a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327848"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numberOfDuplicateFeatureInstances</w:t>
            </w:r>
            <w:proofErr w:type="spellEnd"/>
            <w:r w:rsidRPr="00777167">
              <w:rPr>
                <w:rFonts w:ascii="Arial" w:eastAsia="Arial Unicode MS" w:hAnsi="Arial" w:cs="Arial"/>
                <w:sz w:val="16"/>
                <w:szCs w:val="16"/>
              </w:rPr>
              <w:t xml:space="preserve"> / This data quality measure indicates the total number of exact duplications of feature instances within the data.</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23D50E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55733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2067C0B3"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tcPr>
          <w:p w14:paraId="4797082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3</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209AD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Completeness / Omission</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5E0AEF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 absent from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7A57F3D"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numberOfMissingItems</w:t>
            </w:r>
            <w:proofErr w:type="spellEnd"/>
            <w:r w:rsidRPr="00777167">
              <w:rPr>
                <w:rFonts w:ascii="Arial" w:eastAsia="Arial Unicode MS" w:hAnsi="Arial" w:cs="Arial"/>
                <w:sz w:val="16"/>
                <w:szCs w:val="16"/>
              </w:rPr>
              <w:t xml:space="preserve"> / This data quality measure is an indicator that shows that a specific item is missing in the data.</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30F3FDF"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B121978"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41336B58" w14:textId="77777777" w:rsidTr="00374A60">
        <w:trPr>
          <w:trHeight w:val="144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47585E08"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4</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41C2BE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Conceptual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CE06D3"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Adherence to the rules of a conceptual schema.</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5E8C3C9"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numberOfInvalidSurfaceOverlaps</w:t>
            </w:r>
            <w:proofErr w:type="spellEnd"/>
            <w:r w:rsidRPr="00777167">
              <w:rPr>
                <w:rFonts w:ascii="Arial" w:eastAsia="Arial Unicode MS" w:hAnsi="Arial" w:cs="Arial"/>
                <w:sz w:val="16"/>
                <w:szCs w:val="16"/>
              </w:rPr>
              <w:t xml:space="preserve"> / This data quality measure is a count of the total number of erroneous overlaps within the data. Which surfaces may overlap and which must not </w:t>
            </w:r>
            <w:proofErr w:type="gramStart"/>
            <w:r w:rsidRPr="00777167">
              <w:rPr>
                <w:rFonts w:ascii="Arial" w:eastAsia="Arial Unicode MS" w:hAnsi="Arial" w:cs="Arial"/>
                <w:sz w:val="16"/>
                <w:szCs w:val="16"/>
              </w:rPr>
              <w:t>is</w:t>
            </w:r>
            <w:proofErr w:type="gramEnd"/>
            <w:r w:rsidRPr="00777167">
              <w:rPr>
                <w:rFonts w:ascii="Arial" w:eastAsia="Arial Unicode MS" w:hAnsi="Arial" w:cs="Arial"/>
                <w:sz w:val="16"/>
                <w:szCs w:val="16"/>
              </w:rPr>
              <w:t xml:space="preserve"> application dependent. Not all overlapping surfaces are necessarily erroneous.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ABEEE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7F8070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w:t>
            </w:r>
          </w:p>
        </w:tc>
      </w:tr>
      <w:tr w:rsidR="00374A60" w:rsidRPr="0075712D" w14:paraId="51F6F749"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6CA9DED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5</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BD6D01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Domain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AF9270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Adherence of the values to the value domains.</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35AB48D"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numberOfNonconformantItems</w:t>
            </w:r>
            <w:proofErr w:type="spellEnd"/>
            <w:r w:rsidRPr="00777167">
              <w:rPr>
                <w:rFonts w:ascii="Arial" w:eastAsia="Arial Unicode MS" w:hAnsi="Arial" w:cs="Arial"/>
                <w:sz w:val="16"/>
                <w:szCs w:val="16"/>
              </w:rPr>
              <w:t xml:space="preserve"> / This data quality measure is a count of all items in the dataset that are not in conformance with their value domain.</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CD2E83"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E0E4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638ABBDA" w14:textId="77777777" w:rsidTr="00374A60">
        <w:trPr>
          <w:trHeight w:val="1198"/>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0A799399"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6</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20138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Format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A99C555" w14:textId="77777777" w:rsidR="00374A60" w:rsidRPr="00777167" w:rsidRDefault="00374A60" w:rsidP="00D4518E">
            <w:pPr>
              <w:pStyle w:val="Body"/>
              <w:ind w:left="0"/>
              <w:jc w:val="left"/>
              <w:rPr>
                <w:rFonts w:cs="Arial"/>
                <w:sz w:val="16"/>
                <w:szCs w:val="16"/>
              </w:rPr>
            </w:pPr>
            <w:r w:rsidRPr="00777167">
              <w:rPr>
                <w:rFonts w:cs="Arial"/>
                <w:sz w:val="16"/>
                <w:szCs w:val="16"/>
              </w:rPr>
              <w:t>Degree to which data is stored in accordance with the physical structure of the data 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8343D00"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physicalStructureConflictsNumber</w:t>
            </w:r>
            <w:proofErr w:type="spellEnd"/>
            <w:r w:rsidRPr="00777167">
              <w:rPr>
                <w:rFonts w:ascii="Arial" w:eastAsia="Arial Unicode MS" w:hAnsi="Arial" w:cs="Arial"/>
                <w:sz w:val="16"/>
                <w:szCs w:val="16"/>
              </w:rPr>
              <w:t xml:space="preserve"> / This data quality measure is a count of all items in the dataset that are stored in conflict with the physical structure of the dataset.</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714EAC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800D4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3C166821" w14:textId="77777777" w:rsidTr="00374A60">
        <w:trPr>
          <w:trHeight w:val="1685"/>
        </w:trPr>
        <w:tc>
          <w:tcPr>
            <w:tcW w:w="286" w:type="pct"/>
            <w:tcBorders>
              <w:top w:val="single" w:sz="2" w:space="0" w:color="000000"/>
              <w:left w:val="single" w:sz="2" w:space="0" w:color="000000"/>
              <w:bottom w:val="single" w:sz="2" w:space="0" w:color="000000"/>
              <w:right w:val="single" w:sz="2" w:space="0" w:color="000000"/>
            </w:tcBorders>
          </w:tcPr>
          <w:p w14:paraId="5C5590A8"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7</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99B5D8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604F2D"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CA353B"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rateOfFaultyPointCurveConnections</w:t>
            </w:r>
            <w:proofErr w:type="spellEnd"/>
            <w:r w:rsidRPr="00777167">
              <w:rPr>
                <w:rFonts w:ascii="Arial" w:eastAsia="Arial Unicode MS" w:hAnsi="Arial" w:cs="Arial"/>
                <w:sz w:val="16"/>
                <w:szCs w:val="16"/>
              </w:rPr>
              <w:t xml:space="preserve">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569080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964D39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374A60" w:rsidRPr="0075712D" w14:paraId="14B5D2BA"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42A581C5"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8</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2703CD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DB72A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BCB3DE0"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numberOfMissingConnectionsUndershoots</w:t>
            </w:r>
            <w:proofErr w:type="spellEnd"/>
            <w:r w:rsidRPr="00777167">
              <w:rPr>
                <w:rFonts w:ascii="Arial" w:eastAsia="Arial Unicode MS" w:hAnsi="Arial" w:cs="Arial"/>
                <w:sz w:val="16"/>
                <w:szCs w:val="16"/>
              </w:rPr>
              <w:t xml:space="preserve"> / This data quality measure is a count of items in the dataset within the parameter tolerance that are mismatched due to undershoots.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F118AD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F0883D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374A60" w:rsidRPr="0075712D" w14:paraId="5DFE841A"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1E61EF55"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9</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E27477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3EDE49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685E4F"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numberOfMissingConnectionsOvershoots</w:t>
            </w:r>
            <w:proofErr w:type="spellEnd"/>
            <w:r w:rsidRPr="00777167">
              <w:rPr>
                <w:rFonts w:ascii="Arial" w:eastAsia="Arial Unicode MS" w:hAnsi="Arial" w:cs="Arial"/>
                <w:sz w:val="16"/>
                <w:szCs w:val="16"/>
              </w:rPr>
              <w:t xml:space="preserve"> / This data quality measure is a count of items in the dataset within the parameter tolerance that are mismatched due to overshoots.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F6DF87"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EA2E4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374A60" w:rsidRPr="0075712D" w14:paraId="2C7CDF1C" w14:textId="77777777" w:rsidTr="00374A60">
        <w:trPr>
          <w:trHeight w:val="168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081ED4A2"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10</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CFEFA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129478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AA2E41"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numberOfInvalidSlivers</w:t>
            </w:r>
            <w:proofErr w:type="spellEnd"/>
            <w:r w:rsidRPr="00777167">
              <w:rPr>
                <w:rFonts w:ascii="Arial" w:eastAsia="Arial Unicode MS" w:hAnsi="Arial" w:cs="Arial"/>
                <w:sz w:val="16"/>
                <w:szCs w:val="16"/>
              </w:rPr>
              <w:t xml:space="preserve"> / This data quality measure is a count of all items in the dataset that are invalid sliver surfaces. A sliver is an unintended area that occurs when adjacent surfaces are not digitized properly. The borders of the adjacent surfaces may unintentionally gap or overlap to cause a topological error.</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BD6B8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 / 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BD1D8F4"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w:t>
            </w:r>
          </w:p>
        </w:tc>
      </w:tr>
      <w:tr w:rsidR="00374A60" w:rsidRPr="0075712D" w14:paraId="4C1DA129"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4D88002D"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11</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57B915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84A6E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C02D697"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numberOfInvalidSelfIntersects</w:t>
            </w:r>
            <w:proofErr w:type="spellEnd"/>
            <w:r w:rsidRPr="00777167">
              <w:rPr>
                <w:rFonts w:ascii="Arial" w:eastAsia="Arial Unicode MS" w:hAnsi="Arial" w:cs="Arial"/>
                <w:sz w:val="16"/>
                <w:szCs w:val="16"/>
              </w:rPr>
              <w:t xml:space="preserve"> / This data quality measure is a count of all items in the dataset that illegally intersect with themselves.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3EF11F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590B93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 or curve</w:t>
            </w:r>
          </w:p>
        </w:tc>
      </w:tr>
      <w:tr w:rsidR="00374A60" w:rsidRPr="0075712D" w14:paraId="7E49BE3C"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27BC6E40"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12</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2DE444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3ED0B2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7D221C6"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numberOfInvalidSelfOverlap</w:t>
            </w:r>
            <w:proofErr w:type="spellEnd"/>
            <w:r w:rsidRPr="00777167">
              <w:rPr>
                <w:rFonts w:ascii="Arial" w:eastAsia="Arial Unicode MS" w:hAnsi="Arial" w:cs="Arial"/>
                <w:sz w:val="16"/>
                <w:szCs w:val="16"/>
              </w:rPr>
              <w:t xml:space="preserve"> / This data quality measure is a count of all items in the dataset that illegally self-overlap.</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669FC4"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30BFF3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 or curve</w:t>
            </w:r>
          </w:p>
        </w:tc>
      </w:tr>
      <w:tr w:rsidR="00374A60" w:rsidRPr="0075712D" w14:paraId="429156A6"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tcPr>
          <w:p w14:paraId="6E13EFEB"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13</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DE7FF5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Absolute or External Accuracy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83B4E8D"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1359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Root Mean Square Error / Standard deviation, where the true value is not estimated from the observations but known a priori.</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EB0B3F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BF4349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objects that have coordinative values associated.</w:t>
            </w:r>
          </w:p>
        </w:tc>
      </w:tr>
      <w:tr w:rsidR="00374A60" w:rsidRPr="0075712D" w14:paraId="00ABC4D5"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5CB5EC14"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14</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A2EA9EF"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Vertical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B3A1A8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F188BAD"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linearMapAccuracy2Sigma / Half length of the interval defined by an upper and lower limit in which the true value lies with probability 95%.</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BB3559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9E6A744" w14:textId="2BE0AE34" w:rsidR="00374A60" w:rsidRPr="00777167" w:rsidRDefault="001D613B" w:rsidP="00D4518E">
            <w:pPr>
              <w:pStyle w:val="TableStyle2"/>
              <w:rPr>
                <w:rFonts w:ascii="Arial" w:eastAsia="Arial Unicode MS" w:hAnsi="Arial" w:cs="Arial"/>
                <w:color w:val="auto"/>
                <w:sz w:val="16"/>
                <w:szCs w:val="16"/>
              </w:rPr>
            </w:pPr>
            <w:r>
              <w:rPr>
                <w:rFonts w:ascii="Arial" w:eastAsia="Arial Unicode MS" w:hAnsi="Arial" w:cs="Arial"/>
                <w:color w:val="auto"/>
                <w:sz w:val="16"/>
                <w:szCs w:val="16"/>
              </w:rPr>
              <w:t xml:space="preserve">N/A S-131 does not use 3-D </w:t>
            </w:r>
            <w:proofErr w:type="gramStart"/>
            <w:r>
              <w:rPr>
                <w:rFonts w:ascii="Arial" w:eastAsia="Arial Unicode MS" w:hAnsi="Arial" w:cs="Arial"/>
                <w:color w:val="auto"/>
                <w:sz w:val="16"/>
                <w:szCs w:val="16"/>
              </w:rPr>
              <w:t>coordinates..</w:t>
            </w:r>
            <w:proofErr w:type="gramEnd"/>
          </w:p>
        </w:tc>
      </w:tr>
      <w:tr w:rsidR="00374A60" w:rsidRPr="0075712D" w14:paraId="342A7A94"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58AACCC9"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15</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7F17B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Horizontal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5BD542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B51DDAC"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linearMapAccuracy2Sigma / Half length of the interval defined by an upper and lower limit in which the true value lies with probability 95%.</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EB1B4DF"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274C15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objects that have a horizontal coordinate values associated.</w:t>
            </w:r>
          </w:p>
        </w:tc>
      </w:tr>
      <w:tr w:rsidR="00374A60" w:rsidRPr="0075712D" w14:paraId="6869B6AF"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5CAD5449"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16</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0874A2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Gridded Data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134F85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827D53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Root mean square error of planimetry / Radius of a circle around the given point, in which the true value lies with probability P.</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B2C238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75AFB5C" w14:textId="2BCF6AE2"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NA. S-</w:t>
            </w:r>
            <w:r w:rsidR="001D613B">
              <w:rPr>
                <w:rFonts w:ascii="Arial" w:eastAsia="Arial Unicode MS" w:hAnsi="Arial" w:cs="Arial"/>
                <w:sz w:val="16"/>
                <w:szCs w:val="16"/>
              </w:rPr>
              <w:t>131</w:t>
            </w:r>
            <w:r w:rsidRPr="00777167">
              <w:rPr>
                <w:rFonts w:ascii="Arial" w:eastAsia="Arial Unicode MS" w:hAnsi="Arial" w:cs="Arial"/>
                <w:sz w:val="16"/>
                <w:szCs w:val="16"/>
              </w:rPr>
              <w:t xml:space="preserve"> does not have features with gridded geometry</w:t>
            </w:r>
          </w:p>
        </w:tc>
      </w:tr>
      <w:tr w:rsidR="00374A60" w:rsidRPr="0075712D" w14:paraId="08788634"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tcPr>
          <w:p w14:paraId="3A92559B"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17</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AEAE2B8"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Temporal Quality / Temporal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008644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Consistency with time.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CFC549C"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ordered events or sequences, if reported.</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746A377"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BF9C7F4" w14:textId="77777777" w:rsidR="00374A60" w:rsidRPr="00777167" w:rsidRDefault="00374A60" w:rsidP="00D4518E">
            <w:pPr>
              <w:pStyle w:val="TableStyle2"/>
              <w:rPr>
                <w:rFonts w:ascii="Arial" w:hAnsi="Arial" w:cs="Arial"/>
                <w:sz w:val="16"/>
                <w:szCs w:val="16"/>
              </w:rPr>
            </w:pPr>
            <w:r w:rsidRPr="00777167">
              <w:rPr>
                <w:rFonts w:ascii="Arial" w:hAnsi="Arial" w:cs="Arial"/>
                <w:sz w:val="16"/>
                <w:szCs w:val="16"/>
              </w:rPr>
              <w:t>Features with time intervals, fixed/periodic date ranges, schedules.</w:t>
            </w:r>
          </w:p>
        </w:tc>
      </w:tr>
      <w:tr w:rsidR="00374A60" w:rsidRPr="0075712D" w14:paraId="4223AD67" w14:textId="77777777" w:rsidTr="00374A60">
        <w:trPr>
          <w:trHeight w:val="288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12C132F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18</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8CCD87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 xml:space="preserve">Thematic Accuracy / </w:t>
            </w:r>
            <w:proofErr w:type="spellStart"/>
            <w:r w:rsidRPr="00777167">
              <w:rPr>
                <w:rFonts w:ascii="Arial" w:eastAsia="Arial Unicode MS" w:hAnsi="Arial" w:cs="Arial"/>
                <w:sz w:val="16"/>
                <w:szCs w:val="16"/>
              </w:rPr>
              <w:t>ThematicClassificationCorrectness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5982F1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Comparison of the classes assigned to features or their attributes to a universe of discourse.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A521B48"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miscalculationRate</w:t>
            </w:r>
            <w:proofErr w:type="spellEnd"/>
            <w:r w:rsidRPr="00777167">
              <w:rPr>
                <w:rFonts w:ascii="Arial" w:eastAsia="Arial Unicode MS" w:hAnsi="Arial" w:cs="Arial"/>
                <w:sz w:val="16"/>
                <w:szCs w:val="16"/>
              </w:rPr>
              <w:t xml:space="preserve"> / This data quality measure indicates the number of incorrectly classified features in relation to the number of features that are supposed to be there. [Adapted from ISO 19157] </w:t>
            </w:r>
          </w:p>
          <w:p w14:paraId="7AED61E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 xml:space="preserve">This is a RATE which is a ratio, and is expressed as a REAL number representing the rational fraction corresponding to the numerator and denominator of the ratio. </w:t>
            </w:r>
          </w:p>
          <w:p w14:paraId="7FD20FC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 xml:space="preserve">For example, if there are 1 </w:t>
            </w:r>
            <w:proofErr w:type="gramStart"/>
            <w:r w:rsidRPr="00777167">
              <w:rPr>
                <w:rFonts w:ascii="Arial" w:eastAsia="Arial Unicode MS" w:hAnsi="Arial" w:cs="Arial"/>
                <w:sz w:val="16"/>
                <w:szCs w:val="16"/>
              </w:rPr>
              <w:t>items</w:t>
            </w:r>
            <w:proofErr w:type="gramEnd"/>
            <w:r w:rsidRPr="00777167">
              <w:rPr>
                <w:rFonts w:ascii="Arial" w:eastAsia="Arial Unicode MS" w:hAnsi="Arial" w:cs="Arial"/>
                <w:sz w:val="16"/>
                <w:szCs w:val="16"/>
              </w:rPr>
              <w:t xml:space="preserve"> that are classified incorrectly and there are 100 of the items in the dataset then the ratio is 1/100 and the reported rate = 0.01.</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8B4CB2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E3042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49849190" w14:textId="77777777" w:rsidTr="00374A60">
        <w:trPr>
          <w:trHeight w:val="1205"/>
        </w:trPr>
        <w:tc>
          <w:tcPr>
            <w:tcW w:w="286" w:type="pct"/>
            <w:tcBorders>
              <w:top w:val="single" w:sz="2" w:space="0" w:color="000000"/>
              <w:left w:val="single" w:sz="2" w:space="0" w:color="000000"/>
              <w:bottom w:val="single" w:sz="2" w:space="0" w:color="000000"/>
              <w:right w:val="single" w:sz="2" w:space="0" w:color="000000"/>
            </w:tcBorders>
          </w:tcPr>
          <w:p w14:paraId="6DC022B4" w14:textId="77777777" w:rsidR="00374A60" w:rsidRPr="002C3EC0" w:rsidRDefault="00374A60" w:rsidP="00D4518E">
            <w:pPr>
              <w:pStyle w:val="TableStyle2"/>
              <w:rPr>
                <w:rFonts w:ascii="Arial" w:eastAsia="Arial Unicode MS" w:hAnsi="Arial" w:cs="Arial"/>
                <w:sz w:val="16"/>
                <w:szCs w:val="16"/>
              </w:rPr>
            </w:pPr>
            <w:r w:rsidRPr="002C3EC0">
              <w:rPr>
                <w:rFonts w:ascii="Arial" w:eastAsia="Arial Unicode MS" w:hAnsi="Arial" w:cs="Arial"/>
                <w:sz w:val="16"/>
                <w:szCs w:val="16"/>
              </w:rPr>
              <w:t>19</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F004EDE"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 xml:space="preserve">Aggregation Measures / </w:t>
            </w:r>
            <w:proofErr w:type="spellStart"/>
            <w:r w:rsidRPr="002C3EC0">
              <w:rPr>
                <w:rFonts w:ascii="Arial" w:eastAsia="Arial Unicode MS" w:hAnsi="Arial" w:cs="Arial"/>
                <w:sz w:val="16"/>
                <w:szCs w:val="16"/>
              </w:rPr>
              <w:t>AggregationMeasures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9DEA80A"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In a data product specification, several requirements are set up for a product to conform to the specification.</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DE1582D" w14:textId="77777777" w:rsidR="00374A60" w:rsidRPr="002C3EC0" w:rsidRDefault="00374A60" w:rsidP="00D4518E">
            <w:pPr>
              <w:pStyle w:val="TableStyle2"/>
              <w:rPr>
                <w:rFonts w:ascii="Arial" w:hAnsi="Arial" w:cs="Arial"/>
                <w:sz w:val="16"/>
                <w:szCs w:val="16"/>
              </w:rPr>
            </w:pPr>
            <w:proofErr w:type="spellStart"/>
            <w:r w:rsidRPr="002C3EC0">
              <w:rPr>
                <w:rFonts w:ascii="Arial" w:eastAsia="Arial Unicode MS" w:hAnsi="Arial" w:cs="Arial"/>
                <w:sz w:val="16"/>
                <w:szCs w:val="16"/>
              </w:rPr>
              <w:t>DataProductSpecificationPassed</w:t>
            </w:r>
            <w:proofErr w:type="spellEnd"/>
            <w:r w:rsidRPr="002C3EC0">
              <w:rPr>
                <w:rFonts w:ascii="Arial" w:eastAsia="Arial Unicode MS" w:hAnsi="Arial" w:cs="Arial"/>
                <w:sz w:val="16"/>
                <w:szCs w:val="16"/>
              </w:rPr>
              <w:t xml:space="preserve"> / This data quality measure is a </w:t>
            </w:r>
            <w:proofErr w:type="spellStart"/>
            <w:r w:rsidRPr="002C3EC0">
              <w:rPr>
                <w:rFonts w:ascii="Arial" w:eastAsia="Arial Unicode MS" w:hAnsi="Arial" w:cs="Arial"/>
                <w:sz w:val="16"/>
                <w:szCs w:val="16"/>
              </w:rPr>
              <w:t>boolean</w:t>
            </w:r>
            <w:proofErr w:type="spellEnd"/>
            <w:r w:rsidRPr="002C3EC0">
              <w:rPr>
                <w:rFonts w:ascii="Arial" w:eastAsia="Arial Unicode MS" w:hAnsi="Arial" w:cs="Arial"/>
                <w:sz w:val="16"/>
                <w:szCs w:val="16"/>
              </w:rPr>
              <w:t xml:space="preserve"> indicating that all requirements in the referred data product specification are fulfilled.</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900C0AA"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CEC1F96" w14:textId="77777777" w:rsidR="00374A60" w:rsidRPr="002C3EC0" w:rsidRDefault="00374A60" w:rsidP="00D4518E">
            <w:pPr>
              <w:pStyle w:val="TableStyle2"/>
              <w:rPr>
                <w:rFonts w:ascii="Arial" w:hAnsi="Arial" w:cs="Arial"/>
                <w:sz w:val="16"/>
                <w:szCs w:val="16"/>
              </w:rPr>
            </w:pPr>
            <w:r w:rsidRPr="002C3EC0">
              <w:rPr>
                <w:rFonts w:ascii="Arial" w:hAnsi="Arial" w:cs="Arial"/>
                <w:sz w:val="16"/>
                <w:szCs w:val="16"/>
              </w:rPr>
              <w:t>Dataset as a whole</w:t>
            </w:r>
          </w:p>
        </w:tc>
      </w:tr>
      <w:tr w:rsidR="00374A60" w:rsidRPr="0075712D" w14:paraId="004CCF4E" w14:textId="77777777" w:rsidTr="00374A60">
        <w:trPr>
          <w:trHeight w:val="144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7DD11381" w14:textId="77777777" w:rsidR="00374A60" w:rsidRPr="002C3EC0" w:rsidRDefault="00374A60" w:rsidP="00D4518E">
            <w:pPr>
              <w:pStyle w:val="TableStyle2"/>
              <w:rPr>
                <w:rFonts w:ascii="Arial" w:eastAsia="Arial Unicode MS" w:hAnsi="Arial" w:cs="Arial"/>
                <w:sz w:val="16"/>
                <w:szCs w:val="16"/>
              </w:rPr>
            </w:pPr>
            <w:r w:rsidRPr="002C3EC0">
              <w:rPr>
                <w:rFonts w:ascii="Arial" w:eastAsia="Arial Unicode MS" w:hAnsi="Arial" w:cs="Arial"/>
                <w:sz w:val="16"/>
                <w:szCs w:val="16"/>
              </w:rPr>
              <w:t>20</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8E64608"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 xml:space="preserve">Aggregation Measures / </w:t>
            </w:r>
            <w:proofErr w:type="spellStart"/>
            <w:r w:rsidRPr="002C3EC0">
              <w:rPr>
                <w:rFonts w:ascii="Arial" w:eastAsia="Arial Unicode MS" w:hAnsi="Arial" w:cs="Arial"/>
                <w:sz w:val="16"/>
                <w:szCs w:val="16"/>
              </w:rPr>
              <w:t>AggregationMeasures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978A6"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In a data product specification, several requirements are set up for a product to conform to the specification.</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D3646AF" w14:textId="77777777" w:rsidR="00374A60" w:rsidRPr="002C3EC0" w:rsidRDefault="00374A60" w:rsidP="00D4518E">
            <w:pPr>
              <w:pStyle w:val="TableStyle2"/>
              <w:rPr>
                <w:rFonts w:ascii="Arial" w:hAnsi="Arial" w:cs="Arial"/>
                <w:sz w:val="16"/>
                <w:szCs w:val="16"/>
              </w:rPr>
            </w:pPr>
            <w:proofErr w:type="spellStart"/>
            <w:r w:rsidRPr="002C3EC0">
              <w:rPr>
                <w:rFonts w:ascii="Arial" w:eastAsia="Arial Unicode MS" w:hAnsi="Arial" w:cs="Arial"/>
                <w:sz w:val="16"/>
                <w:szCs w:val="16"/>
              </w:rPr>
              <w:t>DataProductSpecificationFailRate</w:t>
            </w:r>
            <w:proofErr w:type="spellEnd"/>
            <w:r w:rsidRPr="002C3EC0">
              <w:rPr>
                <w:rFonts w:ascii="Arial" w:eastAsia="Arial Unicode MS" w:hAnsi="Arial" w:cs="Arial"/>
                <w:sz w:val="16"/>
                <w:szCs w:val="16"/>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6425AE6"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AA613A7" w14:textId="77777777" w:rsidR="00374A60" w:rsidRPr="002C3EC0" w:rsidRDefault="00374A60" w:rsidP="00D4518E">
            <w:pPr>
              <w:pStyle w:val="TableStyle2"/>
              <w:keepNext/>
              <w:rPr>
                <w:rFonts w:ascii="Arial" w:hAnsi="Arial" w:cs="Arial"/>
                <w:sz w:val="16"/>
                <w:szCs w:val="16"/>
              </w:rPr>
            </w:pPr>
            <w:r w:rsidRPr="002C3EC0">
              <w:rPr>
                <w:rFonts w:ascii="Arial" w:eastAsia="Arial Unicode MS" w:hAnsi="Arial" w:cs="Arial"/>
                <w:sz w:val="16"/>
                <w:szCs w:val="16"/>
              </w:rPr>
              <w:t>Dataset as a whole</w:t>
            </w:r>
          </w:p>
        </w:tc>
      </w:tr>
    </w:tbl>
    <w:p w14:paraId="643F6A0D" w14:textId="19354230" w:rsidR="00374A60" w:rsidRDefault="00374A60" w:rsidP="00374A60"/>
    <w:p w14:paraId="2B38DB78" w14:textId="27F9A99A" w:rsidR="00374A60" w:rsidRDefault="00641BA9" w:rsidP="00641BA9">
      <w:pPr>
        <w:pStyle w:val="Heading2"/>
      </w:pPr>
      <w:bookmarkStart w:id="726" w:name="_Toc120228659"/>
      <w:r>
        <w:t>Test methods</w:t>
      </w:r>
      <w:r w:rsidR="004A2047">
        <w:t xml:space="preserve"> for data compliance and usability</w:t>
      </w:r>
      <w:bookmarkEnd w:id="726"/>
    </w:p>
    <w:p w14:paraId="4DA9627F" w14:textId="1AD27FB0" w:rsidR="00641BA9" w:rsidRDefault="00641BA9" w:rsidP="00641BA9">
      <w:r>
        <w:t xml:space="preserve">Test methods </w:t>
      </w:r>
      <w:r w:rsidR="004A2047">
        <w:t xml:space="preserve">for evaluating data compliance </w:t>
      </w:r>
      <w:r>
        <w:t xml:space="preserve">consist of executing the relevant tests from </w:t>
      </w:r>
      <w:r w:rsidR="004A2047">
        <w:t xml:space="preserve">the </w:t>
      </w:r>
      <w:r>
        <w:t>Validation Checks</w:t>
      </w:r>
      <w:r w:rsidR="004A2047">
        <w:t xml:space="preserve"> </w:t>
      </w:r>
      <w:del w:id="727" w:author="Raphael Malyankar" w:date="2022-11-09T22:54:00Z">
        <w:r w:rsidR="004A2047" w:rsidDel="004D183E">
          <w:delText>Annex</w:delText>
        </w:r>
      </w:del>
      <w:ins w:id="728" w:author="Raphael Malyankar" w:date="2022-11-09T22:52:00Z">
        <w:r w:rsidR="00CD0C97">
          <w:t>(Annex D)</w:t>
        </w:r>
      </w:ins>
      <w:r>
        <w:t xml:space="preserve"> for each quality element in </w:t>
      </w:r>
      <w:r w:rsidR="001F6D22">
        <w:fldChar w:fldCharType="begin"/>
      </w:r>
      <w:r w:rsidR="001F6D22">
        <w:instrText xml:space="preserve"> REF _Ref111744844 \h </w:instrText>
      </w:r>
      <w:r w:rsidR="001F6D22">
        <w:fldChar w:fldCharType="separate"/>
      </w:r>
      <w:r w:rsidR="0082228C">
        <w:t xml:space="preserve">Table </w:t>
      </w:r>
      <w:r w:rsidR="0082228C">
        <w:rPr>
          <w:noProof/>
        </w:rPr>
        <w:t>8</w:t>
      </w:r>
      <w:r w:rsidR="0082228C">
        <w:t>.</w:t>
      </w:r>
      <w:r w:rsidR="0082228C">
        <w:rPr>
          <w:noProof/>
        </w:rPr>
        <w:t>1</w:t>
      </w:r>
      <w:r w:rsidR="001F6D22">
        <w:fldChar w:fldCharType="end"/>
      </w:r>
      <w:r w:rsidR="001F6D22">
        <w:t xml:space="preserve"> </w:t>
      </w:r>
      <w:r>
        <w:t>and counting the number of instances in the dataset which fail the checks for that quality element.</w:t>
      </w:r>
    </w:p>
    <w:p w14:paraId="0D7C29B0" w14:textId="12B787F1" w:rsidR="00641BA9" w:rsidRDefault="00641BA9" w:rsidP="00641BA9">
      <w:r>
        <w:t>Note that in some cases “executing the relevant test” may involve comparing the encoded S-1</w:t>
      </w:r>
      <w:r w:rsidR="004A2047">
        <w:t>31</w:t>
      </w:r>
      <w:r>
        <w:t xml:space="preserve"> dataset to the source material by visual means (e.g., for measures 17 and 18). For tests requiring visual comparison of encoded data to source material, sampling methods may be used if the volume of data precludes checking all the relevant data objects.</w:t>
      </w:r>
    </w:p>
    <w:p w14:paraId="0119A709" w14:textId="55032C31" w:rsidR="00641BA9" w:rsidRDefault="004A2047" w:rsidP="00641BA9">
      <w:r>
        <w:t xml:space="preserve">Accuracy computations </w:t>
      </w:r>
      <w:r w:rsidR="00641BA9">
        <w:t>for Positional Accuracy / Absolute or External Accuracy</w:t>
      </w:r>
      <w:r>
        <w:t xml:space="preserve"> should use the following recommendations</w:t>
      </w:r>
      <w:r w:rsidR="00641BA9">
        <w:t>:</w:t>
      </w:r>
    </w:p>
    <w:p w14:paraId="6C7DA06B" w14:textId="57522B1D" w:rsidR="00641BA9" w:rsidRDefault="00641BA9" w:rsidP="004A2047">
      <w:pPr>
        <w:keepLines/>
        <w:spacing w:after="0"/>
        <w:ind w:left="340"/>
      </w:pPr>
      <w:r>
        <w:t>Maximum RMSE (horizontal) = E / 10000</w:t>
      </w:r>
    </w:p>
    <w:p w14:paraId="2A801A77" w14:textId="77777777" w:rsidR="00641BA9" w:rsidRDefault="00641BA9" w:rsidP="004A2047">
      <w:pPr>
        <w:keepLines/>
        <w:spacing w:after="0"/>
        <w:ind w:left="340"/>
      </w:pPr>
      <w:r>
        <w:t>Where:</w:t>
      </w:r>
    </w:p>
    <w:p w14:paraId="3D9B44A3" w14:textId="064CC970" w:rsidR="00641BA9" w:rsidRDefault="00641BA9" w:rsidP="004A2047">
      <w:pPr>
        <w:keepLines/>
        <w:ind w:left="340"/>
      </w:pPr>
      <w:r>
        <w:t>E = Denominator of intended scale of mapping</w:t>
      </w:r>
    </w:p>
    <w:p w14:paraId="49853D0E" w14:textId="77777777" w:rsidR="004A2047" w:rsidRDefault="004A2047" w:rsidP="004A2047">
      <w:r>
        <w:t>In addition to the above, dataset usability must be assessed against:</w:t>
      </w:r>
    </w:p>
    <w:p w14:paraId="178425D1" w14:textId="3FB4C996" w:rsidR="004A2047" w:rsidRDefault="004A2047" w:rsidP="006A5C19">
      <w:pPr>
        <w:pStyle w:val="ListParagraph"/>
        <w:numPr>
          <w:ilvl w:val="0"/>
          <w:numId w:val="25"/>
        </w:numPr>
      </w:pPr>
      <w:r>
        <w:t>Intended user requirements in regard to coverage, scale and specific content requirements as defined by the Producing Agency and key stakeholders;</w:t>
      </w:r>
    </w:p>
    <w:p w14:paraId="43AB93B3" w14:textId="2CF5FC59" w:rsidR="004A2047" w:rsidRDefault="004A2047" w:rsidP="006A5C19">
      <w:pPr>
        <w:pStyle w:val="ListParagraph"/>
        <w:numPr>
          <w:ilvl w:val="0"/>
          <w:numId w:val="25"/>
        </w:numPr>
      </w:pPr>
      <w:r>
        <w:t xml:space="preserve">Conformance to established maintenance processes </w:t>
      </w:r>
      <w:r w:rsidR="00D96E5C">
        <w:t>(see Clause X.X)</w:t>
      </w:r>
      <w:r>
        <w:t>; and</w:t>
      </w:r>
    </w:p>
    <w:p w14:paraId="284E0C86" w14:textId="0670431D" w:rsidR="004A2047" w:rsidRDefault="004A2047" w:rsidP="006A5C19">
      <w:pPr>
        <w:pStyle w:val="ListParagraph"/>
        <w:numPr>
          <w:ilvl w:val="0"/>
          <w:numId w:val="25"/>
        </w:numPr>
      </w:pPr>
      <w:r>
        <w:lastRenderedPageBreak/>
        <w:t>Overall compliance with the S-1</w:t>
      </w:r>
      <w:r w:rsidR="00282150">
        <w:t>3</w:t>
      </w:r>
      <w:r>
        <w:t xml:space="preserve">1 Product Specification, including context-specific evaluation of individual encoding instances for requirement of conformance to checks classified as “Error” and “Warning” in Annex </w:t>
      </w:r>
      <w:r w:rsidR="00282150">
        <w:t>D</w:t>
      </w:r>
      <w:r>
        <w:t xml:space="preserve"> –</w:t>
      </w:r>
      <w:r w:rsidR="00282150">
        <w:t xml:space="preserve"> </w:t>
      </w:r>
      <w:r>
        <w:t xml:space="preserve">Validation Checks. </w:t>
      </w:r>
    </w:p>
    <w:p w14:paraId="14AEEEFE" w14:textId="013F4BA3" w:rsidR="00641BA9" w:rsidRDefault="004A2047" w:rsidP="004A2047">
      <w:r>
        <w:t xml:space="preserve">For dataset integrity requirements, see clause </w:t>
      </w:r>
      <w:r w:rsidR="00282150">
        <w:fldChar w:fldCharType="begin"/>
      </w:r>
      <w:r w:rsidR="00282150">
        <w:instrText xml:space="preserve"> REF _Ref111744933 \r \h </w:instrText>
      </w:r>
      <w:r w:rsidR="00282150">
        <w:fldChar w:fldCharType="separate"/>
      </w:r>
      <w:r w:rsidR="0082228C">
        <w:t>13.8</w:t>
      </w:r>
      <w:r w:rsidR="00282150">
        <w:fldChar w:fldCharType="end"/>
      </w:r>
      <w:r>
        <w:t>.</w:t>
      </w:r>
    </w:p>
    <w:p w14:paraId="40911DFD" w14:textId="77777777" w:rsidR="004A2047" w:rsidRDefault="004A2047" w:rsidP="004A2047">
      <w:pPr>
        <w:pStyle w:val="Heading2"/>
      </w:pPr>
      <w:bookmarkStart w:id="729" w:name="_Toc120228660"/>
      <w:r>
        <w:t>Data quality testing and reporting</w:t>
      </w:r>
      <w:bookmarkEnd w:id="729"/>
    </w:p>
    <w:p w14:paraId="6AA8F84A" w14:textId="786FA4AF" w:rsidR="004A2047" w:rsidRDefault="004A2047" w:rsidP="00641BA9">
      <w:r w:rsidRPr="004A2047">
        <w:t>S-</w:t>
      </w:r>
      <w:r w:rsidR="001D613B">
        <w:t>131</w:t>
      </w:r>
      <w:r w:rsidRPr="004A2047">
        <w:t xml:space="preserve"> products must be tested with the S-1</w:t>
      </w:r>
      <w:r w:rsidR="00D96E5C">
        <w:t>31</w:t>
      </w:r>
      <w:r w:rsidRPr="004A2047">
        <w:t xml:space="preserve"> specific checks prior to release by the data producer. The data producer must review the check results and address any issues to ensure sufficient quality of the data products. The checks are a mix of data format validation checks, conformance to standard checks and logical consistency checks. The checks are listed in </w:t>
      </w:r>
      <w:del w:id="730" w:author="Raphael Malyankar" w:date="2022-11-09T22:53:00Z">
        <w:r w:rsidR="00D96E5C" w:rsidDel="00CD0C97">
          <w:delText xml:space="preserve">a separate </w:delText>
        </w:r>
      </w:del>
      <w:r w:rsidRPr="004A2047">
        <w:t>Annex</w:t>
      </w:r>
      <w:ins w:id="731" w:author="Raphael Malyankar" w:date="2022-11-09T22:53:00Z">
        <w:r w:rsidR="00CD0C97">
          <w:t xml:space="preserve"> D</w:t>
        </w:r>
      </w:ins>
      <w:r w:rsidRPr="004A2047">
        <w:t>.</w:t>
      </w:r>
    </w:p>
    <w:p w14:paraId="6C6A804F" w14:textId="77777777" w:rsidR="009A4940" w:rsidRDefault="00641BA9" w:rsidP="00641BA9">
      <w:r>
        <w:t>Production and certification processes for S-</w:t>
      </w:r>
      <w:r w:rsidR="00D96E5C">
        <w:t>131</w:t>
      </w:r>
      <w:r>
        <w:t xml:space="preserve"> data </w:t>
      </w:r>
      <w:r w:rsidR="00D4518E">
        <w:t>may</w:t>
      </w:r>
      <w:r>
        <w:t xml:space="preserve"> include a standalone quality report which provides full information on the original results (with evaluation procedures and measures applied).</w:t>
      </w:r>
      <w:r w:rsidR="00D96E5C">
        <w:t xml:space="preserve"> This report may be included in the exchange set as a support file</w:t>
      </w:r>
      <w:r w:rsidR="00D4518E">
        <w:t xml:space="preserve"> (discovery metadata for data quality reports should indicate the datasets to which they apply and resource purpose “</w:t>
      </w:r>
      <w:r w:rsidR="00D4518E" w:rsidRPr="00D4518E">
        <w:rPr>
          <w:i/>
          <w:iCs/>
        </w:rPr>
        <w:t>other</w:t>
      </w:r>
      <w:r w:rsidR="00D4518E">
        <w:t>” (</w:t>
      </w:r>
      <w:proofErr w:type="spellStart"/>
      <w:r w:rsidR="00D4518E" w:rsidRPr="00D4518E">
        <w:rPr>
          <w:i/>
          <w:iCs/>
        </w:rPr>
        <w:t>ISOMetadataFile</w:t>
      </w:r>
      <w:proofErr w:type="spellEnd"/>
      <w:r w:rsidR="00D4518E">
        <w:t xml:space="preserve"> if the report is in ISO format).</w:t>
      </w:r>
    </w:p>
    <w:p w14:paraId="5AC042EF" w14:textId="242E2283" w:rsidR="00641BA9" w:rsidRDefault="00D4518E" w:rsidP="00641BA9">
      <w:r>
        <w:t>Alternatively, a quality report</w:t>
      </w:r>
      <w:r w:rsidR="00641BA9">
        <w:t xml:space="preserve"> distributed with the exchange set may describe only the aggregated result</w:t>
      </w:r>
      <w:r w:rsidR="009A4940">
        <w:t>s along</w:t>
      </w:r>
      <w:r w:rsidR="00641BA9">
        <w:t xml:space="preserve"> with a reference to </w:t>
      </w:r>
      <w:r>
        <w:t xml:space="preserve">a location where </w:t>
      </w:r>
      <w:r w:rsidR="00641BA9">
        <w:t xml:space="preserve">the </w:t>
      </w:r>
      <w:r>
        <w:t>full</w:t>
      </w:r>
      <w:r w:rsidR="00641BA9">
        <w:t xml:space="preserve"> results </w:t>
      </w:r>
      <w:r w:rsidR="009A4940">
        <w:t>may be obtained</w:t>
      </w:r>
      <w:r w:rsidR="00641BA9">
        <w:t>.</w:t>
      </w:r>
    </w:p>
    <w:p w14:paraId="4AD86F41" w14:textId="7681CA69" w:rsidR="00641BA9" w:rsidRDefault="00641BA9" w:rsidP="00641BA9">
      <w:r>
        <w:t xml:space="preserve">Data Quality Measure Aggregation results should be </w:t>
      </w:r>
      <w:r w:rsidR="009A4940">
        <w:t>computed</w:t>
      </w:r>
      <w:r>
        <w:t xml:space="preserve"> to indicate if the dataset/dataset series have passed the Product Specifications. The elements which must be included are described in </w:t>
      </w:r>
      <w:ins w:id="732" w:author="Raphael Malyankar" w:date="2022-10-27T23:30:00Z">
        <w:r w:rsidR="006069B1">
          <w:fldChar w:fldCharType="begin"/>
        </w:r>
        <w:r w:rsidR="006069B1">
          <w:instrText xml:space="preserve"> REF _Ref117805865 \h </w:instrText>
        </w:r>
      </w:ins>
      <w:r w:rsidR="006069B1">
        <w:fldChar w:fldCharType="separate"/>
      </w:r>
      <w:ins w:id="733" w:author="Raphael Malyankar" w:date="2022-10-27T23:30:00Z">
        <w:r w:rsidR="006069B1">
          <w:t xml:space="preserve">Table </w:t>
        </w:r>
        <w:r w:rsidR="006069B1">
          <w:rPr>
            <w:noProof/>
          </w:rPr>
          <w:t>8</w:t>
        </w:r>
        <w:r w:rsidR="006069B1">
          <w:t>.</w:t>
        </w:r>
        <w:r w:rsidR="006069B1">
          <w:rPr>
            <w:noProof/>
          </w:rPr>
          <w:t>2</w:t>
        </w:r>
        <w:r w:rsidR="006069B1">
          <w:fldChar w:fldCharType="end"/>
        </w:r>
      </w:ins>
      <w:del w:id="734" w:author="Raphael Malyankar" w:date="2022-10-27T23:30:00Z">
        <w:r w:rsidDel="006069B1">
          <w:delText>Table 9.2</w:delText>
        </w:r>
      </w:del>
      <w:r w:rsidR="009A4940">
        <w:t xml:space="preserve"> below</w:t>
      </w:r>
      <w:r>
        <w:t>.</w:t>
      </w:r>
    </w:p>
    <w:p w14:paraId="7A735B67" w14:textId="3E8FBB26" w:rsidR="00641BA9" w:rsidRDefault="00641BA9" w:rsidP="00641BA9">
      <w:pPr>
        <w:pStyle w:val="Caption"/>
        <w:keepNext/>
      </w:pPr>
      <w:bookmarkStart w:id="735" w:name="_Ref117805865"/>
      <w:r>
        <w:t xml:space="preserve">Table </w:t>
      </w:r>
      <w:ins w:id="736" w:author="Raphael Malyankar" w:date="2022-11-15T22:37:00Z">
        <w:r w:rsidR="00AC5C5D">
          <w:fldChar w:fldCharType="begin"/>
        </w:r>
        <w:r w:rsidR="00AC5C5D">
          <w:instrText xml:space="preserve"> STYLEREF 1 \s </w:instrText>
        </w:r>
      </w:ins>
      <w:r w:rsidR="00AC5C5D">
        <w:fldChar w:fldCharType="separate"/>
      </w:r>
      <w:r w:rsidR="00AC5C5D">
        <w:rPr>
          <w:noProof/>
        </w:rPr>
        <w:t>8</w:t>
      </w:r>
      <w:ins w:id="737"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738" w:author="Raphael Malyankar" w:date="2022-11-15T22:37:00Z">
        <w:r w:rsidR="00AC5C5D">
          <w:rPr>
            <w:noProof/>
          </w:rPr>
          <w:t>2</w:t>
        </w:r>
        <w:r w:rsidR="00AC5C5D">
          <w:fldChar w:fldCharType="end"/>
        </w:r>
      </w:ins>
      <w:del w:id="739"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8</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2</w:delText>
        </w:r>
        <w:r w:rsidR="001E4CE0" w:rsidDel="00AC5C5D">
          <w:fldChar w:fldCharType="end"/>
        </w:r>
      </w:del>
      <w:bookmarkEnd w:id="735"/>
      <w:r>
        <w:t xml:space="preserve"> - </w:t>
      </w:r>
      <w:r w:rsidRPr="00F908AE">
        <w:t>Elements of data quality aggregated report (extract from S-97 Part C checklist)</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ook w:val="04A0" w:firstRow="1" w:lastRow="0" w:firstColumn="1" w:lastColumn="0" w:noHBand="0" w:noVBand="1"/>
      </w:tblPr>
      <w:tblGrid>
        <w:gridCol w:w="1727"/>
        <w:gridCol w:w="1963"/>
        <w:gridCol w:w="3070"/>
        <w:gridCol w:w="1215"/>
        <w:gridCol w:w="1273"/>
      </w:tblGrid>
      <w:tr w:rsidR="00641BA9" w:rsidRPr="0075712D" w14:paraId="188FAC8A" w14:textId="77777777" w:rsidTr="00641BA9">
        <w:trPr>
          <w:trHeight w:val="728"/>
          <w:tblHeader/>
        </w:trPr>
        <w:tc>
          <w:tcPr>
            <w:tcW w:w="933"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9BC80AB" w14:textId="77777777" w:rsidR="00641BA9" w:rsidRPr="002C3EC0" w:rsidRDefault="00641BA9" w:rsidP="00D4518E">
            <w:pPr>
              <w:pStyle w:val="TableStyle1"/>
              <w:rPr>
                <w:sz w:val="16"/>
                <w:szCs w:val="16"/>
              </w:rPr>
            </w:pPr>
            <w:r w:rsidRPr="002C3EC0">
              <w:rPr>
                <w:rFonts w:eastAsia="Arial Unicode MS" w:cs="Arial Unicode MS"/>
                <w:sz w:val="16"/>
                <w:szCs w:val="16"/>
              </w:rPr>
              <w:t>Data quality element and sub element</w:t>
            </w:r>
          </w:p>
        </w:tc>
        <w:tc>
          <w:tcPr>
            <w:tcW w:w="1061"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5FA107F8" w14:textId="77777777" w:rsidR="00641BA9" w:rsidRPr="002C3EC0" w:rsidRDefault="00641BA9" w:rsidP="00D4518E">
            <w:pPr>
              <w:pStyle w:val="TableStyle1"/>
              <w:rPr>
                <w:sz w:val="16"/>
                <w:szCs w:val="16"/>
              </w:rPr>
            </w:pPr>
            <w:r w:rsidRPr="002C3EC0">
              <w:rPr>
                <w:rFonts w:eastAsia="Arial Unicode MS" w:cs="Arial Unicode MS"/>
                <w:sz w:val="16"/>
                <w:szCs w:val="16"/>
              </w:rPr>
              <w:t>Definition</w:t>
            </w:r>
          </w:p>
        </w:tc>
        <w:tc>
          <w:tcPr>
            <w:tcW w:w="1660"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3FBBABDB" w14:textId="77777777" w:rsidR="00641BA9" w:rsidRPr="002C3EC0" w:rsidRDefault="00641BA9" w:rsidP="00D4518E">
            <w:pPr>
              <w:pStyle w:val="TableStyle1"/>
              <w:rPr>
                <w:sz w:val="16"/>
                <w:szCs w:val="16"/>
              </w:rPr>
            </w:pPr>
            <w:r w:rsidRPr="002C3EC0">
              <w:rPr>
                <w:rFonts w:eastAsia="Arial Unicode MS" w:cs="Arial Unicode MS"/>
                <w:sz w:val="16"/>
                <w:szCs w:val="16"/>
              </w:rPr>
              <w:t>DQ measure / description</w:t>
            </w:r>
          </w:p>
        </w:tc>
        <w:tc>
          <w:tcPr>
            <w:tcW w:w="657"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1DBCC694" w14:textId="77777777" w:rsidR="00641BA9" w:rsidRPr="002C3EC0" w:rsidRDefault="00641BA9" w:rsidP="00D4518E">
            <w:pPr>
              <w:pStyle w:val="TableStyle1"/>
              <w:rPr>
                <w:sz w:val="16"/>
                <w:szCs w:val="16"/>
              </w:rPr>
            </w:pPr>
            <w:r w:rsidRPr="002C3EC0">
              <w:rPr>
                <w:rFonts w:eastAsia="Arial Unicode MS" w:cs="Arial Unicode MS"/>
                <w:sz w:val="16"/>
                <w:szCs w:val="16"/>
              </w:rPr>
              <w:t>Evaluation scope</w:t>
            </w:r>
          </w:p>
        </w:tc>
        <w:tc>
          <w:tcPr>
            <w:tcW w:w="688"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E1AE352" w14:textId="77777777" w:rsidR="00641BA9" w:rsidRPr="002C3EC0" w:rsidRDefault="00641BA9" w:rsidP="00D4518E">
            <w:pPr>
              <w:pStyle w:val="TableStyle1"/>
              <w:rPr>
                <w:sz w:val="16"/>
                <w:szCs w:val="16"/>
              </w:rPr>
            </w:pPr>
            <w:r w:rsidRPr="002C3EC0">
              <w:rPr>
                <w:rFonts w:eastAsia="Arial Unicode MS" w:cs="Arial Unicode MS"/>
                <w:sz w:val="16"/>
                <w:szCs w:val="16"/>
              </w:rPr>
              <w:t>Applicable to spatial representation types</w:t>
            </w:r>
          </w:p>
        </w:tc>
      </w:tr>
      <w:tr w:rsidR="00641BA9" w:rsidRPr="0075712D" w14:paraId="5A4CDCB2" w14:textId="77777777" w:rsidTr="00641BA9">
        <w:trPr>
          <w:trHeight w:val="728"/>
        </w:trPr>
        <w:tc>
          <w:tcPr>
            <w:tcW w:w="933"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ADAE566" w14:textId="77777777" w:rsidR="00641BA9" w:rsidRPr="00264B74" w:rsidRDefault="00641BA9" w:rsidP="00D4518E">
            <w:pPr>
              <w:pStyle w:val="TableStyle2"/>
              <w:rPr>
                <w:sz w:val="16"/>
                <w:szCs w:val="16"/>
              </w:rPr>
            </w:pPr>
            <w:r w:rsidRPr="00264B74">
              <w:rPr>
                <w:rFonts w:eastAsia="Arial Unicode MS" w:cs="Arial Unicode MS"/>
                <w:sz w:val="16"/>
                <w:szCs w:val="16"/>
              </w:rPr>
              <w:t xml:space="preserve">Aggregation Measures / </w:t>
            </w:r>
            <w:proofErr w:type="spellStart"/>
            <w:r w:rsidRPr="00264B74">
              <w:rPr>
                <w:rFonts w:eastAsia="Arial Unicode MS" w:cs="Arial Unicode MS"/>
                <w:sz w:val="16"/>
                <w:szCs w:val="16"/>
              </w:rPr>
              <w:t>AggregationMeasures</w:t>
            </w:r>
            <w:proofErr w:type="spellEnd"/>
          </w:p>
        </w:tc>
        <w:tc>
          <w:tcPr>
            <w:tcW w:w="1061"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A9F6DE5" w14:textId="77777777" w:rsidR="00641BA9" w:rsidRPr="00264B74" w:rsidRDefault="00641BA9" w:rsidP="00D4518E">
            <w:pPr>
              <w:pStyle w:val="TableStyle2"/>
              <w:rPr>
                <w:sz w:val="16"/>
                <w:szCs w:val="16"/>
              </w:rPr>
            </w:pPr>
            <w:r w:rsidRPr="00264B74">
              <w:rPr>
                <w:rFonts w:eastAsia="Arial Unicode MS" w:cs="Arial Unicode MS"/>
                <w:sz w:val="16"/>
                <w:szCs w:val="16"/>
              </w:rPr>
              <w:t>In a data product specification, several requirements are set up for a product to conform to the specification.</w:t>
            </w:r>
          </w:p>
        </w:tc>
        <w:tc>
          <w:tcPr>
            <w:tcW w:w="1660"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147BCFC" w14:textId="77777777" w:rsidR="00641BA9" w:rsidRPr="00264B74" w:rsidRDefault="00641BA9" w:rsidP="00D4518E">
            <w:pPr>
              <w:pStyle w:val="TableStyle2"/>
              <w:rPr>
                <w:sz w:val="16"/>
                <w:szCs w:val="16"/>
              </w:rPr>
            </w:pPr>
            <w:proofErr w:type="spellStart"/>
            <w:r w:rsidRPr="00264B74">
              <w:rPr>
                <w:rFonts w:eastAsia="Arial Unicode MS" w:cs="Arial Unicode MS"/>
                <w:sz w:val="16"/>
                <w:szCs w:val="16"/>
              </w:rPr>
              <w:t>DataProductSpecificationPassed</w:t>
            </w:r>
            <w:proofErr w:type="spellEnd"/>
            <w:r w:rsidRPr="00264B74">
              <w:rPr>
                <w:rFonts w:eastAsia="Arial Unicode MS" w:cs="Arial Unicode MS"/>
                <w:sz w:val="16"/>
                <w:szCs w:val="16"/>
              </w:rPr>
              <w:t xml:space="preserve"> / This data quality measure is a </w:t>
            </w:r>
            <w:proofErr w:type="spellStart"/>
            <w:r w:rsidRPr="00264B74">
              <w:rPr>
                <w:rFonts w:eastAsia="Arial Unicode MS" w:cs="Arial Unicode MS"/>
                <w:sz w:val="16"/>
                <w:szCs w:val="16"/>
              </w:rPr>
              <w:t>boolean</w:t>
            </w:r>
            <w:proofErr w:type="spellEnd"/>
            <w:r w:rsidRPr="00264B74">
              <w:rPr>
                <w:rFonts w:eastAsia="Arial Unicode MS" w:cs="Arial Unicode MS"/>
                <w:sz w:val="16"/>
                <w:szCs w:val="16"/>
              </w:rPr>
              <w:t xml:space="preserve"> indicating that all requirements in the referred data product specification are fulfilled.</w:t>
            </w:r>
          </w:p>
        </w:tc>
        <w:tc>
          <w:tcPr>
            <w:tcW w:w="657"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82A04BC" w14:textId="77777777" w:rsidR="00641BA9" w:rsidRPr="00264B74" w:rsidRDefault="00641BA9" w:rsidP="00D4518E">
            <w:pPr>
              <w:pStyle w:val="TableStyle2"/>
              <w:rPr>
                <w:sz w:val="16"/>
                <w:szCs w:val="16"/>
              </w:rPr>
            </w:pPr>
            <w:r w:rsidRPr="00264B74">
              <w:rPr>
                <w:rFonts w:eastAsia="Arial Unicode MS" w:cs="Arial Unicode MS"/>
                <w:sz w:val="16"/>
                <w:szCs w:val="16"/>
              </w:rPr>
              <w:t>dataset</w:t>
            </w:r>
          </w:p>
        </w:tc>
        <w:tc>
          <w:tcPr>
            <w:tcW w:w="688"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F047D6F" w14:textId="77777777" w:rsidR="00641BA9" w:rsidRPr="00264B74" w:rsidRDefault="00641BA9" w:rsidP="00D4518E">
            <w:pPr>
              <w:pStyle w:val="TableStyle2"/>
              <w:rPr>
                <w:sz w:val="16"/>
                <w:szCs w:val="16"/>
              </w:rPr>
            </w:pPr>
            <w:r w:rsidRPr="00264B74">
              <w:rPr>
                <w:rFonts w:eastAsia="Arial Unicode MS" w:cs="Arial Unicode MS"/>
                <w:sz w:val="16"/>
                <w:szCs w:val="16"/>
              </w:rPr>
              <w:t>All features and information types of the dataset</w:t>
            </w:r>
          </w:p>
        </w:tc>
      </w:tr>
      <w:tr w:rsidR="00641BA9" w:rsidRPr="0075712D" w14:paraId="2A30B7E5" w14:textId="77777777" w:rsidTr="00641BA9">
        <w:trPr>
          <w:trHeight w:val="725"/>
        </w:trPr>
        <w:tc>
          <w:tcPr>
            <w:tcW w:w="933"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BB7C8B" w14:textId="77777777" w:rsidR="00641BA9" w:rsidRPr="00264B74" w:rsidRDefault="00641BA9" w:rsidP="00D4518E">
            <w:pPr>
              <w:pStyle w:val="TableStyle2"/>
              <w:rPr>
                <w:sz w:val="16"/>
                <w:szCs w:val="16"/>
              </w:rPr>
            </w:pPr>
            <w:r w:rsidRPr="00264B74">
              <w:rPr>
                <w:rFonts w:eastAsia="Arial Unicode MS" w:cs="Arial Unicode MS"/>
                <w:sz w:val="16"/>
                <w:szCs w:val="16"/>
              </w:rPr>
              <w:t xml:space="preserve">Aggregation Measures / </w:t>
            </w:r>
            <w:proofErr w:type="spellStart"/>
            <w:r w:rsidRPr="00264B74">
              <w:rPr>
                <w:rFonts w:eastAsia="Arial Unicode MS" w:cs="Arial Unicode MS"/>
                <w:sz w:val="16"/>
                <w:szCs w:val="16"/>
              </w:rPr>
              <w:t>AggregationMeasures</w:t>
            </w:r>
            <w:proofErr w:type="spellEnd"/>
          </w:p>
        </w:tc>
        <w:tc>
          <w:tcPr>
            <w:tcW w:w="1061"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0A5BF35" w14:textId="77777777" w:rsidR="00641BA9" w:rsidRPr="00264B74" w:rsidRDefault="00641BA9" w:rsidP="00D4518E">
            <w:pPr>
              <w:pStyle w:val="TableStyle2"/>
              <w:rPr>
                <w:sz w:val="16"/>
                <w:szCs w:val="16"/>
              </w:rPr>
            </w:pPr>
            <w:r w:rsidRPr="00264B74">
              <w:rPr>
                <w:rFonts w:eastAsia="Arial Unicode MS" w:cs="Arial Unicode MS"/>
                <w:sz w:val="16"/>
                <w:szCs w:val="16"/>
              </w:rPr>
              <w:t>In a data product specification, several requirements are set up for a product to conform to the specification.</w:t>
            </w:r>
          </w:p>
        </w:tc>
        <w:tc>
          <w:tcPr>
            <w:tcW w:w="166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A51E83" w14:textId="77777777" w:rsidR="00641BA9" w:rsidRPr="00264B74" w:rsidRDefault="00641BA9" w:rsidP="00D4518E">
            <w:pPr>
              <w:pStyle w:val="TableStyle2"/>
              <w:rPr>
                <w:sz w:val="16"/>
                <w:szCs w:val="16"/>
              </w:rPr>
            </w:pPr>
            <w:proofErr w:type="spellStart"/>
            <w:r w:rsidRPr="00264B74">
              <w:rPr>
                <w:rFonts w:eastAsia="Arial Unicode MS" w:cs="Arial Unicode MS"/>
                <w:sz w:val="16"/>
                <w:szCs w:val="16"/>
              </w:rPr>
              <w:t>DataProductSpecificationFailRate</w:t>
            </w:r>
            <w:proofErr w:type="spellEnd"/>
            <w:r w:rsidRPr="00264B74">
              <w:rPr>
                <w:rFonts w:eastAsia="Arial Unicode MS" w:cs="Arial Unicode MS"/>
                <w:sz w:val="16"/>
                <w:szCs w:val="16"/>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5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903B4B" w14:textId="77777777" w:rsidR="00641BA9" w:rsidRPr="00264B74" w:rsidRDefault="00641BA9" w:rsidP="00D4518E">
            <w:pPr>
              <w:pStyle w:val="TableStyle2"/>
              <w:rPr>
                <w:sz w:val="16"/>
                <w:szCs w:val="16"/>
              </w:rPr>
            </w:pPr>
            <w:r w:rsidRPr="00264B74">
              <w:rPr>
                <w:rFonts w:eastAsia="Arial Unicode MS" w:cs="Arial Unicode MS"/>
                <w:sz w:val="16"/>
                <w:szCs w:val="16"/>
              </w:rPr>
              <w:t>dataset</w:t>
            </w:r>
          </w:p>
        </w:tc>
        <w:tc>
          <w:tcPr>
            <w:tcW w:w="688"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63F6C75" w14:textId="77777777" w:rsidR="00641BA9" w:rsidRPr="00264B74" w:rsidRDefault="00641BA9" w:rsidP="00D4518E">
            <w:pPr>
              <w:pStyle w:val="TableStyle2"/>
              <w:keepNext/>
              <w:rPr>
                <w:sz w:val="16"/>
                <w:szCs w:val="16"/>
              </w:rPr>
            </w:pPr>
            <w:r w:rsidRPr="00264B74">
              <w:rPr>
                <w:rFonts w:eastAsia="Arial Unicode MS" w:cs="Arial Unicode MS"/>
                <w:sz w:val="16"/>
                <w:szCs w:val="16"/>
              </w:rPr>
              <w:t>All features and information types of the dataset</w:t>
            </w:r>
          </w:p>
        </w:tc>
      </w:tr>
      <w:bookmarkEnd w:id="720"/>
    </w:tbl>
    <w:p w14:paraId="749DBEC6" w14:textId="31DBE924" w:rsidR="00374A60" w:rsidRPr="00F74A0D" w:rsidRDefault="00374A60" w:rsidP="00FF5200">
      <w:pPr>
        <w:spacing w:after="120" w:line="240" w:lineRule="auto"/>
      </w:pP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740" w:name="_Toc510784300"/>
      <w:bookmarkStart w:id="741" w:name="_Toc510785449"/>
      <w:bookmarkEnd w:id="740"/>
      <w:bookmarkEnd w:id="741"/>
    </w:p>
    <w:p w14:paraId="552BA760" w14:textId="77777777" w:rsidR="00E73EDF" w:rsidRPr="00F74A0D" w:rsidRDefault="007653F1" w:rsidP="004A47EC">
      <w:pPr>
        <w:pStyle w:val="Heading1"/>
        <w:tabs>
          <w:tab w:val="clear" w:pos="400"/>
        </w:tabs>
        <w:spacing w:before="120" w:after="200" w:line="240" w:lineRule="auto"/>
        <w:ind w:left="567" w:hanging="567"/>
      </w:pPr>
      <w:bookmarkStart w:id="742" w:name="_Toc225065206"/>
      <w:bookmarkStart w:id="743" w:name="_Toc225648349"/>
      <w:bookmarkStart w:id="744" w:name="_Toc439685287"/>
      <w:bookmarkStart w:id="745" w:name="_Toc120228661"/>
      <w:bookmarkEnd w:id="712"/>
      <w:bookmarkEnd w:id="713"/>
      <w:bookmarkEnd w:id="714"/>
      <w:bookmarkEnd w:id="715"/>
      <w:bookmarkEnd w:id="716"/>
      <w:bookmarkEnd w:id="717"/>
      <w:bookmarkEnd w:id="718"/>
      <w:r w:rsidRPr="00F74A0D">
        <w:t>Data Capture and Classification</w:t>
      </w:r>
      <w:bookmarkEnd w:id="742"/>
      <w:bookmarkEnd w:id="743"/>
      <w:bookmarkEnd w:id="744"/>
      <w:bookmarkEnd w:id="745"/>
    </w:p>
    <w:p w14:paraId="3340D53D" w14:textId="3FDE3BA8" w:rsidR="00E73EDF" w:rsidRPr="00F74A0D" w:rsidRDefault="007653F1" w:rsidP="004A47EC">
      <w:pPr>
        <w:spacing w:after="120" w:line="240" w:lineRule="auto"/>
      </w:pPr>
      <w:r w:rsidRPr="00F74A0D">
        <w:t>The S-1</w:t>
      </w:r>
      <w:r w:rsidR="00CB0082">
        <w:t>3</w:t>
      </w:r>
      <w:r w:rsidRPr="00F74A0D">
        <w:t xml:space="preserve">1 </w:t>
      </w:r>
      <w:r w:rsidR="00CB0082">
        <w:t>MHI</w:t>
      </w:r>
      <w:r w:rsidRPr="00F74A0D">
        <w:t xml:space="preserve"> Data Classification and Encoding Guide (DCEG) </w:t>
      </w:r>
      <w:r w:rsidRPr="00F74A0D">
        <w:rPr>
          <w:lang w:eastAsia="en-GB"/>
        </w:rPr>
        <w:t>describes how data describing the real world should be captured using the types defined in the S-1</w:t>
      </w:r>
      <w:r w:rsidR="00CB0082">
        <w:rPr>
          <w:lang w:eastAsia="en-GB"/>
        </w:rPr>
        <w:t>3</w:t>
      </w:r>
      <w:r w:rsidRPr="00F74A0D">
        <w:rPr>
          <w:lang w:eastAsia="en-GB"/>
        </w:rPr>
        <w:t>1 Feature Catalogue</w:t>
      </w:r>
      <w:r w:rsidRPr="00F74A0D">
        <w:t xml:space="preserve">.  This Guide is </w:t>
      </w:r>
      <w:r w:rsidR="00CB0082">
        <w:t xml:space="preserve">provided as </w:t>
      </w:r>
      <w:del w:id="746" w:author="Raphael Malyankar" w:date="2022-11-09T22:53:00Z">
        <w:r w:rsidR="00CB0082" w:rsidDel="00CD0C97">
          <w:delText xml:space="preserve">a separate </w:delText>
        </w:r>
      </w:del>
      <w:r w:rsidR="00CB0082">
        <w:t>Annex</w:t>
      </w:r>
      <w:ins w:id="747" w:author="Raphael Malyankar" w:date="2022-11-09T22:53:00Z">
        <w:r w:rsidR="00CD0C97">
          <w:t xml:space="preserve"> A</w:t>
        </w:r>
      </w:ins>
      <w:r w:rsidRPr="00F74A0D">
        <w:t xml:space="preserve">.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748" w:name="_Toc191284919"/>
      <w:bookmarkStart w:id="749" w:name="_Toc8629863"/>
      <w:bookmarkStart w:id="750" w:name="_Toc19077382"/>
      <w:bookmarkStart w:id="751" w:name="_Toc8629995"/>
      <w:bookmarkStart w:id="752" w:name="_Toc225065208"/>
      <w:bookmarkStart w:id="753" w:name="_Toc439685289"/>
      <w:bookmarkStart w:id="754" w:name="_Toc225648351"/>
      <w:bookmarkStart w:id="755" w:name="_Toc120228662"/>
      <w:bookmarkEnd w:id="748"/>
      <w:bookmarkEnd w:id="749"/>
      <w:bookmarkEnd w:id="750"/>
      <w:bookmarkEnd w:id="751"/>
      <w:r w:rsidRPr="00F74A0D">
        <w:t>Maintenance</w:t>
      </w:r>
      <w:bookmarkEnd w:id="752"/>
      <w:bookmarkEnd w:id="753"/>
      <w:bookmarkEnd w:id="754"/>
      <w:bookmarkEnd w:id="755"/>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756" w:name="_Toc439685290"/>
      <w:bookmarkStart w:id="757" w:name="_Toc120228663"/>
      <w:r w:rsidRPr="00F74A0D">
        <w:t>Introduction</w:t>
      </w:r>
      <w:bookmarkEnd w:id="756"/>
      <w:bookmarkEnd w:id="757"/>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758" w:name="_Toc439685291"/>
      <w:bookmarkStart w:id="759" w:name="_Toc120228664"/>
      <w:r w:rsidRPr="00F74A0D">
        <w:t xml:space="preserve">Maintenance and </w:t>
      </w:r>
      <w:r w:rsidR="00636ED5">
        <w:t>u</w:t>
      </w:r>
      <w:r w:rsidRPr="00F74A0D">
        <w:t xml:space="preserve">pdate </w:t>
      </w:r>
      <w:r w:rsidR="00636ED5">
        <w:t>f</w:t>
      </w:r>
      <w:r w:rsidRPr="00F74A0D">
        <w:t>requency</w:t>
      </w:r>
      <w:bookmarkEnd w:id="758"/>
      <w:bookmarkEnd w:id="759"/>
    </w:p>
    <w:p w14:paraId="4132AE93" w14:textId="6EFC9A6D"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77777777" w:rsidR="00E73EDF" w:rsidRPr="00F74A0D" w:rsidRDefault="007653F1" w:rsidP="00975677">
      <w:pPr>
        <w:pStyle w:val="Heading2"/>
        <w:tabs>
          <w:tab w:val="clear" w:pos="540"/>
        </w:tabs>
        <w:spacing w:before="120" w:after="200" w:line="240" w:lineRule="auto"/>
        <w:ind w:left="709" w:hanging="709"/>
      </w:pPr>
      <w:bookmarkStart w:id="760" w:name="_Toc439685292"/>
      <w:bookmarkStart w:id="761" w:name="_Toc120228665"/>
      <w:r w:rsidRPr="00F74A0D">
        <w:t>Data Source</w:t>
      </w:r>
      <w:bookmarkEnd w:id="760"/>
      <w:bookmarkEnd w:id="761"/>
    </w:p>
    <w:p w14:paraId="133A223F" w14:textId="6BBD2C99"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77777777" w:rsidR="00E73EDF" w:rsidRPr="00F74A0D" w:rsidRDefault="007653F1" w:rsidP="00975677">
      <w:pPr>
        <w:pStyle w:val="Heading2"/>
        <w:tabs>
          <w:tab w:val="clear" w:pos="540"/>
        </w:tabs>
        <w:spacing w:before="120" w:after="200" w:line="240" w:lineRule="auto"/>
        <w:ind w:left="709" w:hanging="709"/>
      </w:pPr>
      <w:bookmarkStart w:id="762" w:name="_Toc439685293"/>
      <w:bookmarkStart w:id="763" w:name="_Toc120228666"/>
      <w:r w:rsidRPr="00F74A0D">
        <w:t>Production Process</w:t>
      </w:r>
      <w:bookmarkEnd w:id="762"/>
      <w:bookmarkEnd w:id="763"/>
    </w:p>
    <w:p w14:paraId="209AE0A9" w14:textId="1507006E"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against S-1</w:t>
      </w:r>
      <w:r w:rsidR="0008774F">
        <w:t>3</w:t>
      </w:r>
      <w:r w:rsidRPr="00F74A0D">
        <w:t xml:space="preserve">1 Annex A – </w:t>
      </w:r>
      <w:r w:rsidRPr="00FA6483">
        <w:rPr>
          <w:i/>
        </w:rPr>
        <w:t>Data Classification and Encoding Guide</w:t>
      </w:r>
      <w:r w:rsidRPr="00F74A0D">
        <w:t>, checked against S-1</w:t>
      </w:r>
      <w:r w:rsidR="0008774F">
        <w:t>3</w:t>
      </w:r>
      <w:r w:rsidRPr="00F74A0D">
        <w:t xml:space="preserve">1 Annex </w:t>
      </w:r>
      <w:r w:rsidR="0008774F">
        <w:t>D</w:t>
      </w:r>
      <w:r w:rsidRPr="00F74A0D">
        <w:t xml:space="preserve"> –</w:t>
      </w:r>
      <w:r w:rsidRPr="00FA6483">
        <w:rPr>
          <w:i/>
        </w:rPr>
        <w:t>Validation Checks</w:t>
      </w:r>
      <w:r w:rsidRPr="00F74A0D">
        <w:t xml:space="preserve">, and encapsulated in </w:t>
      </w:r>
      <w:r w:rsidR="0008774F">
        <w:t>GML conforming to the S-131 GML schema</w:t>
      </w:r>
      <w:r w:rsidRPr="00F74A0D">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764" w:name="_Toc510785459"/>
      <w:bookmarkStart w:id="765" w:name="_Toc510784310"/>
      <w:bookmarkStart w:id="766" w:name="_Toc439685294"/>
      <w:bookmarkStart w:id="767" w:name="_Toc120228667"/>
      <w:bookmarkEnd w:id="764"/>
      <w:bookmarkEnd w:id="765"/>
      <w:r w:rsidRPr="003F76E9">
        <w:rPr>
          <w:lang w:val="en-AU"/>
        </w:rPr>
        <w:t xml:space="preserve">Feature and Portrayal Catalogue </w:t>
      </w:r>
      <w:r w:rsidR="00975677">
        <w:rPr>
          <w:lang w:val="en-AU"/>
        </w:rPr>
        <w:t>m</w:t>
      </w:r>
      <w:r w:rsidRPr="003F76E9">
        <w:rPr>
          <w:lang w:val="en-AU"/>
        </w:rPr>
        <w:t>anagement</w:t>
      </w:r>
      <w:bookmarkEnd w:id="766"/>
      <w:bookmarkEnd w:id="767"/>
    </w:p>
    <w:p w14:paraId="25E9A509" w14:textId="1D5B1C71" w:rsidR="00E73EDF" w:rsidRPr="003F76E9" w:rsidRDefault="007653F1" w:rsidP="00975677">
      <w:pPr>
        <w:spacing w:after="120" w:line="240" w:lineRule="auto"/>
        <w:rPr>
          <w:lang w:val="en-AU"/>
        </w:rPr>
      </w:pPr>
      <w:r w:rsidRPr="003F76E9">
        <w:rPr>
          <w:lang w:val="en-AU"/>
        </w:rPr>
        <w:t>For each new version of the S-</w:t>
      </w:r>
      <w:r w:rsidR="0008774F">
        <w:rPr>
          <w:lang w:val="en-AU"/>
        </w:rPr>
        <w:t>131</w:t>
      </w:r>
      <w:r w:rsidRPr="003F76E9">
        <w:rPr>
          <w:lang w:val="en-AU"/>
        </w:rPr>
        <w:t xml:space="preserve"> Product Specification a new </w:t>
      </w:r>
      <w:r w:rsidR="0012488D" w:rsidRPr="003F76E9">
        <w:rPr>
          <w:lang w:val="en-AU"/>
        </w:rPr>
        <w:t xml:space="preserve">Feature </w:t>
      </w:r>
      <w:r w:rsidRPr="003F76E9">
        <w:rPr>
          <w:lang w:val="en-AU"/>
        </w:rPr>
        <w:t xml:space="preserve">and </w:t>
      </w:r>
      <w:r w:rsidR="0012488D" w:rsidRPr="003F76E9">
        <w:rPr>
          <w:lang w:val="en-AU"/>
        </w:rPr>
        <w:t xml:space="preserve">Portrayal Catalogue </w:t>
      </w:r>
      <w:r w:rsidR="00FA6483">
        <w:rPr>
          <w:lang w:val="en-AU"/>
        </w:rPr>
        <w:t xml:space="preserve">will be released. </w:t>
      </w:r>
      <w:r w:rsidRPr="003F76E9">
        <w:rPr>
          <w:lang w:val="en-AU"/>
        </w:rPr>
        <w:t xml:space="preserve">The end user system must be able to manage datasets and their </w:t>
      </w:r>
      <w:r w:rsidR="00275B1C" w:rsidRPr="003F76E9">
        <w:rPr>
          <w:lang w:val="en-AU"/>
        </w:rPr>
        <w:t xml:space="preserve">corresponding </w:t>
      </w:r>
      <w:r w:rsidR="00FA6483">
        <w:rPr>
          <w:lang w:val="en-AU"/>
        </w:rPr>
        <w:t>C</w:t>
      </w:r>
      <w:r w:rsidRPr="003F76E9">
        <w:rPr>
          <w:lang w:val="en-AU"/>
        </w:rPr>
        <w:t>atalogues that are created using different versions of the S-</w:t>
      </w:r>
      <w:r w:rsidR="0008774F">
        <w:rPr>
          <w:lang w:val="en-AU"/>
        </w:rPr>
        <w:t>131</w:t>
      </w:r>
      <w:r w:rsidRPr="003F76E9">
        <w:rPr>
          <w:lang w:val="en-AU"/>
        </w:rPr>
        <w:t xml:space="preserve"> Product Specification.</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768" w:name="_Toc225065220"/>
      <w:bookmarkStart w:id="769" w:name="_Toc439685295"/>
      <w:bookmarkStart w:id="770" w:name="_Toc225648363"/>
      <w:bookmarkStart w:id="771" w:name="_Toc120228668"/>
      <w:r w:rsidRPr="003F76E9">
        <w:t>Portrayal</w:t>
      </w:r>
      <w:bookmarkEnd w:id="768"/>
      <w:bookmarkEnd w:id="769"/>
      <w:bookmarkEnd w:id="770"/>
      <w:bookmarkEnd w:id="771"/>
    </w:p>
    <w:p w14:paraId="26AF6290" w14:textId="77777777" w:rsidR="00E73EDF" w:rsidRPr="003F76E9" w:rsidRDefault="007653F1" w:rsidP="00750665">
      <w:pPr>
        <w:pStyle w:val="Heading2"/>
        <w:tabs>
          <w:tab w:val="clear" w:pos="540"/>
        </w:tabs>
        <w:spacing w:before="120" w:after="200" w:line="240" w:lineRule="auto"/>
        <w:ind w:left="709" w:hanging="709"/>
      </w:pPr>
      <w:bookmarkStart w:id="772" w:name="_Toc439685296"/>
      <w:bookmarkStart w:id="773" w:name="_Toc120228669"/>
      <w:r w:rsidRPr="003F76E9">
        <w:t>Introduction</w:t>
      </w:r>
      <w:bookmarkEnd w:id="772"/>
      <w:bookmarkEnd w:id="773"/>
    </w:p>
    <w:p w14:paraId="3164FEC9" w14:textId="705EE670"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S-1</w:t>
      </w:r>
      <w:r w:rsidR="000F6550">
        <w:rPr>
          <w:rFonts w:cs="Arial"/>
          <w:szCs w:val="22"/>
        </w:rPr>
        <w:t>3</w:t>
      </w:r>
      <w:r w:rsidRPr="003F76E9">
        <w:rPr>
          <w:rFonts w:cs="Arial"/>
          <w:szCs w:val="22"/>
        </w:rPr>
        <w:t xml:space="preserve">1 portrayal is intended to </w:t>
      </w:r>
      <w:r w:rsidR="000F6550">
        <w:rPr>
          <w:rFonts w:cs="Arial"/>
          <w:szCs w:val="22"/>
        </w:rPr>
        <w:t>provide a way to visualize the contents of S-131 information either in isolation or in combination with an S-101 ENC.</w:t>
      </w:r>
    </w:p>
    <w:p w14:paraId="4C71B0BF" w14:textId="0271EE1C" w:rsidR="00E73EDF" w:rsidRPr="003F76E9" w:rsidRDefault="007653F1" w:rsidP="00750665">
      <w:pPr>
        <w:spacing w:after="120" w:line="240" w:lineRule="auto"/>
        <w:rPr>
          <w:rFonts w:cs="Arial"/>
        </w:rPr>
      </w:pPr>
      <w:r w:rsidRPr="003F76E9">
        <w:rPr>
          <w:rFonts w:cs="Arial"/>
          <w:szCs w:val="22"/>
        </w:rPr>
        <w:t>S-1</w:t>
      </w:r>
      <w:r w:rsidR="000F6550">
        <w:rPr>
          <w:rFonts w:cs="Arial"/>
          <w:szCs w:val="22"/>
        </w:rPr>
        <w:t>3</w:t>
      </w:r>
      <w:r w:rsidRPr="003F76E9">
        <w:rPr>
          <w:rFonts w:cs="Arial"/>
          <w:szCs w:val="22"/>
        </w:rPr>
        <w:t>1 portrayal is covered by the portrayal model as defined in S-100.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0E032EE0" w:rsidR="00010978" w:rsidRDefault="00010978" w:rsidP="00750665">
      <w:pPr>
        <w:spacing w:after="120" w:line="240" w:lineRule="auto"/>
      </w:pPr>
      <w:r w:rsidRPr="003F76E9">
        <w:t>S-1</w:t>
      </w:r>
      <w:r w:rsidR="000F6550">
        <w:t>3</w:t>
      </w:r>
      <w:r w:rsidRPr="003F76E9">
        <w:t>1 uses the portrayal process defined in S-100 Part 9A.</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774" w:name="_Toc439685297"/>
      <w:bookmarkStart w:id="775" w:name="_Toc120228670"/>
      <w:r w:rsidRPr="003F76E9">
        <w:t>Portrayal Catalogue</w:t>
      </w:r>
      <w:bookmarkEnd w:id="774"/>
      <w:bookmarkEnd w:id="775"/>
    </w:p>
    <w:p w14:paraId="691D8645" w14:textId="2DEDAF51" w:rsidR="00235F26" w:rsidRDefault="00235F26" w:rsidP="002D60A8">
      <w:pPr>
        <w:spacing w:after="120" w:line="240" w:lineRule="auto"/>
      </w:pPr>
      <w:r w:rsidRPr="003F76E9">
        <w:t xml:space="preserve">Citation information for the Portrayal Catalogue is provided in Table </w:t>
      </w:r>
      <w:r w:rsidR="000F6550">
        <w:t>11</w:t>
      </w:r>
      <w:r w:rsidR="002D60A8">
        <w:t>-1</w:t>
      </w:r>
      <w:r w:rsidR="002D60A8" w:rsidRPr="003F76E9">
        <w:t xml:space="preserve"> </w:t>
      </w:r>
      <w:r w:rsidRPr="003F76E9">
        <w:t>below.</w:t>
      </w:r>
    </w:p>
    <w:p w14:paraId="4324AE89" w14:textId="0A17CF21" w:rsidR="000F6550" w:rsidRDefault="000F6550" w:rsidP="000F6550">
      <w:pPr>
        <w:pStyle w:val="Caption"/>
        <w:keepNext/>
      </w:pPr>
      <w:r>
        <w:t xml:space="preserve">Table </w:t>
      </w:r>
      <w:ins w:id="776" w:author="Raphael Malyankar" w:date="2022-11-15T22:37:00Z">
        <w:r w:rsidR="00AC5C5D">
          <w:fldChar w:fldCharType="begin"/>
        </w:r>
        <w:r w:rsidR="00AC5C5D">
          <w:instrText xml:space="preserve"> STYLEREF 1 \s </w:instrText>
        </w:r>
      </w:ins>
      <w:r w:rsidR="00AC5C5D">
        <w:fldChar w:fldCharType="separate"/>
      </w:r>
      <w:r w:rsidR="00AC5C5D">
        <w:rPr>
          <w:noProof/>
        </w:rPr>
        <w:t>11</w:t>
      </w:r>
      <w:ins w:id="777"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778" w:author="Raphael Malyankar" w:date="2022-11-15T22:37:00Z">
        <w:r w:rsidR="00AC5C5D">
          <w:rPr>
            <w:noProof/>
          </w:rPr>
          <w:t>1</w:t>
        </w:r>
        <w:r w:rsidR="00AC5C5D">
          <w:fldChar w:fldCharType="end"/>
        </w:r>
      </w:ins>
      <w:del w:id="779"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11</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r>
        <w:t xml:space="preserve"> - S-131 Portrayal Catalogue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281"/>
        <w:gridCol w:w="1941"/>
        <w:gridCol w:w="4465"/>
      </w:tblGrid>
      <w:tr w:rsidR="003F76E9" w:rsidRPr="002D60A8" w14:paraId="17742FC7" w14:textId="77777777" w:rsidTr="00C20D46">
        <w:trPr>
          <w:cantSplit/>
          <w:jc w:val="center"/>
        </w:trPr>
        <w:tc>
          <w:tcPr>
            <w:tcW w:w="200" w:type="pct"/>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1270" w:type="pct"/>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1087" w:type="pct"/>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2443" w:type="pct"/>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C20D46">
        <w:trPr>
          <w:cantSplit/>
          <w:jc w:val="center"/>
        </w:trPr>
        <w:tc>
          <w:tcPr>
            <w:tcW w:w="200" w:type="pct"/>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1270" w:type="pct"/>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1087" w:type="pct"/>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2443" w:type="pct"/>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C20D46">
        <w:trPr>
          <w:cantSplit/>
          <w:jc w:val="center"/>
        </w:trPr>
        <w:tc>
          <w:tcPr>
            <w:tcW w:w="200" w:type="pct"/>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1270" w:type="pct"/>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1087" w:type="pct"/>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4B102DB0" w14:textId="2278C001" w:rsidR="002B17B1" w:rsidRPr="002D60A8" w:rsidRDefault="002B17B1" w:rsidP="002D60A8">
            <w:pPr>
              <w:spacing w:before="60" w:after="60" w:line="240" w:lineRule="auto"/>
              <w:rPr>
                <w:rFonts w:cs="Arial"/>
                <w:sz w:val="18"/>
                <w:szCs w:val="18"/>
              </w:rPr>
            </w:pPr>
            <w:r w:rsidRPr="002D60A8">
              <w:rPr>
                <w:rFonts w:cs="Arial"/>
                <w:sz w:val="18"/>
                <w:szCs w:val="18"/>
              </w:rPr>
              <w:t>S-1</w:t>
            </w:r>
            <w:r w:rsidR="000F6550">
              <w:rPr>
                <w:rFonts w:cs="Arial"/>
                <w:sz w:val="18"/>
                <w:szCs w:val="18"/>
              </w:rPr>
              <w:t>3</w:t>
            </w:r>
            <w:r w:rsidRPr="002D60A8">
              <w:rPr>
                <w:rFonts w:cs="Arial"/>
                <w:sz w:val="18"/>
                <w:szCs w:val="18"/>
              </w:rPr>
              <w:t>1 Portrayal Catalogue</w:t>
            </w:r>
          </w:p>
        </w:tc>
      </w:tr>
      <w:tr w:rsidR="003F76E9" w:rsidRPr="002D60A8" w14:paraId="63CC34E5" w14:textId="77777777" w:rsidTr="00C20D46">
        <w:trPr>
          <w:cantSplit/>
          <w:jc w:val="center"/>
        </w:trPr>
        <w:tc>
          <w:tcPr>
            <w:tcW w:w="200" w:type="pct"/>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1270" w:type="pct"/>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1087" w:type="pct"/>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C20D46">
        <w:trPr>
          <w:cantSplit/>
          <w:jc w:val="center"/>
        </w:trPr>
        <w:tc>
          <w:tcPr>
            <w:tcW w:w="200" w:type="pct"/>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1270" w:type="pct"/>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1087" w:type="pct"/>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2443" w:type="pct"/>
            <w:tcBorders>
              <w:top w:val="single" w:sz="4" w:space="0" w:color="auto"/>
              <w:bottom w:val="single" w:sz="4" w:space="0" w:color="auto"/>
            </w:tcBorders>
          </w:tcPr>
          <w:p w14:paraId="2B02B507" w14:textId="4D2C32C9" w:rsidR="002B17B1" w:rsidRPr="002D60A8" w:rsidRDefault="00D06273" w:rsidP="002233B4">
            <w:pPr>
              <w:spacing w:before="60" w:after="60" w:line="240" w:lineRule="auto"/>
              <w:rPr>
                <w:rFonts w:cs="Arial"/>
                <w:sz w:val="18"/>
                <w:szCs w:val="18"/>
              </w:rPr>
            </w:pPr>
            <w:del w:id="780" w:author="Raphael Malyankar" w:date="2023-01-10T14:31:00Z">
              <w:r w:rsidDel="009E40BB">
                <w:rPr>
                  <w:rFonts w:cs="Arial"/>
                  <w:sz w:val="18"/>
                  <w:szCs w:val="18"/>
                </w:rPr>
                <w:delText>TBD</w:delText>
              </w:r>
            </w:del>
            <w:ins w:id="781" w:author="Raphael Malyankar" w:date="2023-01-10T14:31:00Z">
              <w:r w:rsidR="009E40BB">
                <w:rPr>
                  <w:rFonts w:cs="Arial"/>
                  <w:sz w:val="18"/>
                  <w:szCs w:val="18"/>
                </w:rPr>
                <w:t>2022-12-31 (or later - see note)</w:t>
              </w:r>
            </w:ins>
          </w:p>
        </w:tc>
      </w:tr>
      <w:tr w:rsidR="000520A1" w:rsidRPr="002D60A8" w14:paraId="7EB8CACB" w14:textId="77777777" w:rsidTr="00C20D46">
        <w:trPr>
          <w:cantSplit/>
          <w:jc w:val="center"/>
        </w:trPr>
        <w:tc>
          <w:tcPr>
            <w:tcW w:w="200" w:type="pct"/>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1270" w:type="pct"/>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1087" w:type="pct"/>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2443" w:type="pct"/>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C20D46">
        <w:trPr>
          <w:cantSplit/>
          <w:jc w:val="center"/>
        </w:trPr>
        <w:tc>
          <w:tcPr>
            <w:tcW w:w="200" w:type="pct"/>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1270" w:type="pct"/>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1087" w:type="pct"/>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664DC49B" w14:textId="523729C1" w:rsidR="002B17B1" w:rsidRPr="002D60A8" w:rsidRDefault="002B17B1" w:rsidP="002233B4">
            <w:pPr>
              <w:spacing w:before="60" w:after="60" w:line="240" w:lineRule="auto"/>
              <w:rPr>
                <w:rFonts w:cs="Arial"/>
                <w:sz w:val="18"/>
                <w:szCs w:val="18"/>
              </w:rPr>
            </w:pPr>
            <w:r w:rsidRPr="002D60A8">
              <w:rPr>
                <w:rFonts w:cs="Arial"/>
                <w:sz w:val="18"/>
                <w:szCs w:val="18"/>
              </w:rPr>
              <w:t>1.</w:t>
            </w:r>
            <w:r w:rsidR="000F6550">
              <w:rPr>
                <w:rFonts w:cs="Arial"/>
                <w:sz w:val="18"/>
                <w:szCs w:val="18"/>
              </w:rPr>
              <w:t>0</w:t>
            </w:r>
            <w:r w:rsidRPr="002D60A8">
              <w:rPr>
                <w:rFonts w:cs="Arial"/>
                <w:sz w:val="18"/>
                <w:szCs w:val="18"/>
              </w:rPr>
              <w:t>.0</w:t>
            </w:r>
          </w:p>
        </w:tc>
      </w:tr>
      <w:tr w:rsidR="000520A1" w:rsidRPr="002D60A8" w14:paraId="3934BE8E" w14:textId="77777777" w:rsidTr="00C20D46">
        <w:trPr>
          <w:cantSplit/>
          <w:jc w:val="center"/>
        </w:trPr>
        <w:tc>
          <w:tcPr>
            <w:tcW w:w="200" w:type="pct"/>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1270" w:type="pct"/>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1087" w:type="pct"/>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2443" w:type="pct"/>
            <w:tcBorders>
              <w:top w:val="single" w:sz="4" w:space="0" w:color="auto"/>
              <w:bottom w:val="single" w:sz="4" w:space="0" w:color="auto"/>
            </w:tcBorders>
          </w:tcPr>
          <w:p w14:paraId="371F95E3" w14:textId="603248AC" w:rsidR="002B17B1" w:rsidRPr="002D60A8" w:rsidRDefault="009E40BB" w:rsidP="002233B4">
            <w:pPr>
              <w:spacing w:before="60" w:after="60" w:line="240" w:lineRule="auto"/>
              <w:rPr>
                <w:rFonts w:cs="Arial"/>
                <w:sz w:val="18"/>
                <w:szCs w:val="18"/>
              </w:rPr>
            </w:pPr>
            <w:ins w:id="782" w:author="Raphael Malyankar" w:date="2023-01-10T14:32:00Z">
              <w:r w:rsidRPr="009E40BB">
                <w:rPr>
                  <w:rFonts w:cs="Arial"/>
                  <w:sz w:val="18"/>
                  <w:szCs w:val="18"/>
                </w:rPr>
                <w:t>2022-12-31 (or later - see note)</w:t>
              </w:r>
            </w:ins>
            <w:del w:id="783" w:author="Raphael Malyankar" w:date="2023-01-10T14:32:00Z">
              <w:r w:rsidR="00D06273" w:rsidDel="009E40BB">
                <w:rPr>
                  <w:rFonts w:cs="Arial"/>
                  <w:sz w:val="18"/>
                  <w:szCs w:val="18"/>
                </w:rPr>
                <w:delText>TBD</w:delText>
              </w:r>
            </w:del>
          </w:p>
        </w:tc>
      </w:tr>
      <w:tr w:rsidR="000520A1" w:rsidRPr="002D60A8" w14:paraId="1F550F53" w14:textId="77777777" w:rsidTr="00C20D46">
        <w:trPr>
          <w:cantSplit/>
          <w:jc w:val="center"/>
        </w:trPr>
        <w:tc>
          <w:tcPr>
            <w:tcW w:w="200" w:type="pct"/>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1270" w:type="pct"/>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1087" w:type="pct"/>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C20D46">
        <w:trPr>
          <w:cantSplit/>
          <w:jc w:val="center"/>
        </w:trPr>
        <w:tc>
          <w:tcPr>
            <w:tcW w:w="200" w:type="pct"/>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1270" w:type="pct"/>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1087" w:type="pct"/>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2443" w:type="pct"/>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C20D46">
        <w:trPr>
          <w:cantSplit/>
          <w:jc w:val="center"/>
        </w:trPr>
        <w:tc>
          <w:tcPr>
            <w:tcW w:w="200" w:type="pct"/>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1270" w:type="pct"/>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1087" w:type="pct"/>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C20D46">
        <w:trPr>
          <w:cantSplit/>
          <w:jc w:val="center"/>
        </w:trPr>
        <w:tc>
          <w:tcPr>
            <w:tcW w:w="200" w:type="pct"/>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1270" w:type="pct"/>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1087" w:type="pct"/>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C20D46">
        <w:trPr>
          <w:cantSplit/>
          <w:jc w:val="center"/>
        </w:trPr>
        <w:tc>
          <w:tcPr>
            <w:tcW w:w="200" w:type="pct"/>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1270" w:type="pct"/>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1087" w:type="pct"/>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41FA9402" w14:textId="11537C31" w:rsidR="002B17B1" w:rsidRPr="002D60A8" w:rsidRDefault="002B17B1" w:rsidP="002D60A8">
            <w:pPr>
              <w:spacing w:before="60" w:after="60" w:line="240" w:lineRule="auto"/>
              <w:rPr>
                <w:rFonts w:cs="Arial"/>
                <w:sz w:val="18"/>
                <w:szCs w:val="18"/>
              </w:rPr>
            </w:pPr>
            <w:r w:rsidRPr="002D60A8">
              <w:rPr>
                <w:rFonts w:cs="Arial"/>
                <w:sz w:val="18"/>
                <w:szCs w:val="18"/>
              </w:rPr>
              <w:t>(</w:t>
            </w:r>
            <w:del w:id="784" w:author="Raphael Malyankar" w:date="2023-01-10T14:37:00Z">
              <w:r w:rsidR="000F6550" w:rsidDel="00FE0225">
                <w:rPr>
                  <w:rFonts w:cs="Arial"/>
                  <w:sz w:val="18"/>
                  <w:szCs w:val="18"/>
                </w:rPr>
                <w:delText>TBD</w:delText>
              </w:r>
            </w:del>
            <w:ins w:id="785" w:author="Raphael Malyankar" w:date="2023-01-10T14:37:00Z">
              <w:r w:rsidR="00FE0225">
                <w:rPr>
                  <w:rFonts w:cs="Arial"/>
                  <w:sz w:val="18"/>
                  <w:szCs w:val="18"/>
                </w:rPr>
                <w:t>reserved</w:t>
              </w:r>
            </w:ins>
            <w:r w:rsidR="000F6550">
              <w:rPr>
                <w:rFonts w:cs="Arial"/>
                <w:sz w:val="18"/>
                <w:szCs w:val="18"/>
              </w:rPr>
              <w:t>)</w:t>
            </w:r>
          </w:p>
        </w:tc>
      </w:tr>
      <w:tr w:rsidR="000520A1" w:rsidRPr="002D60A8" w14:paraId="2FC2F67C" w14:textId="77777777" w:rsidTr="00C20D46">
        <w:trPr>
          <w:cantSplit/>
          <w:jc w:val="center"/>
        </w:trPr>
        <w:tc>
          <w:tcPr>
            <w:tcW w:w="200" w:type="pct"/>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1270" w:type="pct"/>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1087" w:type="pct"/>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C20D46">
        <w:trPr>
          <w:cantSplit/>
          <w:jc w:val="center"/>
        </w:trPr>
        <w:tc>
          <w:tcPr>
            <w:tcW w:w="200" w:type="pct"/>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1270" w:type="pct"/>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1087" w:type="pct"/>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2443" w:type="pct"/>
            <w:tcBorders>
              <w:top w:val="single" w:sz="4" w:space="0" w:color="auto"/>
              <w:bottom w:val="single" w:sz="4" w:space="0" w:color="auto"/>
            </w:tcBorders>
          </w:tcPr>
          <w:p w14:paraId="0931DB43" w14:textId="2E1758C7" w:rsidR="002B17B1" w:rsidRPr="002D60A8" w:rsidRDefault="00D27D27" w:rsidP="002233B4">
            <w:pPr>
              <w:spacing w:before="60" w:after="60" w:line="240" w:lineRule="auto"/>
              <w:rPr>
                <w:rFonts w:cs="Arial"/>
                <w:sz w:val="18"/>
                <w:szCs w:val="18"/>
              </w:rPr>
            </w:pPr>
            <w:hyperlink r:id="rId50" w:history="1">
              <w:r w:rsidR="002233B4" w:rsidRPr="006766CB">
                <w:rPr>
                  <w:rStyle w:val="Hyperlink"/>
                  <w:rFonts w:cs="Arial"/>
                  <w:sz w:val="18"/>
                  <w:szCs w:val="18"/>
                  <w:lang w:val="en-GB"/>
                </w:rPr>
                <w:t>https://registry.iho.int/</w:t>
              </w:r>
            </w:hyperlink>
          </w:p>
        </w:tc>
      </w:tr>
      <w:tr w:rsidR="000520A1" w:rsidRPr="002D60A8" w14:paraId="0D608267" w14:textId="77777777" w:rsidTr="00C20D46">
        <w:trPr>
          <w:cantSplit/>
          <w:jc w:val="center"/>
        </w:trPr>
        <w:tc>
          <w:tcPr>
            <w:tcW w:w="200" w:type="pct"/>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1270" w:type="pct"/>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1087" w:type="pct"/>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0CF0CFCC" w14:textId="09DFA7F0" w:rsidR="002B17B1" w:rsidRPr="002D60A8" w:rsidRDefault="002B17B1" w:rsidP="002233B4">
            <w:pPr>
              <w:spacing w:before="60" w:after="60" w:line="240" w:lineRule="auto"/>
              <w:rPr>
                <w:rFonts w:cs="Arial"/>
                <w:sz w:val="18"/>
                <w:szCs w:val="18"/>
              </w:rPr>
            </w:pPr>
            <w:r w:rsidRPr="002D60A8">
              <w:rPr>
                <w:rFonts w:cs="Arial"/>
                <w:sz w:val="18"/>
                <w:szCs w:val="18"/>
              </w:rPr>
              <w:t>S-1</w:t>
            </w:r>
            <w:r w:rsidR="000F6550">
              <w:rPr>
                <w:rFonts w:cs="Arial"/>
                <w:sz w:val="18"/>
                <w:szCs w:val="18"/>
              </w:rPr>
              <w:t>3</w:t>
            </w:r>
            <w:r w:rsidRPr="002D60A8">
              <w:rPr>
                <w:rFonts w:cs="Arial"/>
                <w:sz w:val="18"/>
                <w:szCs w:val="18"/>
              </w:rPr>
              <w:t xml:space="preserve">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C20D46">
        <w:trPr>
          <w:cantSplit/>
          <w:jc w:val="center"/>
        </w:trPr>
        <w:tc>
          <w:tcPr>
            <w:tcW w:w="200" w:type="pct"/>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1270" w:type="pct"/>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1087" w:type="pct"/>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4AC6DAB8" w:rsidR="002D60A8" w:rsidRDefault="002D60A8" w:rsidP="002D60A8">
      <w:pPr>
        <w:spacing w:after="0" w:line="240" w:lineRule="auto"/>
        <w:rPr>
          <w:ins w:id="786" w:author="Raphael Malyankar" w:date="2023-01-10T14:31:00Z"/>
        </w:rPr>
      </w:pPr>
    </w:p>
    <w:p w14:paraId="49C1AF9E" w14:textId="1E258A15" w:rsidR="009E40BB" w:rsidRDefault="009E40BB" w:rsidP="002D60A8">
      <w:pPr>
        <w:spacing w:after="0" w:line="240" w:lineRule="auto"/>
        <w:rPr>
          <w:ins w:id="787" w:author="Raphael Malyankar" w:date="2023-01-10T14:32:00Z"/>
        </w:rPr>
      </w:pPr>
      <w:ins w:id="788" w:author="Raphael Malyankar" w:date="2023-01-10T14:31:00Z">
        <w:r>
          <w:t xml:space="preserve">NOTE: </w:t>
        </w:r>
      </w:ins>
      <w:ins w:id="789" w:author="Raphael Malyankar" w:date="2023-01-10T14:33:00Z">
        <w:r>
          <w:t xml:space="preserve">As of the preparation of this document, </w:t>
        </w:r>
      </w:ins>
      <w:ins w:id="790" w:author="Raphael Malyankar" w:date="2023-01-10T14:34:00Z">
        <w:r>
          <w:t>development</w:t>
        </w:r>
      </w:ins>
      <w:ins w:id="791" w:author="Raphael Malyankar" w:date="2023-01-10T14:33:00Z">
        <w:r>
          <w:t xml:space="preserve"> tools and viewers </w:t>
        </w:r>
      </w:ins>
      <w:ins w:id="792" w:author="Raphael Malyankar" w:date="2023-01-10T14:34:00Z">
        <w:r>
          <w:t>for S-100 GML datasets using S-100</w:t>
        </w:r>
      </w:ins>
      <w:ins w:id="793" w:author="Raphael Malyankar" w:date="2023-01-10T14:37:00Z">
        <w:r w:rsidR="006F4E6C">
          <w:t>-conformant</w:t>
        </w:r>
      </w:ins>
      <w:ins w:id="794" w:author="Raphael Malyankar" w:date="2023-01-10T14:34:00Z">
        <w:r>
          <w:t xml:space="preserve"> portrayal catalogues are</w:t>
        </w:r>
      </w:ins>
      <w:ins w:id="795" w:author="Raphael Malyankar" w:date="2023-01-10T14:35:00Z">
        <w:r>
          <w:t xml:space="preserve"> not available. The portrayal catalogue may therefore need to be updated and later builds with later </w:t>
        </w:r>
      </w:ins>
      <w:ins w:id="796" w:author="Raphael Malyankar" w:date="2023-01-10T14:36:00Z">
        <w:r w:rsidR="00F42909">
          <w:t xml:space="preserve">dates may become available as development tools and viewers are updated. </w:t>
        </w:r>
      </w:ins>
      <w:ins w:id="797" w:author="Raphael Malyankar" w:date="2023-01-10T14:34:00Z">
        <w:r>
          <w:t xml:space="preserve"> </w:t>
        </w:r>
      </w:ins>
    </w:p>
    <w:p w14:paraId="168BDB66" w14:textId="77777777" w:rsidR="009E40BB" w:rsidRDefault="009E40BB" w:rsidP="002D60A8">
      <w:pPr>
        <w:spacing w:after="0" w:line="240" w:lineRule="auto"/>
        <w:rPr>
          <w:ins w:id="798" w:author="Raphael Malyankar" w:date="2022-11-15T19:23:00Z"/>
        </w:rPr>
      </w:pPr>
    </w:p>
    <w:p w14:paraId="2BF9D1CC" w14:textId="6719C95B" w:rsidR="00563317" w:rsidRDefault="00563317" w:rsidP="0052329A">
      <w:pPr>
        <w:pStyle w:val="Heading2"/>
        <w:rPr>
          <w:ins w:id="799" w:author="Raphael Malyankar" w:date="2022-11-16T16:41:00Z"/>
        </w:rPr>
      </w:pPr>
      <w:bookmarkStart w:id="800" w:name="_Toc120228671"/>
      <w:ins w:id="801" w:author="Raphael Malyankar" w:date="2022-11-16T16:41:00Z">
        <w:r>
          <w:t xml:space="preserve">General </w:t>
        </w:r>
      </w:ins>
      <w:ins w:id="802" w:author="Raphael Malyankar" w:date="2022-11-17T00:34:00Z">
        <w:r w:rsidR="001E339E">
          <w:t>rules and guidelines</w:t>
        </w:r>
      </w:ins>
      <w:bookmarkEnd w:id="800"/>
    </w:p>
    <w:p w14:paraId="3CE8883A" w14:textId="69A3A47E" w:rsidR="00721108" w:rsidRDefault="00A9201F" w:rsidP="00721108">
      <w:pPr>
        <w:pStyle w:val="Heading3"/>
        <w:rPr>
          <w:ins w:id="803" w:author="Raphael Malyankar" w:date="2022-11-16T16:58:00Z"/>
        </w:rPr>
      </w:pPr>
      <w:bookmarkStart w:id="804" w:name="_Toc120228672"/>
      <w:ins w:id="805" w:author="Raphael Malyankar" w:date="2022-11-16T23:01:00Z">
        <w:r>
          <w:t xml:space="preserve">The attribute </w:t>
        </w:r>
        <w:r w:rsidRPr="00A9201F">
          <w:rPr>
            <w:i/>
            <w:iCs/>
          </w:rPr>
          <w:t>l</w:t>
        </w:r>
      </w:ins>
      <w:ins w:id="806" w:author="Raphael Malyankar" w:date="2022-11-16T16:58:00Z">
        <w:r w:rsidR="00721108" w:rsidRPr="00A9201F">
          <w:rPr>
            <w:i/>
            <w:iCs/>
          </w:rPr>
          <w:t>anguage</w:t>
        </w:r>
        <w:bookmarkEnd w:id="804"/>
      </w:ins>
    </w:p>
    <w:p w14:paraId="6AD01D75" w14:textId="14BD4ABA" w:rsidR="00563317" w:rsidRDefault="00563317" w:rsidP="00037B49">
      <w:pPr>
        <w:rPr>
          <w:ins w:id="807" w:author="Raphael Malyankar" w:date="2022-11-16T16:55:00Z"/>
        </w:rPr>
      </w:pPr>
      <w:ins w:id="808" w:author="Raphael Malyankar" w:date="2022-11-16T16:42:00Z">
        <w:r>
          <w:t>The attribute</w:t>
        </w:r>
      </w:ins>
      <w:ins w:id="809" w:author="Raphael Malyankar" w:date="2022-11-16T16:43:00Z">
        <w:r w:rsidR="00037B49">
          <w:t xml:space="preserve"> </w:t>
        </w:r>
        <w:r w:rsidR="00037B49" w:rsidRPr="00037B49">
          <w:rPr>
            <w:i/>
            <w:iCs/>
          </w:rPr>
          <w:t>language</w:t>
        </w:r>
      </w:ins>
      <w:ins w:id="810" w:author="Raphael Malyankar" w:date="2022-11-16T16:42:00Z">
        <w:r>
          <w:t xml:space="preserve"> </w:t>
        </w:r>
      </w:ins>
      <w:ins w:id="811" w:author="Raphael Malyankar" w:date="2022-11-16T16:43:00Z">
        <w:r w:rsidR="00037B49">
          <w:t xml:space="preserve">is intended to allow the </w:t>
        </w:r>
      </w:ins>
      <w:ins w:id="812" w:author="Raphael Malyankar" w:date="2022-11-16T16:44:00Z">
        <w:r w:rsidR="00037B49">
          <w:t>portrayal implementation to select instances</w:t>
        </w:r>
      </w:ins>
      <w:ins w:id="813" w:author="Raphael Malyankar" w:date="2022-11-16T16:46:00Z">
        <w:r w:rsidR="00037B49">
          <w:t xml:space="preserve"> of information types or complex </w:t>
        </w:r>
      </w:ins>
      <w:ins w:id="814" w:author="Raphael Malyankar" w:date="2022-11-16T16:47:00Z">
        <w:r w:rsidR="00037B49">
          <w:t xml:space="preserve">attributes </w:t>
        </w:r>
      </w:ins>
      <w:ins w:id="815" w:author="Raphael Malyankar" w:date="2022-11-16T16:51:00Z">
        <w:r w:rsidR="00015019">
          <w:t>according to</w:t>
        </w:r>
      </w:ins>
      <w:ins w:id="816" w:author="Raphael Malyankar" w:date="2022-11-16T16:44:00Z">
        <w:r w:rsidR="00037B49">
          <w:t xml:space="preserve"> </w:t>
        </w:r>
      </w:ins>
      <w:ins w:id="817" w:author="Raphael Malyankar" w:date="2022-11-16T16:51:00Z">
        <w:r w:rsidR="00015019">
          <w:t xml:space="preserve">the user’s </w:t>
        </w:r>
      </w:ins>
      <w:ins w:id="818" w:author="Raphael Malyankar" w:date="2022-11-16T16:44:00Z">
        <w:r w:rsidR="00037B49">
          <w:t>prefe</w:t>
        </w:r>
      </w:ins>
      <w:ins w:id="819" w:author="Raphael Malyankar" w:date="2022-11-16T16:45:00Z">
        <w:r w:rsidR="00037B49">
          <w:t>rred language</w:t>
        </w:r>
      </w:ins>
      <w:ins w:id="820" w:author="Raphael Malyankar" w:date="2022-11-16T16:47:00Z">
        <w:r w:rsidR="00037B49">
          <w:t xml:space="preserve">. </w:t>
        </w:r>
      </w:ins>
      <w:ins w:id="821" w:author="Raphael Malyankar" w:date="2022-11-16T16:48:00Z">
        <w:r w:rsidR="00037B49">
          <w:t xml:space="preserve">Implementers should use </w:t>
        </w:r>
        <w:r w:rsidR="00037B49" w:rsidRPr="00015019">
          <w:rPr>
            <w:i/>
            <w:iCs/>
          </w:rPr>
          <w:t>language</w:t>
        </w:r>
        <w:r w:rsidR="00037B49">
          <w:t xml:space="preserve"> values to structure the display</w:t>
        </w:r>
      </w:ins>
      <w:ins w:id="822" w:author="Raphael Malyankar" w:date="2022-11-16T16:50:00Z">
        <w:r w:rsidR="00015019">
          <w:t xml:space="preserve"> according </w:t>
        </w:r>
      </w:ins>
      <w:ins w:id="823" w:author="Raphael Malyankar" w:date="2022-11-16T16:51:00Z">
        <w:r w:rsidR="00015019">
          <w:t xml:space="preserve">to </w:t>
        </w:r>
      </w:ins>
      <w:ins w:id="824" w:author="Raphael Malyankar" w:date="2022-11-16T16:50:00Z">
        <w:r w:rsidR="00015019">
          <w:t>the</w:t>
        </w:r>
      </w:ins>
      <w:ins w:id="825" w:author="Raphael Malyankar" w:date="2022-11-16T16:51:00Z">
        <w:r w:rsidR="00015019">
          <w:t xml:space="preserve"> </w:t>
        </w:r>
      </w:ins>
      <w:ins w:id="826" w:author="Raphael Malyankar" w:date="2022-11-16T16:50:00Z">
        <w:r w:rsidR="00015019">
          <w:t>language setting</w:t>
        </w:r>
      </w:ins>
      <w:ins w:id="827" w:author="Raphael Malyankar" w:date="2022-11-16T16:51:00Z">
        <w:r w:rsidR="00015019">
          <w:t>s</w:t>
        </w:r>
      </w:ins>
      <w:ins w:id="828" w:author="Raphael Malyankar" w:date="2022-11-16T16:53:00Z">
        <w:r w:rsidR="00015019">
          <w:t>,</w:t>
        </w:r>
      </w:ins>
      <w:ins w:id="829" w:author="Raphael Malyankar" w:date="2022-11-16T16:50:00Z">
        <w:r w:rsidR="00015019">
          <w:t xml:space="preserve"> for example to display </w:t>
        </w:r>
      </w:ins>
      <w:ins w:id="830" w:author="Raphael Malyankar" w:date="2022-11-16T16:51:00Z">
        <w:r w:rsidR="00015019">
          <w:t>feature names</w:t>
        </w:r>
      </w:ins>
      <w:ins w:id="831" w:author="Raphael Malyankar" w:date="2022-11-16T16:52:00Z">
        <w:r w:rsidR="00015019">
          <w:t xml:space="preserve"> (from the </w:t>
        </w:r>
        <w:proofErr w:type="spellStart"/>
        <w:r w:rsidR="00015019" w:rsidRPr="00015019">
          <w:rPr>
            <w:i/>
            <w:iCs/>
          </w:rPr>
          <w:t>featureName</w:t>
        </w:r>
        <w:proofErr w:type="spellEnd"/>
        <w:r w:rsidR="00015019">
          <w:t xml:space="preserve"> complex attribute)</w:t>
        </w:r>
      </w:ins>
      <w:ins w:id="832" w:author="Raphael Malyankar" w:date="2022-11-16T16:51:00Z">
        <w:r w:rsidR="00015019">
          <w:t xml:space="preserve"> </w:t>
        </w:r>
      </w:ins>
      <w:ins w:id="833" w:author="Raphael Malyankar" w:date="2022-11-16T16:52:00Z">
        <w:r w:rsidR="00015019">
          <w:t>in the preferred language</w:t>
        </w:r>
      </w:ins>
      <w:ins w:id="834" w:author="Raphael Malyankar" w:date="2022-11-16T16:53:00Z">
        <w:r w:rsidR="00015019">
          <w:t xml:space="preserve"> or </w:t>
        </w:r>
      </w:ins>
      <w:ins w:id="835" w:author="Raphael Malyankar" w:date="2022-11-16T16:54:00Z">
        <w:r w:rsidR="00015019">
          <w:t xml:space="preserve">link to support files in the preferred language (as indicated by the </w:t>
        </w:r>
        <w:r w:rsidR="00015019" w:rsidRPr="00015019">
          <w:rPr>
            <w:i/>
            <w:iCs/>
          </w:rPr>
          <w:t>language</w:t>
        </w:r>
        <w:r w:rsidR="00015019">
          <w:t xml:space="preserve"> attribute of complex attribute </w:t>
        </w:r>
        <w:r w:rsidR="00015019" w:rsidRPr="00015019">
          <w:rPr>
            <w:i/>
            <w:iCs/>
          </w:rPr>
          <w:t>information</w:t>
        </w:r>
        <w:r w:rsidR="00015019">
          <w:t>).</w:t>
        </w:r>
      </w:ins>
    </w:p>
    <w:p w14:paraId="37A3558D" w14:textId="07BDEDF6" w:rsidR="00015019" w:rsidRDefault="00015019" w:rsidP="00037B49">
      <w:pPr>
        <w:rPr>
          <w:ins w:id="836" w:author="Raphael Malyankar" w:date="2022-11-16T19:28:00Z"/>
        </w:rPr>
      </w:pPr>
      <w:ins w:id="837" w:author="Raphael Malyankar" w:date="2022-11-16T16:55:00Z">
        <w:r>
          <w:t>If there is no preferred language set by the display or there is no instance in</w:t>
        </w:r>
      </w:ins>
      <w:ins w:id="838" w:author="Raphael Malyankar" w:date="2022-11-16T16:56:00Z">
        <w:r>
          <w:t xml:space="preserve"> the preferred language, the default</w:t>
        </w:r>
        <w:r w:rsidR="00721108">
          <w:t xml:space="preserve"> instance (designat</w:t>
        </w:r>
      </w:ins>
      <w:ins w:id="839" w:author="Raphael Malyankar" w:date="2022-11-16T16:57:00Z">
        <w:r w:rsidR="00721108">
          <w:t xml:space="preserve">ed by the absence of a </w:t>
        </w:r>
        <w:r w:rsidR="00721108" w:rsidRPr="00721108">
          <w:rPr>
            <w:i/>
            <w:iCs/>
          </w:rPr>
          <w:t>language</w:t>
        </w:r>
        <w:r w:rsidR="00721108">
          <w:t xml:space="preserve"> attribute or with </w:t>
        </w:r>
        <w:r w:rsidR="00721108" w:rsidRPr="00721108">
          <w:rPr>
            <w:i/>
            <w:iCs/>
          </w:rPr>
          <w:t>language</w:t>
        </w:r>
        <w:r w:rsidR="00721108">
          <w:t xml:space="preserve"> attribute indicating English</w:t>
        </w:r>
      </w:ins>
      <w:ins w:id="840" w:author="Raphael Malyankar" w:date="2022-11-16T16:56:00Z">
        <w:r w:rsidR="00721108">
          <w:t xml:space="preserve">) </w:t>
        </w:r>
        <w:r>
          <w:t>should be displayed.</w:t>
        </w:r>
      </w:ins>
    </w:p>
    <w:p w14:paraId="1C5EB9BB" w14:textId="3B21175B" w:rsidR="009172A4" w:rsidRDefault="009172A4" w:rsidP="00037B49">
      <w:pPr>
        <w:rPr>
          <w:ins w:id="841" w:author="Raphael Malyankar" w:date="2022-11-17T00:29:00Z"/>
        </w:rPr>
      </w:pPr>
      <w:bookmarkStart w:id="842" w:name="_Hlk119520021"/>
      <w:ins w:id="843" w:author="Raphael Malyankar" w:date="2022-11-16T19:28:00Z">
        <w:r>
          <w:t xml:space="preserve">The specification of the </w:t>
        </w:r>
        <w:r w:rsidRPr="009172A4">
          <w:rPr>
            <w:i/>
            <w:iCs/>
          </w:rPr>
          <w:t>language</w:t>
        </w:r>
        <w:r>
          <w:t xml:space="preserve"> attribute in the IHO GI registry</w:t>
        </w:r>
      </w:ins>
      <w:ins w:id="844" w:author="Raphael Malyankar" w:date="2022-11-16T19:29:00Z">
        <w:r>
          <w:t xml:space="preserve"> states “</w:t>
        </w:r>
        <w:r w:rsidRPr="009172A4">
          <w:t xml:space="preserve">The language is encoded by a </w:t>
        </w:r>
        <w:proofErr w:type="gramStart"/>
        <w:r w:rsidRPr="009172A4">
          <w:t>3 character</w:t>
        </w:r>
        <w:proofErr w:type="gramEnd"/>
        <w:r w:rsidRPr="009172A4">
          <w:t xml:space="preserve"> code following ISO 639-2/T.</w:t>
        </w:r>
      </w:ins>
      <w:ins w:id="845" w:author="Raphael Malyankar" w:date="2022-11-16T19:30:00Z">
        <w:r>
          <w:t xml:space="preserve">” These codes and the corresponding language names </w:t>
        </w:r>
      </w:ins>
      <w:ins w:id="846" w:author="Raphael Malyankar" w:date="2022-11-16T19:38:00Z">
        <w:r w:rsidR="00FB7C25">
          <w:t xml:space="preserve">for display purposes </w:t>
        </w:r>
      </w:ins>
      <w:ins w:id="847" w:author="Raphael Malyankar" w:date="2022-11-16T19:30:00Z">
        <w:r>
          <w:t xml:space="preserve">may be obtained from the </w:t>
        </w:r>
      </w:ins>
      <w:proofErr w:type="spellStart"/>
      <w:ins w:id="848" w:author="Raphael Malyankar" w:date="2022-11-16T19:33:00Z">
        <w:r>
          <w:t>codelist</w:t>
        </w:r>
        <w:proofErr w:type="spellEnd"/>
        <w:r>
          <w:t xml:space="preserve"> </w:t>
        </w:r>
      </w:ins>
      <w:ins w:id="849" w:author="Raphael Malyankar" w:date="2022-11-16T19:31:00Z">
        <w:r w:rsidRPr="00FB7C25">
          <w:rPr>
            <w:i/>
            <w:iCs/>
          </w:rPr>
          <w:t>S100_MD_LanguageCode</w:t>
        </w:r>
        <w:r>
          <w:t xml:space="preserve"> in </w:t>
        </w:r>
      </w:ins>
      <w:ins w:id="850" w:author="Raphael Malyankar" w:date="2022-11-16T19:32:00Z">
        <w:r>
          <w:t>the S-100</w:t>
        </w:r>
      </w:ins>
      <w:ins w:id="851" w:author="Raphael Malyankar" w:date="2022-11-16T19:33:00Z">
        <w:r>
          <w:t xml:space="preserve"> </w:t>
        </w:r>
        <w:proofErr w:type="spellStart"/>
        <w:r>
          <w:t>codelists</w:t>
        </w:r>
        <w:proofErr w:type="spellEnd"/>
        <w:r>
          <w:t xml:space="preserve"> file, which is part of the S-100 schemas distribution</w:t>
        </w:r>
      </w:ins>
      <w:ins w:id="852" w:author="Raphael Malyankar" w:date="2022-11-16T19:34:00Z">
        <w:r>
          <w:rPr>
            <w:rStyle w:val="FootnoteReference"/>
          </w:rPr>
          <w:footnoteReference w:id="2"/>
        </w:r>
      </w:ins>
      <w:ins w:id="865" w:author="Raphael Malyankar" w:date="2022-11-16T19:33:00Z">
        <w:r>
          <w:t>.</w:t>
        </w:r>
      </w:ins>
    </w:p>
    <w:p w14:paraId="6412DC69" w14:textId="641520AA" w:rsidR="001227A5" w:rsidRDefault="001227A5" w:rsidP="001227A5">
      <w:pPr>
        <w:pStyle w:val="Heading3"/>
        <w:rPr>
          <w:ins w:id="866" w:author="Raphael Malyankar" w:date="2022-11-17T00:29:00Z"/>
        </w:rPr>
      </w:pPr>
      <w:bookmarkStart w:id="867" w:name="_Toc120228673"/>
      <w:ins w:id="868" w:author="Raphael Malyankar" w:date="2022-11-17T00:30:00Z">
        <w:r>
          <w:t>Structured text in displays</w:t>
        </w:r>
      </w:ins>
      <w:bookmarkEnd w:id="867"/>
    </w:p>
    <w:p w14:paraId="40BCD2EE" w14:textId="168295AC" w:rsidR="001227A5" w:rsidRPr="00563317" w:rsidRDefault="001227A5" w:rsidP="00037B49">
      <w:pPr>
        <w:rPr>
          <w:ins w:id="869" w:author="Raphael Malyankar" w:date="2022-11-16T16:41:00Z"/>
        </w:rPr>
      </w:pPr>
      <w:ins w:id="870" w:author="Raphael Malyankar" w:date="2022-11-17T00:29:00Z">
        <w:r w:rsidRPr="001227A5">
          <w:t xml:space="preserve">Sailing directions may provide information </w:t>
        </w:r>
      </w:ins>
      <w:ins w:id="871" w:author="Raphael Malyankar" w:date="2022-11-17T00:30:00Z">
        <w:r>
          <w:t xml:space="preserve">in structured form (tables, bulleted </w:t>
        </w:r>
      </w:ins>
      <w:ins w:id="872" w:author="Raphael Malyankar" w:date="2022-11-17T00:31:00Z">
        <w:r>
          <w:t xml:space="preserve">or numbered </w:t>
        </w:r>
      </w:ins>
      <w:ins w:id="873" w:author="Raphael Malyankar" w:date="2022-11-17T00:30:00Z">
        <w:r>
          <w:t>list</w:t>
        </w:r>
      </w:ins>
      <w:ins w:id="874" w:author="Raphael Malyankar" w:date="2022-11-17T00:31:00Z">
        <w:r>
          <w:t>s</w:t>
        </w:r>
      </w:ins>
      <w:ins w:id="875" w:author="Raphael Malyankar" w:date="2022-11-17T00:30:00Z">
        <w:r>
          <w:t>, e</w:t>
        </w:r>
      </w:ins>
      <w:ins w:id="876" w:author="Raphael Malyankar" w:date="2022-11-17T00:31:00Z">
        <w:r>
          <w:t>tc.)</w:t>
        </w:r>
      </w:ins>
      <w:ins w:id="877" w:author="Raphael Malyankar" w:date="2022-11-17T00:30:00Z">
        <w:r>
          <w:t xml:space="preserve">, </w:t>
        </w:r>
      </w:ins>
      <w:ins w:id="878" w:author="Raphael Malyankar" w:date="2022-11-17T00:29:00Z">
        <w:r w:rsidRPr="001227A5">
          <w:t xml:space="preserve">which </w:t>
        </w:r>
      </w:ins>
      <w:ins w:id="879" w:author="Raphael Malyankar" w:date="2022-11-17T00:32:00Z">
        <w:r w:rsidR="000452EC">
          <w:t>may</w:t>
        </w:r>
      </w:ins>
      <w:ins w:id="880" w:author="Raphael Malyankar" w:date="2022-11-17T00:29:00Z">
        <w:r w:rsidRPr="001227A5">
          <w:t xml:space="preserve"> be taken </w:t>
        </w:r>
      </w:ins>
      <w:ins w:id="881" w:author="Raphael Malyankar" w:date="2022-11-17T00:32:00Z">
        <w:r w:rsidR="000452EC">
          <w:t>as</w:t>
        </w:r>
      </w:ins>
      <w:ins w:id="882" w:author="Raphael Malyankar" w:date="2022-11-17T00:29:00Z">
        <w:r w:rsidRPr="001227A5">
          <w:t xml:space="preserve"> guidance</w:t>
        </w:r>
      </w:ins>
      <w:ins w:id="883" w:author="Raphael Malyankar" w:date="2022-11-17T00:31:00Z">
        <w:r>
          <w:t xml:space="preserve"> for online display</w:t>
        </w:r>
      </w:ins>
      <w:ins w:id="884" w:author="Raphael Malyankar" w:date="2022-11-17T00:35:00Z">
        <w:r w:rsidR="001E339E">
          <w:t xml:space="preserve"> of </w:t>
        </w:r>
      </w:ins>
      <w:ins w:id="885" w:author="Raphael Malyankar" w:date="2022-11-17T00:36:00Z">
        <w:r w:rsidR="001E339E">
          <w:t>the S-131 equivalents</w:t>
        </w:r>
      </w:ins>
      <w:ins w:id="886" w:author="Raphael Malyankar" w:date="2022-11-17T00:29:00Z">
        <w:r w:rsidRPr="001227A5">
          <w:t>, since</w:t>
        </w:r>
      </w:ins>
      <w:ins w:id="887" w:author="Raphael Malyankar" w:date="2022-11-17T00:31:00Z">
        <w:r>
          <w:t xml:space="preserve"> mariners may be familiar with</w:t>
        </w:r>
      </w:ins>
      <w:ins w:id="888" w:author="Raphael Malyankar" w:date="2022-11-17T00:29:00Z">
        <w:r w:rsidRPr="001227A5">
          <w:t xml:space="preserve"> the </w:t>
        </w:r>
      </w:ins>
      <w:ins w:id="889" w:author="Raphael Malyankar" w:date="2022-11-17T00:31:00Z">
        <w:r>
          <w:t>structure</w:t>
        </w:r>
      </w:ins>
      <w:ins w:id="890" w:author="Raphael Malyankar" w:date="2022-11-17T00:32:00Z">
        <w:r w:rsidR="000452EC">
          <w:t xml:space="preserve"> of similar information</w:t>
        </w:r>
      </w:ins>
      <w:ins w:id="891" w:author="Raphael Malyankar" w:date="2022-11-17T00:29:00Z">
        <w:r w:rsidRPr="001227A5">
          <w:t xml:space="preserve"> </w:t>
        </w:r>
      </w:ins>
      <w:ins w:id="892" w:author="Raphael Malyankar" w:date="2022-11-17T00:33:00Z">
        <w:r w:rsidR="000452EC">
          <w:t>in</w:t>
        </w:r>
      </w:ins>
      <w:ins w:id="893" w:author="Raphael Malyankar" w:date="2022-11-17T00:32:00Z">
        <w:r>
          <w:t xml:space="preserve"> printed or digital publications</w:t>
        </w:r>
      </w:ins>
      <w:ins w:id="894" w:author="Raphael Malyankar" w:date="2022-11-17T00:29:00Z">
        <w:r w:rsidRPr="001227A5">
          <w:t xml:space="preserve">.    </w:t>
        </w:r>
      </w:ins>
    </w:p>
    <w:p w14:paraId="48BCB820" w14:textId="04F366CC" w:rsidR="004C530B" w:rsidRDefault="009E7BA6" w:rsidP="0052329A">
      <w:pPr>
        <w:pStyle w:val="Heading2"/>
        <w:rPr>
          <w:ins w:id="895" w:author="Raphael Malyankar" w:date="2022-11-15T19:24:00Z"/>
        </w:rPr>
      </w:pPr>
      <w:bookmarkStart w:id="896" w:name="_Toc120228674"/>
      <w:bookmarkEnd w:id="842"/>
      <w:ins w:id="897" w:author="Raphael Malyankar" w:date="2022-11-17T00:26:00Z">
        <w:r>
          <w:lastRenderedPageBreak/>
          <w:t>S</w:t>
        </w:r>
      </w:ins>
      <w:ins w:id="898" w:author="Raphael Malyankar" w:date="2022-11-15T19:23:00Z">
        <w:r w:rsidR="004C530B">
          <w:t>chedules</w:t>
        </w:r>
      </w:ins>
      <w:bookmarkEnd w:id="896"/>
    </w:p>
    <w:p w14:paraId="0DFB1D9B" w14:textId="0854B041" w:rsidR="00842906" w:rsidRDefault="00842906" w:rsidP="002D60A8">
      <w:pPr>
        <w:spacing w:after="0" w:line="240" w:lineRule="auto"/>
        <w:rPr>
          <w:ins w:id="899" w:author="Raphael Malyankar" w:date="2022-11-15T20:36:00Z"/>
        </w:rPr>
      </w:pPr>
      <w:ins w:id="900" w:author="Raphael Malyankar" w:date="2022-11-15T20:37:00Z">
        <w:r>
          <w:t xml:space="preserve">Schedule information is encoded in the </w:t>
        </w:r>
      </w:ins>
      <w:proofErr w:type="spellStart"/>
      <w:ins w:id="901" w:author="Raphael Malyankar" w:date="2022-11-15T20:38:00Z">
        <w:r w:rsidRPr="0052329A">
          <w:rPr>
            <w:b/>
            <w:bCs/>
          </w:rPr>
          <w:t>ServiceHours</w:t>
        </w:r>
        <w:proofErr w:type="spellEnd"/>
        <w:r>
          <w:t xml:space="preserve"> and </w:t>
        </w:r>
        <w:proofErr w:type="spellStart"/>
        <w:r w:rsidRPr="0052329A">
          <w:rPr>
            <w:b/>
            <w:bCs/>
          </w:rPr>
          <w:t>Non</w:t>
        </w:r>
      </w:ins>
      <w:ins w:id="902" w:author="Raphael Malyankar" w:date="2022-11-15T20:44:00Z">
        <w:r w:rsidR="0052329A" w:rsidRPr="0052329A">
          <w:rPr>
            <w:b/>
            <w:bCs/>
          </w:rPr>
          <w:t>S</w:t>
        </w:r>
      </w:ins>
      <w:ins w:id="903" w:author="Raphael Malyankar" w:date="2022-11-15T20:38:00Z">
        <w:r w:rsidRPr="0052329A">
          <w:rPr>
            <w:b/>
            <w:bCs/>
          </w:rPr>
          <w:t>tandardWorkingDay</w:t>
        </w:r>
        <w:proofErr w:type="spellEnd"/>
        <w:r>
          <w:t xml:space="preserve"> information types.</w:t>
        </w:r>
      </w:ins>
      <w:ins w:id="904" w:author="Raphael Malyankar" w:date="2022-11-15T20:39:00Z">
        <w:r w:rsidR="0052329A">
          <w:t xml:space="preserve"> S</w:t>
        </w:r>
      </w:ins>
      <w:ins w:id="905" w:author="Raphael Malyankar" w:date="2022-11-15T20:34:00Z">
        <w:r>
          <w:t xml:space="preserve">chedules </w:t>
        </w:r>
      </w:ins>
      <w:ins w:id="906" w:author="Raphael Malyankar" w:date="2022-11-15T20:35:00Z">
        <w:r>
          <w:t>should be displayed as tabulations according to the day of the week</w:t>
        </w:r>
      </w:ins>
      <w:ins w:id="907" w:author="Raphael Malyankar" w:date="2022-11-15T22:36:00Z">
        <w:r w:rsidR="00F33F12">
          <w:t xml:space="preserve">. </w:t>
        </w:r>
      </w:ins>
      <w:ins w:id="908" w:author="Raphael Malyankar" w:date="2022-11-15T23:54:00Z">
        <w:r w:rsidR="00FF31FF">
          <w:t xml:space="preserve">A template for the </w:t>
        </w:r>
      </w:ins>
      <w:ins w:id="909" w:author="Raphael Malyankar" w:date="2022-11-15T23:55:00Z">
        <w:r w:rsidR="00FF31FF">
          <w:t>tabulation</w:t>
        </w:r>
      </w:ins>
      <w:ins w:id="910" w:author="Raphael Malyankar" w:date="2022-11-15T20:37:00Z">
        <w:r>
          <w:t xml:space="preserve"> </w:t>
        </w:r>
      </w:ins>
      <w:ins w:id="911" w:author="Raphael Malyankar" w:date="2022-11-15T23:54:00Z">
        <w:r w:rsidR="00FF31FF">
          <w:t>i</w:t>
        </w:r>
      </w:ins>
      <w:ins w:id="912" w:author="Raphael Malyankar" w:date="2022-11-15T20:37:00Z">
        <w:r>
          <w:t xml:space="preserve">s shown in </w:t>
        </w:r>
      </w:ins>
      <w:ins w:id="913" w:author="Raphael Malyankar" w:date="2022-11-15T22:37:00Z">
        <w:r w:rsidR="00AC5C5D">
          <w:fldChar w:fldCharType="begin"/>
        </w:r>
        <w:r w:rsidR="00AC5C5D">
          <w:instrText xml:space="preserve"> REF _Ref119444277 \h </w:instrText>
        </w:r>
      </w:ins>
      <w:r w:rsidR="00AC5C5D">
        <w:fldChar w:fldCharType="separate"/>
      </w:r>
      <w:ins w:id="914" w:author="Raphael Malyankar" w:date="2022-11-15T22:37:00Z">
        <w:r w:rsidR="00AC5C5D">
          <w:t xml:space="preserve">Table </w:t>
        </w:r>
        <w:r w:rsidR="00AC5C5D">
          <w:rPr>
            <w:noProof/>
          </w:rPr>
          <w:t>11</w:t>
        </w:r>
        <w:r w:rsidR="00AC5C5D">
          <w:t>.</w:t>
        </w:r>
        <w:r w:rsidR="00AC5C5D">
          <w:rPr>
            <w:noProof/>
          </w:rPr>
          <w:t>2</w:t>
        </w:r>
        <w:r w:rsidR="00AC5C5D">
          <w:fldChar w:fldCharType="end"/>
        </w:r>
      </w:ins>
      <w:ins w:id="915" w:author="Raphael Malyankar" w:date="2022-11-15T20:37:00Z">
        <w:r>
          <w:t>.</w:t>
        </w:r>
      </w:ins>
      <w:ins w:id="916" w:author="Raphael Malyankar" w:date="2022-11-15T20:41:00Z">
        <w:r w:rsidR="0052329A">
          <w:t xml:space="preserve"> </w:t>
        </w:r>
      </w:ins>
      <w:ins w:id="917" w:author="Raphael Malyankar" w:date="2022-11-15T22:23:00Z">
        <w:r w:rsidR="00BF686F">
          <w:t xml:space="preserve">The objects and attributes from which the displayed information is derived are </w:t>
        </w:r>
        <w:r w:rsidR="00587727">
          <w:t>shown in italics.</w:t>
        </w:r>
      </w:ins>
      <w:ins w:id="918" w:author="Raphael Malyankar" w:date="2022-11-15T22:37:00Z">
        <w:r w:rsidR="00AC5C5D">
          <w:t xml:space="preserve"> </w:t>
        </w:r>
      </w:ins>
      <w:ins w:id="919" w:author="Raphael Malyankar" w:date="2022-11-15T22:38:00Z">
        <w:r w:rsidR="00AC5C5D">
          <w:t xml:space="preserve">Implementers may </w:t>
        </w:r>
      </w:ins>
      <w:ins w:id="920" w:author="Raphael Malyankar" w:date="2022-11-15T22:50:00Z">
        <w:r w:rsidR="00F43FC7">
          <w:t>deviate from</w:t>
        </w:r>
      </w:ins>
      <w:ins w:id="921" w:author="Raphael Malyankar" w:date="2022-11-15T22:38:00Z">
        <w:r w:rsidR="00AC5C5D">
          <w:t xml:space="preserve"> the layout</w:t>
        </w:r>
      </w:ins>
      <w:ins w:id="922" w:author="Raphael Malyankar" w:date="2022-11-15T23:54:00Z">
        <w:r w:rsidR="00FF31FF">
          <w:t xml:space="preserve"> </w:t>
        </w:r>
      </w:ins>
      <w:ins w:id="923" w:author="Raphael Malyankar" w:date="2022-11-15T22:50:00Z">
        <w:r w:rsidR="00F43FC7">
          <w:t>shown</w:t>
        </w:r>
      </w:ins>
      <w:ins w:id="924" w:author="Raphael Malyankar" w:date="2022-11-15T22:38:00Z">
        <w:r w:rsidR="00AC5C5D">
          <w:t xml:space="preserve"> provided the </w:t>
        </w:r>
      </w:ins>
      <w:ins w:id="925" w:author="Raphael Malyankar" w:date="2022-11-15T22:51:00Z">
        <w:r w:rsidR="00F43FC7">
          <w:t xml:space="preserve">resulting </w:t>
        </w:r>
      </w:ins>
      <w:ins w:id="926" w:author="Raphael Malyankar" w:date="2022-11-15T22:50:00Z">
        <w:r w:rsidR="00F43FC7">
          <w:t>display</w:t>
        </w:r>
      </w:ins>
      <w:ins w:id="927" w:author="Raphael Malyankar" w:date="2022-11-15T22:38:00Z">
        <w:r w:rsidR="00AC5C5D">
          <w:t xml:space="preserve"> shows at least the information </w:t>
        </w:r>
      </w:ins>
      <w:ins w:id="928" w:author="Raphael Malyankar" w:date="2022-11-15T22:51:00Z">
        <w:r w:rsidR="00F43FC7">
          <w:t>specified</w:t>
        </w:r>
      </w:ins>
      <w:ins w:id="929" w:author="Raphael Malyankar" w:date="2022-11-15T22:39:00Z">
        <w:r w:rsidR="00AC5C5D">
          <w:t xml:space="preserve"> </w:t>
        </w:r>
      </w:ins>
      <w:ins w:id="930" w:author="Raphael Malyankar" w:date="2022-11-15T22:51:00Z">
        <w:r w:rsidR="00F43FC7">
          <w:t>in the table</w:t>
        </w:r>
      </w:ins>
      <w:ins w:id="931" w:author="Raphael Malyankar" w:date="2022-11-15T23:44:00Z">
        <w:r w:rsidR="00AF7C9A">
          <w:t xml:space="preserve"> (for example, </w:t>
        </w:r>
      </w:ins>
      <w:ins w:id="932" w:author="Raphael Malyankar" w:date="2022-11-15T23:47:00Z">
        <w:r w:rsidR="00AF7C9A">
          <w:t xml:space="preserve">exceptions from </w:t>
        </w:r>
        <w:proofErr w:type="spellStart"/>
        <w:r w:rsidR="00AF7C9A" w:rsidRPr="001D7611">
          <w:rPr>
            <w:b/>
            <w:bCs/>
          </w:rPr>
          <w:t>NonStandardWorkingDay</w:t>
        </w:r>
        <w:proofErr w:type="spellEnd"/>
        <w:r w:rsidR="00AF7C9A">
          <w:t xml:space="preserve"> may be </w:t>
        </w:r>
      </w:ins>
      <w:ins w:id="933" w:author="Raphael Malyankar" w:date="2022-11-15T23:58:00Z">
        <w:r w:rsidR="001D7611">
          <w:t>placed in</w:t>
        </w:r>
      </w:ins>
      <w:ins w:id="934" w:author="Raphael Malyankar" w:date="2022-11-15T23:48:00Z">
        <w:r w:rsidR="00AF7C9A">
          <w:t xml:space="preserve"> a</w:t>
        </w:r>
      </w:ins>
      <w:ins w:id="935" w:author="Raphael Malyankar" w:date="2022-11-15T23:58:00Z">
        <w:r w:rsidR="001D7611">
          <w:t>n additional</w:t>
        </w:r>
      </w:ins>
      <w:ins w:id="936" w:author="Raphael Malyankar" w:date="2022-11-15T23:48:00Z">
        <w:r w:rsidR="00AF7C9A">
          <w:t xml:space="preserve"> column</w:t>
        </w:r>
      </w:ins>
      <w:ins w:id="937" w:author="Raphael Malyankar" w:date="2022-11-15T23:58:00Z">
        <w:r w:rsidR="001D7611">
          <w:t xml:space="preserve"> instead of a separate row</w:t>
        </w:r>
      </w:ins>
      <w:ins w:id="938" w:author="Raphael Malyankar" w:date="2022-11-15T23:59:00Z">
        <w:r w:rsidR="001D7611">
          <w:t xml:space="preserve">, or merged into the </w:t>
        </w:r>
        <w:r w:rsidR="001D7611" w:rsidRPr="001D7611">
          <w:rPr>
            <w:i/>
            <w:iCs/>
          </w:rPr>
          <w:t>Notes</w:t>
        </w:r>
        <w:r w:rsidR="001D7611">
          <w:t xml:space="preserve"> column</w:t>
        </w:r>
      </w:ins>
      <w:ins w:id="939" w:author="Raphael Malyankar" w:date="2022-11-15T23:48:00Z">
        <w:r w:rsidR="00AF7C9A">
          <w:t>).</w:t>
        </w:r>
      </w:ins>
    </w:p>
    <w:p w14:paraId="5211B009" w14:textId="77777777" w:rsidR="006A7D09" w:rsidRDefault="006A7D09" w:rsidP="002D60A8">
      <w:pPr>
        <w:spacing w:after="0" w:line="240" w:lineRule="auto"/>
        <w:rPr>
          <w:ins w:id="940" w:author="Raphael Malyankar" w:date="2022-11-15T20:48:00Z"/>
        </w:rPr>
      </w:pPr>
    </w:p>
    <w:p w14:paraId="74BED9FF" w14:textId="7F8CBDA2" w:rsidR="00AC5C5D" w:rsidRDefault="00AC5C5D" w:rsidP="00387627">
      <w:pPr>
        <w:pStyle w:val="Caption"/>
        <w:keepNext/>
        <w:rPr>
          <w:ins w:id="941" w:author="Raphael Malyankar" w:date="2022-11-15T22:37:00Z"/>
        </w:rPr>
      </w:pPr>
      <w:bookmarkStart w:id="942" w:name="_Ref119444277"/>
      <w:bookmarkStart w:id="943" w:name="_Ref119444272"/>
      <w:ins w:id="944" w:author="Raphael Malyankar" w:date="2022-11-15T22:37:00Z">
        <w:r>
          <w:t xml:space="preserve">Table </w:t>
        </w:r>
        <w:r>
          <w:fldChar w:fldCharType="begin"/>
        </w:r>
        <w:r>
          <w:instrText xml:space="preserve"> STYLEREF 1 \s </w:instrText>
        </w:r>
      </w:ins>
      <w:r>
        <w:fldChar w:fldCharType="separate"/>
      </w:r>
      <w:r>
        <w:rPr>
          <w:noProof/>
        </w:rPr>
        <w:t>11</w:t>
      </w:r>
      <w:ins w:id="945" w:author="Raphael Malyankar" w:date="2022-11-15T22:37:00Z">
        <w:r>
          <w:fldChar w:fldCharType="end"/>
        </w:r>
        <w:r>
          <w:t>.</w:t>
        </w:r>
        <w:r>
          <w:fldChar w:fldCharType="begin"/>
        </w:r>
        <w:r>
          <w:instrText xml:space="preserve"> SEQ Table \* ARABIC \s 1 </w:instrText>
        </w:r>
      </w:ins>
      <w:r>
        <w:fldChar w:fldCharType="separate"/>
      </w:r>
      <w:ins w:id="946" w:author="Raphael Malyankar" w:date="2022-11-15T22:37:00Z">
        <w:r>
          <w:rPr>
            <w:noProof/>
          </w:rPr>
          <w:t>2</w:t>
        </w:r>
        <w:r>
          <w:fldChar w:fldCharType="end"/>
        </w:r>
        <w:bookmarkEnd w:id="942"/>
        <w:r>
          <w:t xml:space="preserve"> - General layout of schedules display</w:t>
        </w:r>
        <w:bookmarkEnd w:id="943"/>
      </w:ins>
    </w:p>
    <w:tbl>
      <w:tblPr>
        <w:tblStyle w:val="TableGrid"/>
        <w:tblW w:w="0" w:type="auto"/>
        <w:tblLook w:val="04A0" w:firstRow="1" w:lastRow="0" w:firstColumn="1" w:lastColumn="0" w:noHBand="0" w:noVBand="1"/>
      </w:tblPr>
      <w:tblGrid>
        <w:gridCol w:w="2174"/>
        <w:gridCol w:w="3737"/>
        <w:gridCol w:w="1606"/>
        <w:gridCol w:w="1787"/>
      </w:tblGrid>
      <w:tr w:rsidR="008E57A4" w:rsidRPr="009B48AC" w14:paraId="0F3749F9" w14:textId="77777777" w:rsidTr="00A163FF">
        <w:trPr>
          <w:cantSplit/>
          <w:ins w:id="947" w:author="Raphael Malyankar" w:date="2022-11-15T22:20:00Z"/>
        </w:trPr>
        <w:tc>
          <w:tcPr>
            <w:tcW w:w="2174" w:type="dxa"/>
          </w:tcPr>
          <w:p w14:paraId="38DE6DB5" w14:textId="77777777" w:rsidR="00BF686F" w:rsidRPr="00BF686F" w:rsidRDefault="00BF686F" w:rsidP="00387627">
            <w:pPr>
              <w:keepNext/>
              <w:spacing w:after="0" w:line="240" w:lineRule="auto"/>
              <w:rPr>
                <w:ins w:id="948" w:author="Raphael Malyankar" w:date="2022-11-15T22:20:00Z"/>
                <w:b/>
                <w:bCs/>
              </w:rPr>
            </w:pPr>
            <w:ins w:id="949" w:author="Raphael Malyankar" w:date="2022-11-15T22:20:00Z">
              <w:r w:rsidRPr="00BF686F">
                <w:rPr>
                  <w:b/>
                  <w:bCs/>
                </w:rPr>
                <w:t>Operations</w:t>
              </w:r>
            </w:ins>
          </w:p>
        </w:tc>
        <w:tc>
          <w:tcPr>
            <w:tcW w:w="3737" w:type="dxa"/>
          </w:tcPr>
          <w:p w14:paraId="48238D33" w14:textId="77777777" w:rsidR="00BF686F" w:rsidRPr="00BF686F" w:rsidRDefault="00BF686F" w:rsidP="00387627">
            <w:pPr>
              <w:keepNext/>
              <w:spacing w:after="0" w:line="240" w:lineRule="auto"/>
              <w:rPr>
                <w:ins w:id="950" w:author="Raphael Malyankar" w:date="2022-11-15T22:20:00Z"/>
                <w:b/>
                <w:bCs/>
              </w:rPr>
            </w:pPr>
            <w:ins w:id="951" w:author="Raphael Malyankar" w:date="2022-11-15T22:20:00Z">
              <w:r w:rsidRPr="00BF686F">
                <w:rPr>
                  <w:b/>
                  <w:bCs/>
                </w:rPr>
                <w:t>Days</w:t>
              </w:r>
            </w:ins>
          </w:p>
        </w:tc>
        <w:tc>
          <w:tcPr>
            <w:tcW w:w="1606" w:type="dxa"/>
          </w:tcPr>
          <w:p w14:paraId="16ECAC34" w14:textId="77777777" w:rsidR="00BF686F" w:rsidRPr="00BF686F" w:rsidRDefault="00BF686F" w:rsidP="00387627">
            <w:pPr>
              <w:keepNext/>
              <w:spacing w:after="0" w:line="240" w:lineRule="auto"/>
              <w:rPr>
                <w:ins w:id="952" w:author="Raphael Malyankar" w:date="2022-11-15T22:20:00Z"/>
                <w:b/>
                <w:bCs/>
              </w:rPr>
            </w:pPr>
            <w:ins w:id="953" w:author="Raphael Malyankar" w:date="2022-11-15T22:20:00Z">
              <w:r w:rsidRPr="00BF686F">
                <w:rPr>
                  <w:b/>
                  <w:bCs/>
                </w:rPr>
                <w:t>Times</w:t>
              </w:r>
            </w:ins>
          </w:p>
        </w:tc>
        <w:tc>
          <w:tcPr>
            <w:tcW w:w="1787" w:type="dxa"/>
          </w:tcPr>
          <w:p w14:paraId="10971618" w14:textId="77777777" w:rsidR="00BF686F" w:rsidRPr="00BF686F" w:rsidRDefault="00BF686F" w:rsidP="00387627">
            <w:pPr>
              <w:keepNext/>
              <w:spacing w:after="0" w:line="240" w:lineRule="auto"/>
              <w:rPr>
                <w:ins w:id="954" w:author="Raphael Malyankar" w:date="2022-11-15T22:20:00Z"/>
                <w:b/>
                <w:bCs/>
              </w:rPr>
            </w:pPr>
            <w:ins w:id="955" w:author="Raphael Malyankar" w:date="2022-11-15T22:20:00Z">
              <w:r w:rsidRPr="00BF686F">
                <w:rPr>
                  <w:b/>
                  <w:bCs/>
                </w:rPr>
                <w:t>Notes</w:t>
              </w:r>
            </w:ins>
          </w:p>
        </w:tc>
      </w:tr>
      <w:tr w:rsidR="00D80D00" w:rsidRPr="009B48AC" w14:paraId="45C6F307" w14:textId="77777777" w:rsidTr="009172A4">
        <w:trPr>
          <w:cantSplit/>
          <w:ins w:id="956" w:author="Raphael Malyankar" w:date="2022-11-16T17:04:00Z"/>
        </w:trPr>
        <w:tc>
          <w:tcPr>
            <w:tcW w:w="9304" w:type="dxa"/>
            <w:gridSpan w:val="4"/>
          </w:tcPr>
          <w:p w14:paraId="5757B394" w14:textId="77777777" w:rsidR="00D80D00" w:rsidRDefault="00D80D00" w:rsidP="00563317">
            <w:pPr>
              <w:spacing w:after="0" w:line="240" w:lineRule="auto"/>
              <w:rPr>
                <w:ins w:id="957" w:author="Raphael Malyankar" w:date="2022-11-16T17:05:00Z"/>
              </w:rPr>
            </w:pPr>
            <w:ins w:id="958" w:author="Raphael Malyankar" w:date="2022-11-16T17:04:00Z">
              <w:r w:rsidRPr="00D80D00">
                <w:t>(</w:t>
              </w:r>
              <w:r>
                <w:t xml:space="preserve">Table </w:t>
              </w:r>
            </w:ins>
            <w:ins w:id="959" w:author="Raphael Malyankar" w:date="2022-11-16T17:05:00Z">
              <w:r>
                <w:t>sub-</w:t>
              </w:r>
            </w:ins>
            <w:ins w:id="960" w:author="Raphael Malyankar" w:date="2022-11-16T17:04:00Z">
              <w:r>
                <w:t>h</w:t>
              </w:r>
              <w:r w:rsidRPr="00D80D00">
                <w:t xml:space="preserve">eader, from </w:t>
              </w:r>
              <w:proofErr w:type="spellStart"/>
              <w:r w:rsidRPr="00D80D00">
                <w:rPr>
                  <w:i/>
                  <w:iCs/>
                </w:rPr>
                <w:t>featureName</w:t>
              </w:r>
              <w:proofErr w:type="spellEnd"/>
              <w:r w:rsidRPr="00D80D00">
                <w:t xml:space="preserve"> if present</w:t>
              </w:r>
              <w:r>
                <w:t xml:space="preserve"> - omit this row if </w:t>
              </w:r>
              <w:proofErr w:type="spellStart"/>
              <w:r w:rsidRPr="00D80D00">
                <w:rPr>
                  <w:i/>
                  <w:iCs/>
                </w:rPr>
                <w:t>featureName</w:t>
              </w:r>
              <w:proofErr w:type="spellEnd"/>
              <w:r>
                <w:t xml:space="preserve"> is not present</w:t>
              </w:r>
              <w:r w:rsidRPr="00D80D00">
                <w:t>)</w:t>
              </w:r>
            </w:ins>
          </w:p>
          <w:p w14:paraId="6A9A8AAD" w14:textId="42A5987F" w:rsidR="00D80D00" w:rsidRPr="00D80D00" w:rsidRDefault="00D80D00" w:rsidP="00563317">
            <w:pPr>
              <w:spacing w:after="0" w:line="240" w:lineRule="auto"/>
              <w:rPr>
                <w:ins w:id="961" w:author="Raphael Malyankar" w:date="2022-11-16T17:04:00Z"/>
              </w:rPr>
            </w:pPr>
            <w:ins w:id="962" w:author="Raphael Malyankar" w:date="2022-11-16T17:05:00Z">
              <w:r w:rsidRPr="00D80D00">
                <w:t xml:space="preserve">Links to other </w:t>
              </w:r>
            </w:ins>
            <w:ins w:id="963" w:author="Raphael Malyankar" w:date="2022-11-16T17:06:00Z">
              <w:r w:rsidRPr="00D80D00">
                <w:t>unusual attributes like source and graphic can be included here.</w:t>
              </w:r>
            </w:ins>
          </w:p>
        </w:tc>
      </w:tr>
      <w:tr w:rsidR="008E57A4" w:rsidRPr="009B48AC" w14:paraId="54D19493" w14:textId="77777777" w:rsidTr="00A163FF">
        <w:trPr>
          <w:cantSplit/>
          <w:ins w:id="964" w:author="Raphael Malyankar" w:date="2022-11-15T22:20:00Z"/>
        </w:trPr>
        <w:tc>
          <w:tcPr>
            <w:tcW w:w="2174" w:type="dxa"/>
          </w:tcPr>
          <w:p w14:paraId="09AF1504" w14:textId="5375939F" w:rsidR="00BF686F" w:rsidRDefault="00BF686F" w:rsidP="00BF686F">
            <w:pPr>
              <w:spacing w:after="0" w:line="240" w:lineRule="auto"/>
              <w:jc w:val="left"/>
              <w:rPr>
                <w:ins w:id="965" w:author="Raphael Malyankar" w:date="2022-11-15T22:23:00Z"/>
              </w:rPr>
            </w:pPr>
            <w:ins w:id="966" w:author="Raphael Malyankar" w:date="2022-11-15T22:20:00Z">
              <w:r w:rsidRPr="009B48AC">
                <w:t>Normal, Closed, Unmanned</w:t>
              </w:r>
            </w:ins>
            <w:ins w:id="967" w:author="Raphael Malyankar" w:date="2022-11-15T22:57:00Z">
              <w:r w:rsidR="008E57A4">
                <w:t xml:space="preserve"> OR</w:t>
              </w:r>
            </w:ins>
            <w:ins w:id="968" w:author="Raphael Malyankar" w:date="2022-11-15T22:24:00Z">
              <w:r w:rsidR="00587727">
                <w:t xml:space="preserve"> </w:t>
              </w:r>
            </w:ins>
            <w:ins w:id="969" w:author="Raphael Malyankar" w:date="2022-11-15T22:25:00Z">
              <w:r w:rsidR="00587727">
                <w:t>other:</w:t>
              </w:r>
            </w:ins>
            <w:ins w:id="970" w:author="Raphael Malyankar" w:date="2022-11-15T22:47:00Z">
              <w:r w:rsidR="00D2154F">
                <w:t> </w:t>
              </w:r>
              <w:proofErr w:type="spellStart"/>
              <w:r w:rsidR="00D2154F">
                <w:t>abcde</w:t>
              </w:r>
            </w:ins>
            <w:proofErr w:type="spellEnd"/>
            <w:ins w:id="971" w:author="Raphael Malyankar" w:date="2022-11-15T22:24:00Z">
              <w:r w:rsidR="00587727">
                <w:t xml:space="preserve"> </w:t>
              </w:r>
            </w:ins>
          </w:p>
          <w:p w14:paraId="74279B6A" w14:textId="77777777" w:rsidR="00A163FF" w:rsidRDefault="00A163FF" w:rsidP="00BF686F">
            <w:pPr>
              <w:spacing w:after="0" w:line="240" w:lineRule="auto"/>
              <w:jc w:val="left"/>
              <w:rPr>
                <w:ins w:id="972" w:author="Raphael Malyankar" w:date="2022-11-15T23:57:00Z"/>
                <w:i/>
                <w:iCs/>
              </w:rPr>
            </w:pPr>
          </w:p>
          <w:p w14:paraId="6B2747AD" w14:textId="33A1201D" w:rsidR="008E57A4" w:rsidRDefault="00A163FF" w:rsidP="00BF686F">
            <w:pPr>
              <w:spacing w:after="0" w:line="240" w:lineRule="auto"/>
              <w:jc w:val="left"/>
              <w:rPr>
                <w:ins w:id="973" w:author="Raphael Malyankar" w:date="2022-11-15T23:50:00Z"/>
                <w:i/>
                <w:iCs/>
              </w:rPr>
            </w:pPr>
            <w:ins w:id="974" w:author="Raphael Malyankar" w:date="2022-11-15T23:57:00Z">
              <w:r w:rsidRPr="00A163FF">
                <w:t>Attribute</w:t>
              </w:r>
              <w:r>
                <w:rPr>
                  <w:i/>
                  <w:iCs/>
                </w:rPr>
                <w:t xml:space="preserve"> </w:t>
              </w:r>
            </w:ins>
            <w:proofErr w:type="spellStart"/>
            <w:ins w:id="975" w:author="Raphael Malyankar" w:date="2022-11-15T22:24:00Z">
              <w:r w:rsidR="00587727" w:rsidRPr="00587727">
                <w:rPr>
                  <w:i/>
                  <w:iCs/>
                </w:rPr>
                <w:t>categoryOfSchedule</w:t>
              </w:r>
            </w:ins>
            <w:proofErr w:type="spellEnd"/>
          </w:p>
          <w:p w14:paraId="13D23109" w14:textId="01AFEC08" w:rsidR="005E0507" w:rsidRDefault="005E0507" w:rsidP="00BF686F">
            <w:pPr>
              <w:spacing w:after="0" w:line="240" w:lineRule="auto"/>
              <w:jc w:val="left"/>
              <w:rPr>
                <w:ins w:id="976" w:author="Raphael Malyankar" w:date="2022-11-15T23:50:00Z"/>
                <w:i/>
                <w:iCs/>
              </w:rPr>
            </w:pPr>
          </w:p>
          <w:p w14:paraId="54FEA681" w14:textId="60410D51" w:rsidR="005E0507" w:rsidRDefault="005E0507" w:rsidP="00BF686F">
            <w:pPr>
              <w:spacing w:after="0" w:line="240" w:lineRule="auto"/>
              <w:jc w:val="left"/>
              <w:rPr>
                <w:ins w:id="977" w:author="Raphael Malyankar" w:date="2022-11-16T17:01:00Z"/>
                <w:i/>
                <w:iCs/>
              </w:rPr>
            </w:pPr>
            <w:ins w:id="978" w:author="Raphael Malyankar" w:date="2022-11-15T23:50:00Z">
              <w:r w:rsidRPr="005E0507">
                <w:t>From</w:t>
              </w:r>
              <w:r>
                <w:rPr>
                  <w:i/>
                  <w:iCs/>
                </w:rPr>
                <w:t xml:space="preserve"> </w:t>
              </w:r>
              <w:proofErr w:type="spellStart"/>
              <w:r>
                <w:rPr>
                  <w:i/>
                  <w:iCs/>
                </w:rPr>
                <w:t>ServiceHours</w:t>
              </w:r>
            </w:ins>
            <w:proofErr w:type="spellEnd"/>
          </w:p>
          <w:p w14:paraId="3AA8D7D5" w14:textId="2AA47EFC" w:rsidR="00721108" w:rsidRPr="00721108" w:rsidRDefault="00721108" w:rsidP="00BF686F">
            <w:pPr>
              <w:spacing w:after="0" w:line="240" w:lineRule="auto"/>
              <w:jc w:val="left"/>
              <w:rPr>
                <w:ins w:id="979" w:author="Raphael Malyankar" w:date="2022-11-16T17:01:00Z"/>
              </w:rPr>
            </w:pPr>
            <w:ins w:id="980" w:author="Raphael Malyankar" w:date="2022-11-16T17:01:00Z">
              <w:r w:rsidRPr="00721108">
                <w:t>Date ranges</w:t>
              </w:r>
            </w:ins>
          </w:p>
          <w:p w14:paraId="13C25017" w14:textId="028D5F1B" w:rsidR="00721108" w:rsidRDefault="00721108" w:rsidP="00BF686F">
            <w:pPr>
              <w:spacing w:after="0" w:line="240" w:lineRule="auto"/>
              <w:jc w:val="left"/>
              <w:rPr>
                <w:ins w:id="981" w:author="Raphael Malyankar" w:date="2022-11-15T22:57:00Z"/>
                <w:i/>
                <w:iCs/>
              </w:rPr>
            </w:pPr>
            <w:proofErr w:type="spellStart"/>
            <w:ins w:id="982" w:author="Raphael Malyankar" w:date="2022-11-16T17:01:00Z">
              <w:r>
                <w:rPr>
                  <w:i/>
                  <w:iCs/>
                </w:rPr>
                <w:t>fixedDataRange</w:t>
              </w:r>
              <w:proofErr w:type="spellEnd"/>
              <w:r>
                <w:rPr>
                  <w:i/>
                  <w:iCs/>
                </w:rPr>
                <w:t xml:space="preserve">, </w:t>
              </w:r>
              <w:proofErr w:type="spellStart"/>
              <w:r>
                <w:rPr>
                  <w:i/>
                  <w:iCs/>
                </w:rPr>
                <w:t>periodicDateRange</w:t>
              </w:r>
            </w:ins>
            <w:proofErr w:type="spellEnd"/>
          </w:p>
          <w:p w14:paraId="571D9239" w14:textId="280DC71C" w:rsidR="008E57A4" w:rsidRPr="00587727" w:rsidRDefault="008E57A4" w:rsidP="008E57A4">
            <w:pPr>
              <w:spacing w:after="0" w:line="240" w:lineRule="auto"/>
              <w:jc w:val="left"/>
              <w:rPr>
                <w:ins w:id="983" w:author="Raphael Malyankar" w:date="2022-11-15T22:20:00Z"/>
                <w:i/>
                <w:iCs/>
              </w:rPr>
            </w:pPr>
          </w:p>
        </w:tc>
        <w:tc>
          <w:tcPr>
            <w:tcW w:w="3737" w:type="dxa"/>
          </w:tcPr>
          <w:p w14:paraId="1681A1B5" w14:textId="7C10167E" w:rsidR="00BF686F" w:rsidRDefault="00BF686F" w:rsidP="00BF686F">
            <w:pPr>
              <w:spacing w:after="0" w:line="240" w:lineRule="auto"/>
              <w:rPr>
                <w:ins w:id="984" w:author="Raphael Malyankar" w:date="2022-11-15T22:58:00Z"/>
              </w:rPr>
            </w:pPr>
            <w:ins w:id="985" w:author="Raphael Malyankar" w:date="2022-11-15T22:20:00Z">
              <w:r w:rsidRPr="00BF686F">
                <w:t>(Day(s) of week)</w:t>
              </w:r>
            </w:ins>
          </w:p>
          <w:p w14:paraId="103BEB12" w14:textId="77777777" w:rsidR="008E57A4" w:rsidRDefault="008E57A4" w:rsidP="00BF686F">
            <w:pPr>
              <w:spacing w:after="0" w:line="240" w:lineRule="auto"/>
              <w:rPr>
                <w:ins w:id="986" w:author="Raphael Malyankar" w:date="2022-11-15T22:26:00Z"/>
              </w:rPr>
            </w:pPr>
          </w:p>
          <w:p w14:paraId="077111DB" w14:textId="67BCFC0C" w:rsidR="008E57A4" w:rsidRDefault="00587727" w:rsidP="00BF686F">
            <w:pPr>
              <w:spacing w:after="0" w:line="240" w:lineRule="auto"/>
              <w:rPr>
                <w:ins w:id="987" w:author="Raphael Malyankar" w:date="2022-11-15T22:27:00Z"/>
              </w:rPr>
            </w:pPr>
            <w:proofErr w:type="spellStart"/>
            <w:ins w:id="988" w:author="Raphael Malyankar" w:date="2022-11-15T22:30:00Z">
              <w:r>
                <w:t>DoW</w:t>
              </w:r>
            </w:ins>
            <w:proofErr w:type="spellEnd"/>
            <w:ins w:id="989" w:author="Raphael Malyankar" w:date="2022-11-15T23:02:00Z">
              <w:r w:rsidR="000978B4">
                <w:t xml:space="preserve"> (single day)</w:t>
              </w:r>
            </w:ins>
          </w:p>
          <w:p w14:paraId="3CDC929D" w14:textId="0E898DDD" w:rsidR="008E57A4" w:rsidRDefault="00587727" w:rsidP="00BF686F">
            <w:pPr>
              <w:spacing w:after="0" w:line="240" w:lineRule="auto"/>
              <w:rPr>
                <w:ins w:id="990" w:author="Raphael Malyankar" w:date="2022-11-15T22:27:00Z"/>
              </w:rPr>
            </w:pPr>
            <w:ins w:id="991" w:author="Raphael Malyankar" w:date="2022-11-15T22:27:00Z">
              <w:r>
                <w:t>OR</w:t>
              </w:r>
            </w:ins>
          </w:p>
          <w:p w14:paraId="3A70A067" w14:textId="77777777" w:rsidR="00587727" w:rsidRDefault="00587727" w:rsidP="00BF686F">
            <w:pPr>
              <w:spacing w:after="0" w:line="240" w:lineRule="auto"/>
              <w:rPr>
                <w:ins w:id="992" w:author="Raphael Malyankar" w:date="2022-11-15T23:02:00Z"/>
              </w:rPr>
            </w:pPr>
            <w:proofErr w:type="spellStart"/>
            <w:ins w:id="993" w:author="Raphael Malyankar" w:date="2022-11-15T22:30:00Z">
              <w:r>
                <w:t>DoW</w:t>
              </w:r>
              <w:proofErr w:type="spellEnd"/>
              <w:r>
                <w:t xml:space="preserve"> - </w:t>
              </w:r>
              <w:proofErr w:type="spellStart"/>
              <w:r>
                <w:t>DoW</w:t>
              </w:r>
              <w:proofErr w:type="spellEnd"/>
              <w:r w:rsidR="00F33F12">
                <w:t xml:space="preserve"> (if </w:t>
              </w:r>
            </w:ins>
            <w:proofErr w:type="spellStart"/>
            <w:ins w:id="994" w:author="Raphael Malyankar" w:date="2022-11-15T22:31:00Z">
              <w:r w:rsidR="00F33F12" w:rsidRPr="000978B4">
                <w:rPr>
                  <w:i/>
                  <w:iCs/>
                </w:rPr>
                <w:t>dayOfWeekIsRange</w:t>
              </w:r>
              <w:proofErr w:type="spellEnd"/>
              <w:r w:rsidR="00F33F12">
                <w:t xml:space="preserve"> = </w:t>
              </w:r>
              <w:r w:rsidR="00F33F12" w:rsidRPr="00F33F12">
                <w:rPr>
                  <w:i/>
                  <w:iCs/>
                </w:rPr>
                <w:t>true</w:t>
              </w:r>
              <w:r w:rsidR="00F33F12">
                <w:t>)</w:t>
              </w:r>
            </w:ins>
          </w:p>
          <w:p w14:paraId="27875506" w14:textId="77777777" w:rsidR="000978B4" w:rsidRDefault="000978B4" w:rsidP="00BF686F">
            <w:pPr>
              <w:spacing w:after="0" w:line="240" w:lineRule="auto"/>
              <w:rPr>
                <w:ins w:id="995" w:author="Raphael Malyankar" w:date="2022-11-15T23:02:00Z"/>
              </w:rPr>
            </w:pPr>
            <w:ins w:id="996" w:author="Raphael Malyankar" w:date="2022-11-15T23:02:00Z">
              <w:r>
                <w:t>OR</w:t>
              </w:r>
            </w:ins>
          </w:p>
          <w:p w14:paraId="247F7A76" w14:textId="17E82A0B" w:rsidR="000978B4" w:rsidRPr="009B48AC" w:rsidRDefault="000978B4" w:rsidP="00BF686F">
            <w:pPr>
              <w:spacing w:after="0" w:line="240" w:lineRule="auto"/>
              <w:rPr>
                <w:ins w:id="997" w:author="Raphael Malyankar" w:date="2022-11-15T22:20:00Z"/>
              </w:rPr>
            </w:pPr>
            <w:proofErr w:type="spellStart"/>
            <w:ins w:id="998" w:author="Raphael Malyankar" w:date="2022-11-15T23:02:00Z">
              <w:r>
                <w:t>DoW</w:t>
              </w:r>
              <w:proofErr w:type="spellEnd"/>
              <w:r>
                <w:t xml:space="preserve">, </w:t>
              </w:r>
              <w:proofErr w:type="spellStart"/>
              <w:r>
                <w:t>DoW</w:t>
              </w:r>
              <w:proofErr w:type="spellEnd"/>
              <w:r>
                <w:t xml:space="preserve"> (if </w:t>
              </w:r>
              <w:proofErr w:type="spellStart"/>
              <w:r w:rsidRPr="000978B4">
                <w:rPr>
                  <w:i/>
                  <w:iCs/>
                </w:rPr>
                <w:t>dayOfWeekIsRange</w:t>
              </w:r>
              <w:proofErr w:type="spellEnd"/>
              <w:r>
                <w:t xml:space="preserve"> = </w:t>
              </w:r>
            </w:ins>
            <w:ins w:id="999" w:author="Raphael Malyankar" w:date="2022-11-15T23:03:00Z">
              <w:r>
                <w:t>false</w:t>
              </w:r>
            </w:ins>
            <w:ins w:id="1000" w:author="Raphael Malyankar" w:date="2022-11-15T23:02:00Z">
              <w:r w:rsidRPr="000978B4">
                <w:t>)</w:t>
              </w:r>
            </w:ins>
          </w:p>
        </w:tc>
        <w:tc>
          <w:tcPr>
            <w:tcW w:w="1606" w:type="dxa"/>
          </w:tcPr>
          <w:p w14:paraId="1CA53473" w14:textId="160BC774" w:rsidR="00BF686F" w:rsidRDefault="00BF686F" w:rsidP="00BF686F">
            <w:pPr>
              <w:spacing w:after="0" w:line="240" w:lineRule="auto"/>
              <w:rPr>
                <w:ins w:id="1001" w:author="Raphael Malyankar" w:date="2022-11-15T22:41:00Z"/>
              </w:rPr>
            </w:pPr>
            <w:ins w:id="1002" w:author="Raphael Malyankar" w:date="2022-11-15T22:20:00Z">
              <w:r w:rsidRPr="00AE56F7">
                <w:t>(Times of day)</w:t>
              </w:r>
            </w:ins>
          </w:p>
          <w:p w14:paraId="5CEF7751" w14:textId="5737DA03" w:rsidR="00AC5C5D" w:rsidRDefault="00AC5C5D" w:rsidP="00BF686F">
            <w:pPr>
              <w:spacing w:after="0" w:line="240" w:lineRule="auto"/>
              <w:rPr>
                <w:ins w:id="1003" w:author="Raphael Malyankar" w:date="2022-11-15T22:41:00Z"/>
              </w:rPr>
            </w:pPr>
            <w:proofErr w:type="spellStart"/>
            <w:ins w:id="1004" w:author="Raphael Malyankar" w:date="2022-11-15T22:41:00Z">
              <w:r>
                <w:t>hh:mm</w:t>
              </w:r>
            </w:ins>
            <w:proofErr w:type="spellEnd"/>
            <w:ins w:id="1005" w:author="Raphael Malyankar" w:date="2022-11-15T22:45:00Z">
              <w:r w:rsidR="00D2154F">
                <w:t>–</w:t>
              </w:r>
            </w:ins>
            <w:proofErr w:type="spellStart"/>
            <w:ins w:id="1006" w:author="Raphael Malyankar" w:date="2022-11-15T22:41:00Z">
              <w:r>
                <w:t>hh:mm</w:t>
              </w:r>
              <w:proofErr w:type="spellEnd"/>
            </w:ins>
          </w:p>
          <w:p w14:paraId="153CCA24" w14:textId="468651B5" w:rsidR="00AC5C5D" w:rsidRDefault="00AC5C5D" w:rsidP="00BF686F">
            <w:pPr>
              <w:spacing w:after="0" w:line="240" w:lineRule="auto"/>
              <w:rPr>
                <w:ins w:id="1007" w:author="Raphael Malyankar" w:date="2022-11-15T22:42:00Z"/>
              </w:rPr>
            </w:pPr>
            <w:proofErr w:type="spellStart"/>
            <w:ins w:id="1008" w:author="Raphael Malyankar" w:date="2022-11-15T22:41:00Z">
              <w:r>
                <w:t>hh:mm</w:t>
              </w:r>
            </w:ins>
            <w:proofErr w:type="spellEnd"/>
            <w:ins w:id="1009" w:author="Raphael Malyankar" w:date="2022-11-15T22:45:00Z">
              <w:r w:rsidR="00D2154F">
                <w:t>–</w:t>
              </w:r>
            </w:ins>
            <w:proofErr w:type="spellStart"/>
            <w:ins w:id="1010" w:author="Raphael Malyankar" w:date="2022-11-15T22:41:00Z">
              <w:r>
                <w:t>hh:mm</w:t>
              </w:r>
            </w:ins>
            <w:proofErr w:type="spellEnd"/>
          </w:p>
          <w:p w14:paraId="1FE7A573" w14:textId="4F3D9A7D" w:rsidR="00AC5C5D" w:rsidRDefault="00D2154F" w:rsidP="00BF686F">
            <w:pPr>
              <w:spacing w:after="0" w:line="240" w:lineRule="auto"/>
              <w:rPr>
                <w:ins w:id="1011" w:author="Raphael Malyankar" w:date="2022-11-15T22:40:00Z"/>
              </w:rPr>
            </w:pPr>
            <w:ins w:id="1012" w:author="Raphael Malyankar" w:date="2022-11-15T22:46:00Z">
              <w:r>
                <w:t>…</w:t>
              </w:r>
            </w:ins>
          </w:p>
          <w:p w14:paraId="4989CDF8" w14:textId="4AB4D2E7" w:rsidR="00AC5C5D" w:rsidRPr="009B48AC" w:rsidRDefault="00AC5C5D" w:rsidP="00BF686F">
            <w:pPr>
              <w:spacing w:after="0" w:line="240" w:lineRule="auto"/>
              <w:rPr>
                <w:ins w:id="1013" w:author="Raphael Malyankar" w:date="2022-11-15T22:20:00Z"/>
              </w:rPr>
            </w:pPr>
            <w:proofErr w:type="spellStart"/>
            <w:ins w:id="1014" w:author="Raphael Malyankar" w:date="2022-11-15T22:40:00Z">
              <w:r w:rsidRPr="00AC5C5D">
                <w:rPr>
                  <w:i/>
                  <w:iCs/>
                </w:rPr>
                <w:t>timeOfdayStart</w:t>
              </w:r>
              <w:proofErr w:type="spellEnd"/>
              <w:r>
                <w:t xml:space="preserve">, </w:t>
              </w:r>
              <w:proofErr w:type="spellStart"/>
              <w:r w:rsidRPr="00AC5C5D">
                <w:rPr>
                  <w:i/>
                  <w:iCs/>
                </w:rPr>
                <w:t>timeOfDayEnd</w:t>
              </w:r>
            </w:ins>
            <w:proofErr w:type="spellEnd"/>
          </w:p>
        </w:tc>
        <w:tc>
          <w:tcPr>
            <w:tcW w:w="1787" w:type="dxa"/>
          </w:tcPr>
          <w:p w14:paraId="4B9F5C3A" w14:textId="77777777" w:rsidR="00BF686F" w:rsidRDefault="00BF686F" w:rsidP="00BF686F">
            <w:pPr>
              <w:spacing w:after="0" w:line="240" w:lineRule="auto"/>
              <w:rPr>
                <w:ins w:id="1015" w:author="Raphael Malyankar" w:date="2022-11-15T22:41:00Z"/>
              </w:rPr>
            </w:pPr>
            <w:ins w:id="1016" w:author="Raphael Malyankar" w:date="2022-11-15T22:20:00Z">
              <w:r w:rsidRPr="00AE56F7">
                <w:t>(Additional information)</w:t>
              </w:r>
            </w:ins>
          </w:p>
          <w:p w14:paraId="46AF7969" w14:textId="17F1A900" w:rsidR="00AC5C5D" w:rsidRPr="00AC5C5D" w:rsidRDefault="00AC5C5D" w:rsidP="00BF686F">
            <w:pPr>
              <w:spacing w:after="0" w:line="240" w:lineRule="auto"/>
              <w:rPr>
                <w:ins w:id="1017" w:author="Raphael Malyankar" w:date="2022-11-15T22:20:00Z"/>
                <w:i/>
                <w:iCs/>
              </w:rPr>
            </w:pPr>
            <w:ins w:id="1018" w:author="Raphael Malyankar" w:date="2022-11-15T22:41:00Z">
              <w:r w:rsidRPr="00AC5C5D">
                <w:rPr>
                  <w:i/>
                  <w:iCs/>
                </w:rPr>
                <w:t>complex attribute information</w:t>
              </w:r>
            </w:ins>
          </w:p>
        </w:tc>
      </w:tr>
      <w:tr w:rsidR="00AF7C9A" w:rsidRPr="009B48AC" w14:paraId="099E2CBD" w14:textId="77777777" w:rsidTr="00A163FF">
        <w:trPr>
          <w:cantSplit/>
          <w:ins w:id="1019" w:author="Raphael Malyankar" w:date="2022-11-15T23:48:00Z"/>
        </w:trPr>
        <w:tc>
          <w:tcPr>
            <w:tcW w:w="9304" w:type="dxa"/>
            <w:gridSpan w:val="4"/>
          </w:tcPr>
          <w:p w14:paraId="1681B8E0" w14:textId="04E47181" w:rsidR="00AF7C9A" w:rsidRPr="00AE56F7" w:rsidRDefault="00AF7C9A" w:rsidP="00BF686F">
            <w:pPr>
              <w:spacing w:after="0" w:line="240" w:lineRule="auto"/>
              <w:rPr>
                <w:ins w:id="1020" w:author="Raphael Malyankar" w:date="2022-11-15T23:48:00Z"/>
              </w:rPr>
            </w:pPr>
            <w:ins w:id="1021" w:author="Raphael Malyankar" w:date="2022-11-15T23:49:00Z">
              <w:r>
                <w:t xml:space="preserve">(repeat </w:t>
              </w:r>
              <w:r w:rsidRPr="00587727">
                <w:rPr>
                  <w:i/>
                  <w:iCs/>
                </w:rPr>
                <w:t xml:space="preserve">according to multiplicity of </w:t>
              </w:r>
              <w:proofErr w:type="spellStart"/>
              <w:r w:rsidRPr="00587727">
                <w:rPr>
                  <w:i/>
                  <w:iCs/>
                </w:rPr>
                <w:t>scheduleByDayOfWeek</w:t>
              </w:r>
              <w:proofErr w:type="spellEnd"/>
              <w:r w:rsidRPr="00587727">
                <w:rPr>
                  <w:i/>
                  <w:iCs/>
                </w:rPr>
                <w:t>)</w:t>
              </w:r>
            </w:ins>
          </w:p>
        </w:tc>
      </w:tr>
      <w:tr w:rsidR="008E57A4" w:rsidRPr="009B48AC" w14:paraId="5CA4E0DA" w14:textId="77777777" w:rsidTr="00A163FF">
        <w:trPr>
          <w:cantSplit/>
          <w:ins w:id="1022" w:author="Raphael Malyankar" w:date="2022-11-15T22:58:00Z"/>
        </w:trPr>
        <w:tc>
          <w:tcPr>
            <w:tcW w:w="2174" w:type="dxa"/>
          </w:tcPr>
          <w:p w14:paraId="5D88B69D" w14:textId="6B0F1645" w:rsidR="008E57A4" w:rsidRDefault="00973412" w:rsidP="008E57A4">
            <w:pPr>
              <w:spacing w:after="0" w:line="240" w:lineRule="auto"/>
              <w:jc w:val="left"/>
              <w:rPr>
                <w:ins w:id="1023" w:author="Raphael Malyankar" w:date="2022-11-15T23:56:00Z"/>
              </w:rPr>
            </w:pPr>
            <w:ins w:id="1024" w:author="Raphael Malyankar" w:date="2022-11-15T23:36:00Z">
              <w:r>
                <w:t>Exceptions</w:t>
              </w:r>
            </w:ins>
          </w:p>
          <w:p w14:paraId="3CD64E13" w14:textId="77777777" w:rsidR="00A163FF" w:rsidRDefault="00A163FF" w:rsidP="008E57A4">
            <w:pPr>
              <w:spacing w:after="0" w:line="240" w:lineRule="auto"/>
              <w:jc w:val="left"/>
              <w:rPr>
                <w:ins w:id="1025" w:author="Raphael Malyankar" w:date="2022-11-15T23:50:00Z"/>
              </w:rPr>
            </w:pPr>
          </w:p>
          <w:p w14:paraId="3FD73312" w14:textId="105BB07F" w:rsidR="005E0507" w:rsidRPr="008E57A4" w:rsidRDefault="005E0507" w:rsidP="008E57A4">
            <w:pPr>
              <w:spacing w:after="0" w:line="240" w:lineRule="auto"/>
              <w:jc w:val="left"/>
              <w:rPr>
                <w:ins w:id="1026" w:author="Raphael Malyankar" w:date="2022-11-15T22:58:00Z"/>
              </w:rPr>
            </w:pPr>
            <w:proofErr w:type="spellStart"/>
            <w:ins w:id="1027" w:author="Raphael Malyankar" w:date="2022-11-15T23:50:00Z">
              <w:r w:rsidRPr="005E0507">
                <w:rPr>
                  <w:i/>
                  <w:iCs/>
                </w:rPr>
                <w:t>NonStandard</w:t>
              </w:r>
            </w:ins>
            <w:ins w:id="1028" w:author="Raphael Malyankar" w:date="2022-11-15T23:52:00Z">
              <w:r>
                <w:rPr>
                  <w:i/>
                  <w:iCs/>
                </w:rPr>
                <w:t>‌</w:t>
              </w:r>
            </w:ins>
            <w:ins w:id="1029" w:author="Raphael Malyankar" w:date="2022-11-15T23:50:00Z">
              <w:r w:rsidRPr="005E0507">
                <w:rPr>
                  <w:i/>
                  <w:iCs/>
                </w:rPr>
                <w:t>Working</w:t>
              </w:r>
            </w:ins>
            <w:ins w:id="1030" w:author="Raphael Malyankar" w:date="2022-11-15T23:52:00Z">
              <w:r>
                <w:rPr>
                  <w:i/>
                  <w:iCs/>
                </w:rPr>
                <w:t>‌</w:t>
              </w:r>
            </w:ins>
            <w:ins w:id="1031" w:author="Raphael Malyankar" w:date="2022-11-15T23:50:00Z">
              <w:r w:rsidRPr="005E0507">
                <w:rPr>
                  <w:i/>
                  <w:iCs/>
                </w:rPr>
                <w:t>Day</w:t>
              </w:r>
              <w:proofErr w:type="spellEnd"/>
              <w:r>
                <w:t xml:space="preserve"> associat</w:t>
              </w:r>
            </w:ins>
            <w:ins w:id="1032" w:author="Raphael Malyankar" w:date="2022-11-15T23:51:00Z">
              <w:r>
                <w:t>e</w:t>
              </w:r>
            </w:ins>
            <w:ins w:id="1033" w:author="Raphael Malyankar" w:date="2022-11-15T23:50:00Z">
              <w:r>
                <w:t xml:space="preserve">d to the </w:t>
              </w:r>
            </w:ins>
            <w:ins w:id="1034" w:author="Raphael Malyankar" w:date="2022-11-15T23:51:00Z">
              <w:r>
                <w:t xml:space="preserve">above </w:t>
              </w:r>
            </w:ins>
            <w:proofErr w:type="spellStart"/>
            <w:ins w:id="1035" w:author="Raphael Malyankar" w:date="2022-11-15T23:50:00Z">
              <w:r w:rsidRPr="005E0507">
                <w:rPr>
                  <w:i/>
                  <w:iCs/>
                </w:rPr>
                <w:t>ServiceHours</w:t>
              </w:r>
            </w:ins>
            <w:proofErr w:type="spellEnd"/>
          </w:p>
          <w:p w14:paraId="1D93F18F" w14:textId="228BC7E4" w:rsidR="008E57A4" w:rsidRPr="009B48AC" w:rsidRDefault="008E57A4" w:rsidP="008E57A4">
            <w:pPr>
              <w:spacing w:after="0" w:line="240" w:lineRule="auto"/>
              <w:jc w:val="left"/>
              <w:rPr>
                <w:ins w:id="1036" w:author="Raphael Malyankar" w:date="2022-11-15T22:58:00Z"/>
              </w:rPr>
            </w:pPr>
          </w:p>
        </w:tc>
        <w:tc>
          <w:tcPr>
            <w:tcW w:w="3737" w:type="dxa"/>
          </w:tcPr>
          <w:p w14:paraId="4FA6C20E" w14:textId="68485914" w:rsidR="009A5A04" w:rsidRPr="00BF686F" w:rsidRDefault="008E57A4" w:rsidP="008E57A4">
            <w:pPr>
              <w:spacing w:after="0" w:line="240" w:lineRule="auto"/>
              <w:rPr>
                <w:ins w:id="1037" w:author="Raphael Malyankar" w:date="2022-11-15T22:58:00Z"/>
              </w:rPr>
            </w:pPr>
            <w:ins w:id="1038" w:author="Raphael Malyankar" w:date="2022-11-15T23:00:00Z">
              <w:r w:rsidRPr="008E57A4">
                <w:t xml:space="preserve">(fixed </w:t>
              </w:r>
            </w:ins>
            <w:ins w:id="1039" w:author="Raphael Malyankar" w:date="2022-11-15T23:20:00Z">
              <w:r w:rsidR="009A5A04">
                <w:t>and</w:t>
              </w:r>
            </w:ins>
            <w:ins w:id="1040" w:author="Raphael Malyankar" w:date="2022-11-15T23:00:00Z">
              <w:r w:rsidRPr="008E57A4">
                <w:t xml:space="preserve"> variable date</w:t>
              </w:r>
            </w:ins>
            <w:ins w:id="1041" w:author="Raphael Malyankar" w:date="2022-11-15T23:20:00Z">
              <w:r w:rsidR="009A5A04">
                <w:t>(s)</w:t>
              </w:r>
            </w:ins>
            <w:ins w:id="1042" w:author="Raphael Malyankar" w:date="2022-11-15T23:00:00Z">
              <w:r w:rsidRPr="008E57A4">
                <w:t xml:space="preserve"> from </w:t>
              </w:r>
              <w:proofErr w:type="spellStart"/>
              <w:r w:rsidRPr="008E57A4">
                <w:rPr>
                  <w:i/>
                  <w:iCs/>
                </w:rPr>
                <w:t>dateFixed</w:t>
              </w:r>
              <w:proofErr w:type="spellEnd"/>
              <w:r w:rsidRPr="008E57A4">
                <w:t xml:space="preserve"> or </w:t>
              </w:r>
              <w:proofErr w:type="spellStart"/>
              <w:r w:rsidRPr="008E57A4">
                <w:rPr>
                  <w:i/>
                  <w:iCs/>
                </w:rPr>
                <w:t>dateVariable</w:t>
              </w:r>
              <w:proofErr w:type="spellEnd"/>
              <w:r w:rsidRPr="008E57A4">
                <w:t>)</w:t>
              </w:r>
            </w:ins>
          </w:p>
        </w:tc>
        <w:tc>
          <w:tcPr>
            <w:tcW w:w="1606" w:type="dxa"/>
          </w:tcPr>
          <w:p w14:paraId="4B6F7B63" w14:textId="11729727" w:rsidR="008E57A4" w:rsidRPr="00AE56F7" w:rsidRDefault="008E57A4" w:rsidP="008E57A4">
            <w:pPr>
              <w:spacing w:after="0" w:line="240" w:lineRule="auto"/>
              <w:rPr>
                <w:ins w:id="1043" w:author="Raphael Malyankar" w:date="2022-11-15T22:58:00Z"/>
              </w:rPr>
            </w:pPr>
          </w:p>
        </w:tc>
        <w:tc>
          <w:tcPr>
            <w:tcW w:w="1787" w:type="dxa"/>
          </w:tcPr>
          <w:p w14:paraId="54FECC7D" w14:textId="77777777" w:rsidR="008E57A4" w:rsidRDefault="008E57A4" w:rsidP="008E57A4">
            <w:pPr>
              <w:spacing w:after="0" w:line="240" w:lineRule="auto"/>
              <w:rPr>
                <w:ins w:id="1044" w:author="Raphael Malyankar" w:date="2022-11-15T22:58:00Z"/>
              </w:rPr>
            </w:pPr>
            <w:ins w:id="1045" w:author="Raphael Malyankar" w:date="2022-11-15T22:58:00Z">
              <w:r w:rsidRPr="00AE56F7">
                <w:t>(Additional information)</w:t>
              </w:r>
            </w:ins>
          </w:p>
          <w:p w14:paraId="0EDD58D0" w14:textId="4DF7BCA3" w:rsidR="008E57A4" w:rsidRPr="00AE56F7" w:rsidRDefault="008E57A4" w:rsidP="008E57A4">
            <w:pPr>
              <w:spacing w:after="0" w:line="240" w:lineRule="auto"/>
              <w:rPr>
                <w:ins w:id="1046" w:author="Raphael Malyankar" w:date="2022-11-15T22:58:00Z"/>
              </w:rPr>
            </w:pPr>
            <w:ins w:id="1047" w:author="Raphael Malyankar" w:date="2022-11-15T22:58:00Z">
              <w:r w:rsidRPr="00AC5C5D">
                <w:rPr>
                  <w:i/>
                  <w:iCs/>
                </w:rPr>
                <w:t>complex attribute information</w:t>
              </w:r>
            </w:ins>
          </w:p>
        </w:tc>
      </w:tr>
      <w:tr w:rsidR="00587727" w:rsidRPr="009B48AC" w14:paraId="7BBE58D1" w14:textId="77777777" w:rsidTr="00A163FF">
        <w:trPr>
          <w:cantSplit/>
          <w:ins w:id="1048" w:author="Raphael Malyankar" w:date="2022-11-15T22:27:00Z"/>
        </w:trPr>
        <w:tc>
          <w:tcPr>
            <w:tcW w:w="9304" w:type="dxa"/>
            <w:gridSpan w:val="4"/>
          </w:tcPr>
          <w:p w14:paraId="676A8006" w14:textId="527399DD" w:rsidR="00587727" w:rsidRPr="00587727" w:rsidRDefault="00587727" w:rsidP="00BF686F">
            <w:pPr>
              <w:spacing w:after="0" w:line="240" w:lineRule="auto"/>
              <w:rPr>
                <w:ins w:id="1049" w:author="Raphael Malyankar" w:date="2022-11-15T22:27:00Z"/>
                <w:i/>
                <w:iCs/>
              </w:rPr>
            </w:pPr>
            <w:ins w:id="1050" w:author="Raphael Malyankar" w:date="2022-11-15T22:27:00Z">
              <w:r w:rsidRPr="00587727">
                <w:rPr>
                  <w:i/>
                  <w:iCs/>
                </w:rPr>
                <w:t xml:space="preserve">(repeat </w:t>
              </w:r>
            </w:ins>
            <w:ins w:id="1051" w:author="Raphael Malyankar" w:date="2022-11-15T23:53:00Z">
              <w:r w:rsidR="005E0507">
                <w:rPr>
                  <w:i/>
                  <w:iCs/>
                </w:rPr>
                <w:t xml:space="preserve">both rows </w:t>
              </w:r>
            </w:ins>
            <w:ins w:id="1052" w:author="Raphael Malyankar" w:date="2022-11-15T23:49:00Z">
              <w:r w:rsidR="005E0507">
                <w:rPr>
                  <w:i/>
                  <w:iCs/>
                </w:rPr>
                <w:t>abov</w:t>
              </w:r>
            </w:ins>
            <w:ins w:id="1053" w:author="Raphael Malyankar" w:date="2022-11-15T23:50:00Z">
              <w:r w:rsidR="005E0507">
                <w:rPr>
                  <w:i/>
                  <w:iCs/>
                </w:rPr>
                <w:t>e</w:t>
              </w:r>
            </w:ins>
            <w:ins w:id="1054" w:author="Raphael Malyankar" w:date="2022-11-15T23:53:00Z">
              <w:r w:rsidR="005E0507">
                <w:rPr>
                  <w:i/>
                  <w:iCs/>
                </w:rPr>
                <w:t>,</w:t>
              </w:r>
            </w:ins>
            <w:ins w:id="1055" w:author="Raphael Malyankar" w:date="2022-11-15T23:50:00Z">
              <w:r w:rsidR="005E0507">
                <w:rPr>
                  <w:i/>
                  <w:iCs/>
                </w:rPr>
                <w:t xml:space="preserve"> </w:t>
              </w:r>
            </w:ins>
            <w:ins w:id="1056" w:author="Raphael Malyankar" w:date="2022-11-15T23:49:00Z">
              <w:r w:rsidR="005E0507">
                <w:rPr>
                  <w:i/>
                  <w:iCs/>
                </w:rPr>
                <w:t xml:space="preserve">according to multiplicity of </w:t>
              </w:r>
              <w:proofErr w:type="spellStart"/>
              <w:r w:rsidR="005E0507">
                <w:rPr>
                  <w:i/>
                  <w:iCs/>
                </w:rPr>
                <w:t>ServiceHours</w:t>
              </w:r>
              <w:proofErr w:type="spellEnd"/>
              <w:r w:rsidR="005E0507">
                <w:rPr>
                  <w:i/>
                  <w:iCs/>
                </w:rPr>
                <w:t xml:space="preserve"> associated to the feature or information type</w:t>
              </w:r>
            </w:ins>
            <w:ins w:id="1057" w:author="Raphael Malyankar" w:date="2022-11-15T22:28:00Z">
              <w:r w:rsidRPr="00587727">
                <w:rPr>
                  <w:i/>
                  <w:iCs/>
                </w:rPr>
                <w:t>)</w:t>
              </w:r>
            </w:ins>
          </w:p>
        </w:tc>
      </w:tr>
    </w:tbl>
    <w:p w14:paraId="1C780688" w14:textId="77777777" w:rsidR="006A7D09" w:rsidRDefault="006A7D09" w:rsidP="002D60A8">
      <w:pPr>
        <w:spacing w:after="0" w:line="240" w:lineRule="auto"/>
        <w:rPr>
          <w:ins w:id="1058" w:author="Raphael Malyankar" w:date="2022-11-15T20:36:00Z"/>
        </w:rPr>
      </w:pPr>
    </w:p>
    <w:p w14:paraId="4C1060DE" w14:textId="1A98059B" w:rsidR="003D1DB2" w:rsidRDefault="00F33F12" w:rsidP="002D60A8">
      <w:pPr>
        <w:spacing w:after="0" w:line="240" w:lineRule="auto"/>
        <w:rPr>
          <w:ins w:id="1059" w:author="Raphael Malyankar" w:date="2022-11-15T22:48:00Z"/>
        </w:rPr>
      </w:pPr>
      <w:ins w:id="1060" w:author="Raphael Malyankar" w:date="2022-11-15T22:33:00Z">
        <w:r>
          <w:t>Notes:</w:t>
        </w:r>
      </w:ins>
    </w:p>
    <w:p w14:paraId="4B184E8D" w14:textId="3C03D518" w:rsidR="00973412" w:rsidRDefault="003D1DB2" w:rsidP="00AF7C9A">
      <w:pPr>
        <w:pStyle w:val="ListParagraph"/>
        <w:numPr>
          <w:ilvl w:val="0"/>
          <w:numId w:val="43"/>
        </w:numPr>
        <w:spacing w:after="0" w:line="240" w:lineRule="auto"/>
        <w:rPr>
          <w:ins w:id="1061" w:author="Raphael Malyankar" w:date="2022-11-15T23:38:00Z"/>
        </w:rPr>
      </w:pPr>
      <w:ins w:id="1062" w:author="Raphael Malyankar" w:date="2022-11-15T22:48:00Z">
        <w:r>
          <w:t xml:space="preserve">The “Normal, Closed, …” row </w:t>
        </w:r>
      </w:ins>
      <w:ins w:id="1063" w:author="Raphael Malyankar" w:date="2022-11-15T22:49:00Z">
        <w:r w:rsidR="00F43FC7">
          <w:t xml:space="preserve">represents information from </w:t>
        </w:r>
        <w:proofErr w:type="spellStart"/>
        <w:r w:rsidR="00F43FC7" w:rsidRPr="00AF7C9A">
          <w:rPr>
            <w:b/>
            <w:bCs/>
          </w:rPr>
          <w:t>ServiceHours</w:t>
        </w:r>
        <w:proofErr w:type="spellEnd"/>
        <w:r w:rsidR="00F43FC7">
          <w:t>, the “</w:t>
        </w:r>
      </w:ins>
      <w:ins w:id="1064" w:author="Raphael Malyankar" w:date="2022-11-15T23:37:00Z">
        <w:r w:rsidR="00973412">
          <w:t>Exceptions</w:t>
        </w:r>
      </w:ins>
      <w:ins w:id="1065" w:author="Raphael Malyankar" w:date="2022-11-15T22:49:00Z">
        <w:r w:rsidR="00F43FC7">
          <w:t xml:space="preserve">” row from </w:t>
        </w:r>
        <w:proofErr w:type="spellStart"/>
        <w:r w:rsidR="00F43FC7" w:rsidRPr="00AF7C9A">
          <w:rPr>
            <w:b/>
            <w:bCs/>
          </w:rPr>
          <w:t>NonStandardWorkingDay</w:t>
        </w:r>
      </w:ins>
      <w:proofErr w:type="spellEnd"/>
      <w:ins w:id="1066" w:author="Raphael Malyankar" w:date="2022-11-15T23:36:00Z">
        <w:r w:rsidR="00973412" w:rsidRPr="00973412">
          <w:t xml:space="preserve"> associated to that </w:t>
        </w:r>
        <w:proofErr w:type="spellStart"/>
        <w:r w:rsidR="00973412" w:rsidRPr="00AF7C9A">
          <w:rPr>
            <w:b/>
            <w:bCs/>
          </w:rPr>
          <w:t>Service</w:t>
        </w:r>
      </w:ins>
      <w:ins w:id="1067" w:author="Raphael Malyankar" w:date="2022-11-15T23:37:00Z">
        <w:r w:rsidR="00973412" w:rsidRPr="00AF7C9A">
          <w:rPr>
            <w:b/>
            <w:bCs/>
          </w:rPr>
          <w:t>Hours</w:t>
        </w:r>
      </w:ins>
      <w:proofErr w:type="spellEnd"/>
      <w:ins w:id="1068" w:author="Raphael Malyankar" w:date="2022-11-15T22:49:00Z">
        <w:r w:rsidR="00F43FC7">
          <w:t>.</w:t>
        </w:r>
      </w:ins>
    </w:p>
    <w:p w14:paraId="7A12BECD" w14:textId="7CCC5633" w:rsidR="00973412" w:rsidRDefault="00973412" w:rsidP="00AF7C9A">
      <w:pPr>
        <w:pStyle w:val="ListParagraph"/>
        <w:numPr>
          <w:ilvl w:val="0"/>
          <w:numId w:val="43"/>
        </w:numPr>
        <w:spacing w:after="0" w:line="240" w:lineRule="auto"/>
        <w:rPr>
          <w:ins w:id="1069" w:author="Raphael Malyankar" w:date="2022-11-15T22:48:00Z"/>
        </w:rPr>
      </w:pPr>
      <w:ins w:id="1070" w:author="Raphael Malyankar" w:date="2022-11-15T23:38:00Z">
        <w:r>
          <w:t xml:space="preserve">If there is more than one </w:t>
        </w:r>
        <w:proofErr w:type="spellStart"/>
        <w:r w:rsidRPr="00AF7C9A">
          <w:rPr>
            <w:b/>
            <w:bCs/>
          </w:rPr>
          <w:t>Serv</w:t>
        </w:r>
      </w:ins>
      <w:ins w:id="1071" w:author="Raphael Malyankar" w:date="2022-11-15T23:39:00Z">
        <w:r w:rsidRPr="00AF7C9A">
          <w:rPr>
            <w:b/>
            <w:bCs/>
          </w:rPr>
          <w:t>iceHours</w:t>
        </w:r>
        <w:proofErr w:type="spellEnd"/>
        <w:r>
          <w:t xml:space="preserve"> instance associated to the same feature or information type, the rows are repeated. This might be the case if </w:t>
        </w:r>
      </w:ins>
      <w:ins w:id="1072" w:author="Raphael Malyankar" w:date="2022-11-15T23:40:00Z">
        <w:r>
          <w:t>there are different schedules for different types of operations</w:t>
        </w:r>
      </w:ins>
      <w:ins w:id="1073" w:author="Raphael Malyankar" w:date="2022-11-15T23:41:00Z">
        <w:r>
          <w:t xml:space="preserve"> (normal, unmanned, etc.)</w:t>
        </w:r>
      </w:ins>
      <w:ins w:id="1074" w:author="Raphael Malyankar" w:date="2022-11-15T23:40:00Z">
        <w:r>
          <w:t>.</w:t>
        </w:r>
      </w:ins>
    </w:p>
    <w:p w14:paraId="78360244" w14:textId="3363FB7B" w:rsidR="00842906" w:rsidRDefault="00F33F12" w:rsidP="00AF7C9A">
      <w:pPr>
        <w:pStyle w:val="ListParagraph"/>
        <w:numPr>
          <w:ilvl w:val="0"/>
          <w:numId w:val="43"/>
        </w:numPr>
        <w:spacing w:after="0" w:line="240" w:lineRule="auto"/>
        <w:rPr>
          <w:ins w:id="1075" w:author="Raphael Malyankar" w:date="2022-11-15T22:42:00Z"/>
        </w:rPr>
      </w:pPr>
      <w:proofErr w:type="spellStart"/>
      <w:ins w:id="1076" w:author="Raphael Malyankar" w:date="2022-11-15T22:30:00Z">
        <w:r>
          <w:t>DoW</w:t>
        </w:r>
      </w:ins>
      <w:proofErr w:type="spellEnd"/>
      <w:ins w:id="1077" w:author="Raphael Malyankar" w:date="2022-11-15T22:32:00Z">
        <w:r>
          <w:t xml:space="preserve"> represents </w:t>
        </w:r>
        <w:proofErr w:type="spellStart"/>
        <w:proofErr w:type="gramStart"/>
        <w:r w:rsidRPr="00AF7C9A">
          <w:rPr>
            <w:i/>
            <w:iCs/>
          </w:rPr>
          <w:t>scheduleByDayOfWeek.</w:t>
        </w:r>
      </w:ins>
      <w:ins w:id="1078" w:author="Raphael Malyankar" w:date="2022-11-15T22:30:00Z">
        <w:r w:rsidRPr="00AF7C9A">
          <w:rPr>
            <w:i/>
            <w:iCs/>
          </w:rPr>
          <w:t>timeIntervalsByDayOfWeek</w:t>
        </w:r>
      </w:ins>
      <w:ins w:id="1079" w:author="Raphael Malyankar" w:date="2022-11-15T23:42:00Z">
        <w:r w:rsidR="00AF7C9A" w:rsidRPr="00AF7C9A">
          <w:rPr>
            <w:i/>
            <w:iCs/>
          </w:rPr>
          <w:t>.dayOfWeek</w:t>
        </w:r>
      </w:ins>
      <w:proofErr w:type="spellEnd"/>
      <w:proofErr w:type="gramEnd"/>
      <w:ins w:id="1080" w:author="Raphael Malyankar" w:date="2022-11-15T22:42:00Z">
        <w:r w:rsidR="00AC5C5D">
          <w:t>.</w:t>
        </w:r>
      </w:ins>
    </w:p>
    <w:p w14:paraId="10BE82A4" w14:textId="4EF4F657" w:rsidR="00AC5C5D" w:rsidRDefault="00D2154F" w:rsidP="00AF7C9A">
      <w:pPr>
        <w:pStyle w:val="ListParagraph"/>
        <w:numPr>
          <w:ilvl w:val="0"/>
          <w:numId w:val="43"/>
        </w:numPr>
        <w:spacing w:after="0" w:line="240" w:lineRule="auto"/>
        <w:rPr>
          <w:ins w:id="1081" w:author="Raphael Malyankar" w:date="2022-11-15T22:33:00Z"/>
        </w:rPr>
      </w:pPr>
      <w:ins w:id="1082" w:author="Raphael Malyankar" w:date="2022-11-15T22:42:00Z">
        <w:r>
          <w:t xml:space="preserve">Times </w:t>
        </w:r>
      </w:ins>
      <w:ins w:id="1083" w:author="Raphael Malyankar" w:date="2022-11-16T16:38:00Z">
        <w:r w:rsidR="00563317">
          <w:t>must</w:t>
        </w:r>
      </w:ins>
      <w:ins w:id="1084" w:author="Raphael Malyankar" w:date="2022-11-15T22:43:00Z">
        <w:r>
          <w:t xml:space="preserve"> be ordered according to the </w:t>
        </w:r>
      </w:ins>
      <w:ins w:id="1085" w:author="Raphael Malyankar" w:date="2022-11-16T16:38:00Z">
        <w:r w:rsidR="00563317">
          <w:t>sequence</w:t>
        </w:r>
      </w:ins>
      <w:ins w:id="1086" w:author="Raphael Malyankar" w:date="2022-11-15T22:43:00Z">
        <w:r>
          <w:t xml:space="preserve"> </w:t>
        </w:r>
      </w:ins>
      <w:ins w:id="1087" w:author="Raphael Malyankar" w:date="2022-11-15T22:44:00Z">
        <w:r>
          <w:t xml:space="preserve">of </w:t>
        </w:r>
        <w:proofErr w:type="spellStart"/>
        <w:r w:rsidRPr="00AF7C9A">
          <w:rPr>
            <w:i/>
            <w:iCs/>
          </w:rPr>
          <w:t>timeOfDaystart</w:t>
        </w:r>
        <w:proofErr w:type="spellEnd"/>
        <w:r>
          <w:t xml:space="preserve"> and </w:t>
        </w:r>
        <w:proofErr w:type="spellStart"/>
        <w:r w:rsidRPr="00AF7C9A">
          <w:rPr>
            <w:i/>
            <w:iCs/>
          </w:rPr>
          <w:t>timeOfDayEnd</w:t>
        </w:r>
        <w:proofErr w:type="spellEnd"/>
        <w:r>
          <w:t xml:space="preserve"> attributes </w:t>
        </w:r>
      </w:ins>
      <w:ins w:id="1088" w:author="Raphael Malyankar" w:date="2022-11-15T22:43:00Z">
        <w:r>
          <w:t>in the dataset (this allows for encoding multiple periods in the day if needed</w:t>
        </w:r>
      </w:ins>
      <w:ins w:id="1089" w:author="Raphael Malyankar" w:date="2022-11-15T22:44:00Z">
        <w:r>
          <w:t>, for example 08:00 - 12:00 and 13:00</w:t>
        </w:r>
      </w:ins>
      <w:ins w:id="1090" w:author="Raphael Malyankar" w:date="2022-11-15T22:45:00Z">
        <w:r>
          <w:t xml:space="preserve"> - 17:00).</w:t>
        </w:r>
      </w:ins>
      <w:ins w:id="1091" w:author="Raphael Malyankar" w:date="2022-11-15T22:44:00Z">
        <w:r>
          <w:t xml:space="preserve"> </w:t>
        </w:r>
      </w:ins>
    </w:p>
    <w:p w14:paraId="31BCA9E7" w14:textId="77777777" w:rsidR="00FF31FF" w:rsidRDefault="00F33F12" w:rsidP="00AF7C9A">
      <w:pPr>
        <w:pStyle w:val="ListParagraph"/>
        <w:numPr>
          <w:ilvl w:val="0"/>
          <w:numId w:val="43"/>
        </w:numPr>
        <w:spacing w:after="0" w:line="240" w:lineRule="auto"/>
        <w:rPr>
          <w:ins w:id="1092" w:author="Raphael Malyankar" w:date="2022-11-15T23:55:00Z"/>
        </w:rPr>
      </w:pPr>
      <w:ins w:id="1093" w:author="Raphael Malyankar" w:date="2022-11-15T22:33:00Z">
        <w:r>
          <w:t xml:space="preserve">The </w:t>
        </w:r>
      </w:ins>
      <w:ins w:id="1094" w:author="Raphael Malyankar" w:date="2022-11-15T23:38:00Z">
        <w:r w:rsidR="00973412">
          <w:t>“Notes”</w:t>
        </w:r>
      </w:ins>
      <w:ins w:id="1095" w:author="Raphael Malyankar" w:date="2022-11-15T22:33:00Z">
        <w:r>
          <w:t xml:space="preserve"> column </w:t>
        </w:r>
      </w:ins>
      <w:ins w:id="1096" w:author="Raphael Malyankar" w:date="2022-11-15T22:34:00Z">
        <w:r>
          <w:t xml:space="preserve">contains the content of the information attribute of </w:t>
        </w:r>
        <w:proofErr w:type="spellStart"/>
        <w:r w:rsidRPr="00AF7C9A">
          <w:rPr>
            <w:b/>
            <w:bCs/>
          </w:rPr>
          <w:t>ServiceHours</w:t>
        </w:r>
        <w:proofErr w:type="spellEnd"/>
        <w:r>
          <w:t xml:space="preserve"> or </w:t>
        </w:r>
        <w:proofErr w:type="spellStart"/>
        <w:r w:rsidRPr="00AF7C9A">
          <w:rPr>
            <w:b/>
            <w:bCs/>
          </w:rPr>
          <w:t>NonStandardWorkingDay</w:t>
        </w:r>
        <w:proofErr w:type="spellEnd"/>
        <w:r>
          <w:t xml:space="preserve"> (</w:t>
        </w:r>
      </w:ins>
      <w:ins w:id="1097" w:author="Raphael Malyankar" w:date="2022-11-15T22:35:00Z">
        <w:r>
          <w:t>either the content of the text sub-attribute or a link to the text, as appropriate).</w:t>
        </w:r>
      </w:ins>
    </w:p>
    <w:p w14:paraId="6D649D56" w14:textId="6B409914" w:rsidR="00F33F12" w:rsidRDefault="00FF31FF" w:rsidP="00AF7C9A">
      <w:pPr>
        <w:pStyle w:val="ListParagraph"/>
        <w:numPr>
          <w:ilvl w:val="0"/>
          <w:numId w:val="43"/>
        </w:numPr>
        <w:spacing w:after="0" w:line="240" w:lineRule="auto"/>
        <w:rPr>
          <w:ins w:id="1098" w:author="Raphael Malyankar" w:date="2022-11-16T16:58:00Z"/>
        </w:rPr>
      </w:pPr>
      <w:ins w:id="1099" w:author="Raphael Malyankar" w:date="2022-11-15T23:55:00Z">
        <w:r w:rsidRPr="00FF31FF">
          <w:t xml:space="preserve">Inclusion of the header row(s) is </w:t>
        </w:r>
        <w:r>
          <w:t>left to implementer d</w:t>
        </w:r>
      </w:ins>
      <w:ins w:id="1100" w:author="Raphael Malyankar" w:date="2022-11-15T23:56:00Z">
        <w:r>
          <w:t>iscretion</w:t>
        </w:r>
      </w:ins>
      <w:ins w:id="1101" w:author="Raphael Malyankar" w:date="2022-11-15T23:55:00Z">
        <w:r w:rsidRPr="00FF31FF">
          <w:t>.</w:t>
        </w:r>
      </w:ins>
    </w:p>
    <w:p w14:paraId="283D7CB8" w14:textId="6A82F540" w:rsidR="00721108" w:rsidRDefault="00DE3D1D" w:rsidP="00AF7C9A">
      <w:pPr>
        <w:pStyle w:val="ListParagraph"/>
        <w:numPr>
          <w:ilvl w:val="0"/>
          <w:numId w:val="43"/>
        </w:numPr>
        <w:spacing w:after="0" w:line="240" w:lineRule="auto"/>
        <w:rPr>
          <w:ins w:id="1102" w:author="Raphael Malyankar" w:date="2022-11-17T00:17:00Z"/>
        </w:rPr>
      </w:pPr>
      <w:ins w:id="1103" w:author="Raphael Malyankar" w:date="2022-11-16T19:17:00Z">
        <w:r>
          <w:t xml:space="preserve">Other attributes </w:t>
        </w:r>
      </w:ins>
      <w:ins w:id="1104" w:author="Raphael Malyankar" w:date="2022-11-16T19:18:00Z">
        <w:r>
          <w:t xml:space="preserve">(for example, </w:t>
        </w:r>
        <w:r w:rsidRPr="00DE3D1D">
          <w:rPr>
            <w:i/>
            <w:iCs/>
          </w:rPr>
          <w:t>graphic</w:t>
        </w:r>
        <w:r>
          <w:t xml:space="preserve">) </w:t>
        </w:r>
      </w:ins>
      <w:ins w:id="1105" w:author="Raphael Malyankar" w:date="2022-11-16T19:17:00Z">
        <w:r>
          <w:t xml:space="preserve">are not expected to be </w:t>
        </w:r>
      </w:ins>
      <w:ins w:id="1106" w:author="Raphael Malyankar" w:date="2022-11-16T19:18:00Z">
        <w:r>
          <w:t xml:space="preserve">used for encoding schedule information, but </w:t>
        </w:r>
      </w:ins>
      <w:ins w:id="1107" w:author="Raphael Malyankar" w:date="2022-11-16T19:19:00Z">
        <w:r>
          <w:t>if populated should be accessible via the “Notes” col</w:t>
        </w:r>
      </w:ins>
      <w:ins w:id="1108" w:author="Raphael Malyankar" w:date="2022-11-16T19:20:00Z">
        <w:r>
          <w:t>umn</w:t>
        </w:r>
      </w:ins>
      <w:ins w:id="1109" w:author="Raphael Malyankar" w:date="2022-11-16T19:21:00Z">
        <w:r>
          <w:t xml:space="preserve"> or </w:t>
        </w:r>
      </w:ins>
      <w:ins w:id="1110" w:author="Raphael Malyankar" w:date="2022-11-16T19:22:00Z">
        <w:r>
          <w:t xml:space="preserve">in header or </w:t>
        </w:r>
      </w:ins>
      <w:ins w:id="1111" w:author="Raphael Malyankar" w:date="2022-11-16T19:21:00Z">
        <w:r>
          <w:t>trailer rows</w:t>
        </w:r>
      </w:ins>
      <w:ins w:id="1112" w:author="Raphael Malyankar" w:date="2022-11-16T19:20:00Z">
        <w:r>
          <w:t>.</w:t>
        </w:r>
      </w:ins>
    </w:p>
    <w:p w14:paraId="6DF3A3F7" w14:textId="77777777" w:rsidR="00615BC0" w:rsidRDefault="00615BC0" w:rsidP="00104089">
      <w:pPr>
        <w:spacing w:after="0" w:line="240" w:lineRule="auto"/>
        <w:rPr>
          <w:ins w:id="1113" w:author="Raphael Malyankar" w:date="2022-11-17T00:17:00Z"/>
        </w:rPr>
      </w:pPr>
    </w:p>
    <w:p w14:paraId="3D0782B9" w14:textId="15FCDDBF" w:rsidR="00104089" w:rsidRDefault="00104089" w:rsidP="00615BC0">
      <w:pPr>
        <w:spacing w:after="0" w:line="240" w:lineRule="auto"/>
        <w:rPr>
          <w:ins w:id="1114" w:author="Raphael Malyankar" w:date="2022-11-17T00:22:00Z"/>
        </w:rPr>
      </w:pPr>
      <w:ins w:id="1115" w:author="Raphael Malyankar" w:date="2022-11-17T00:17:00Z">
        <w:r>
          <w:t xml:space="preserve">Since S-100 Edition 5.0.0 </w:t>
        </w:r>
        <w:r w:rsidR="00615BC0">
          <w:t>portrayal does not provid</w:t>
        </w:r>
      </w:ins>
      <w:ins w:id="1116" w:author="Raphael Malyankar" w:date="2022-11-17T00:18:00Z">
        <w:r w:rsidR="00615BC0">
          <w:t>e for specifying templates for text formatting, the implementation of tabular forms must be left to implementers</w:t>
        </w:r>
      </w:ins>
      <w:ins w:id="1117" w:author="Raphael Malyankar" w:date="2022-11-17T00:19:00Z">
        <w:r w:rsidR="00615BC0">
          <w:t xml:space="preserve"> for this edition</w:t>
        </w:r>
      </w:ins>
      <w:ins w:id="1118" w:author="Raphael Malyankar" w:date="2022-11-17T00:18:00Z">
        <w:r w:rsidR="00615BC0">
          <w:t>.</w:t>
        </w:r>
      </w:ins>
      <w:ins w:id="1119" w:author="Raphael Malyankar" w:date="2022-11-17T00:19:00Z">
        <w:r w:rsidR="00615BC0">
          <w:t xml:space="preserve"> As a</w:t>
        </w:r>
      </w:ins>
      <w:ins w:id="1120" w:author="Raphael Malyankar" w:date="2022-11-17T00:21:00Z">
        <w:r w:rsidR="00615BC0">
          <w:t xml:space="preserve"> provisional</w:t>
        </w:r>
      </w:ins>
      <w:ins w:id="1121" w:author="Raphael Malyankar" w:date="2022-11-17T00:20:00Z">
        <w:r w:rsidR="00615BC0">
          <w:t xml:space="preserve"> alternative, information may be displayed in </w:t>
        </w:r>
      </w:ins>
      <w:ins w:id="1122" w:author="Raphael Malyankar" w:date="2022-11-17T00:21:00Z">
        <w:r w:rsidR="00615BC0">
          <w:t>text form, with row</w:t>
        </w:r>
      </w:ins>
      <w:ins w:id="1123" w:author="Raphael Malyankar" w:date="2022-11-17T00:25:00Z">
        <w:r w:rsidR="00FC7888">
          <w:t>s</w:t>
        </w:r>
      </w:ins>
      <w:ins w:id="1124" w:author="Raphael Malyankar" w:date="2022-11-17T00:21:00Z">
        <w:r w:rsidR="00615BC0">
          <w:t xml:space="preserve"> of </w:t>
        </w:r>
      </w:ins>
      <w:ins w:id="1125" w:author="Raphael Malyankar" w:date="2022-11-17T00:22:00Z">
        <w:r w:rsidR="00615BC0">
          <w:fldChar w:fldCharType="begin"/>
        </w:r>
        <w:r w:rsidR="00615BC0">
          <w:instrText xml:space="preserve"> REF _Ref119444277 \h </w:instrText>
        </w:r>
      </w:ins>
      <w:r w:rsidR="00615BC0">
        <w:fldChar w:fldCharType="separate"/>
      </w:r>
      <w:ins w:id="1126" w:author="Raphael Malyankar" w:date="2022-11-17T00:22:00Z">
        <w:r w:rsidR="00615BC0">
          <w:t xml:space="preserve">Table </w:t>
        </w:r>
        <w:r w:rsidR="00615BC0">
          <w:rPr>
            <w:noProof/>
          </w:rPr>
          <w:t>11</w:t>
        </w:r>
        <w:r w:rsidR="00615BC0">
          <w:t>.</w:t>
        </w:r>
        <w:r w:rsidR="00615BC0">
          <w:rPr>
            <w:noProof/>
          </w:rPr>
          <w:t>2</w:t>
        </w:r>
        <w:r w:rsidR="00615BC0">
          <w:fldChar w:fldCharType="end"/>
        </w:r>
        <w:r w:rsidR="00615BC0">
          <w:t xml:space="preserve"> converted to phrase</w:t>
        </w:r>
      </w:ins>
      <w:ins w:id="1127" w:author="Raphael Malyankar" w:date="2022-11-17T00:25:00Z">
        <w:r w:rsidR="00FC7888">
          <w:t>s</w:t>
        </w:r>
      </w:ins>
      <w:ins w:id="1128" w:author="Raphael Malyankar" w:date="2022-11-17T00:22:00Z">
        <w:r w:rsidR="00615BC0">
          <w:t>:</w:t>
        </w:r>
      </w:ins>
    </w:p>
    <w:p w14:paraId="6D0E89C2" w14:textId="61C7C731" w:rsidR="00615BC0" w:rsidRDefault="00615BC0" w:rsidP="00615BC0">
      <w:pPr>
        <w:spacing w:after="0" w:line="240" w:lineRule="auto"/>
        <w:rPr>
          <w:ins w:id="1129" w:author="Raphael Malyankar" w:date="2022-11-17T00:22:00Z"/>
        </w:rPr>
      </w:pPr>
    </w:p>
    <w:p w14:paraId="48319C69" w14:textId="50576C86" w:rsidR="00615BC0" w:rsidRDefault="00615BC0" w:rsidP="00FC7888">
      <w:pPr>
        <w:spacing w:after="0" w:line="240" w:lineRule="auto"/>
        <w:ind w:left="346"/>
        <w:rPr>
          <w:ins w:id="1130" w:author="Raphael Malyankar" w:date="2022-11-17T00:24:00Z"/>
        </w:rPr>
      </w:pPr>
      <w:ins w:id="1131" w:author="Raphael Malyankar" w:date="2022-11-17T00:22:00Z">
        <w:r>
          <w:t>Normal operation:</w:t>
        </w:r>
      </w:ins>
      <w:ins w:id="1132" w:author="Raphael Malyankar" w:date="2022-11-17T00:23:00Z">
        <w:r>
          <w:t xml:space="preserve"> (date range)</w:t>
        </w:r>
      </w:ins>
      <w:ins w:id="1133" w:author="Raphael Malyankar" w:date="2022-11-17T00:22:00Z">
        <w:r>
          <w:t xml:space="preserve"> </w:t>
        </w:r>
      </w:ins>
      <w:proofErr w:type="spellStart"/>
      <w:ins w:id="1134" w:author="Raphael Malyankar" w:date="2022-11-17T00:23:00Z">
        <w:r>
          <w:t>DoW-DoW</w:t>
        </w:r>
        <w:proofErr w:type="spellEnd"/>
        <w:r>
          <w:t xml:space="preserve">, </w:t>
        </w:r>
        <w:proofErr w:type="spellStart"/>
        <w:r>
          <w:t>hh:mm-hh:mm</w:t>
        </w:r>
        <w:proofErr w:type="spellEnd"/>
        <w:r>
          <w:t>, (additional information</w:t>
        </w:r>
      </w:ins>
      <w:ins w:id="1135" w:author="Raphael Malyankar" w:date="2022-11-17T00:24:00Z">
        <w:r>
          <w:t>/</w:t>
        </w:r>
      </w:ins>
      <w:ins w:id="1136" w:author="Raphael Malyankar" w:date="2022-11-17T00:23:00Z">
        <w:r>
          <w:t>lin</w:t>
        </w:r>
      </w:ins>
      <w:ins w:id="1137" w:author="Raphael Malyankar" w:date="2022-11-17T00:24:00Z">
        <w:r>
          <w:t>k)</w:t>
        </w:r>
      </w:ins>
    </w:p>
    <w:p w14:paraId="44EB3F80" w14:textId="0550C3C3" w:rsidR="00FC7888" w:rsidRDefault="00FC7888" w:rsidP="00FC7888">
      <w:pPr>
        <w:spacing w:after="0" w:line="240" w:lineRule="auto"/>
        <w:ind w:left="346"/>
        <w:rPr>
          <w:ins w:id="1138" w:author="Raphael Malyankar" w:date="2022-11-15T20:33:00Z"/>
        </w:rPr>
      </w:pPr>
      <w:ins w:id="1139" w:author="Raphael Malyankar" w:date="2022-11-17T00:24:00Z">
        <w:r>
          <w:lastRenderedPageBreak/>
          <w:t>Exceptions: (fixed/variable dates), (additional information</w:t>
        </w:r>
      </w:ins>
      <w:ins w:id="1140" w:author="Raphael Malyankar" w:date="2022-11-17T00:25:00Z">
        <w:r>
          <w:t>/link)</w:t>
        </w:r>
      </w:ins>
    </w:p>
    <w:p w14:paraId="0AD88482" w14:textId="77777777" w:rsidR="00842906" w:rsidRDefault="00842906" w:rsidP="002D60A8">
      <w:pPr>
        <w:spacing w:after="0" w:line="240" w:lineRule="auto"/>
        <w:rPr>
          <w:ins w:id="1141" w:author="Raphael Malyankar" w:date="2022-11-15T19:23:00Z"/>
        </w:rPr>
      </w:pPr>
    </w:p>
    <w:p w14:paraId="1FCB678A" w14:textId="4C84D6A3" w:rsidR="004C530B" w:rsidRPr="002D60A8" w:rsidRDefault="006976E5" w:rsidP="00BF686F">
      <w:pPr>
        <w:pStyle w:val="Heading2"/>
      </w:pPr>
      <w:bookmarkStart w:id="1142" w:name="_Toc120228675"/>
      <w:ins w:id="1143" w:author="Raphael Malyankar" w:date="2022-11-16T22:54:00Z">
        <w:r>
          <w:t xml:space="preserve">Limitations </w:t>
        </w:r>
      </w:ins>
      <w:ins w:id="1144" w:author="Raphael Malyankar" w:date="2022-11-16T22:56:00Z">
        <w:r w:rsidR="00A9201F">
          <w:t xml:space="preserve">based </w:t>
        </w:r>
      </w:ins>
      <w:ins w:id="1145" w:author="Raphael Malyankar" w:date="2022-11-16T22:55:00Z">
        <w:r>
          <w:t>on</w:t>
        </w:r>
      </w:ins>
      <w:ins w:id="1146" w:author="Raphael Malyankar" w:date="2022-11-16T22:54:00Z">
        <w:r>
          <w:t xml:space="preserve"> vessel</w:t>
        </w:r>
      </w:ins>
      <w:ins w:id="1147" w:author="Raphael Malyankar" w:date="2022-11-16T22:55:00Z">
        <w:r>
          <w:t xml:space="preserve"> </w:t>
        </w:r>
      </w:ins>
      <w:ins w:id="1148" w:author="Raphael Malyankar" w:date="2022-11-16T22:56:00Z">
        <w:r w:rsidR="00A9201F">
          <w:t>dimensions and other characteristics</w:t>
        </w:r>
      </w:ins>
      <w:bookmarkEnd w:id="1142"/>
      <w:ins w:id="1149" w:author="Raphael Malyankar" w:date="2022-11-16T22:55:00Z">
        <w:r>
          <w:t xml:space="preserve"> </w:t>
        </w:r>
      </w:ins>
    </w:p>
    <w:p w14:paraId="7E63AFB5" w14:textId="30A15EB8" w:rsidR="002465DE" w:rsidRDefault="00A9201F" w:rsidP="00B30DD0">
      <w:pPr>
        <w:spacing w:after="120" w:line="240" w:lineRule="auto"/>
        <w:rPr>
          <w:ins w:id="1150" w:author="Raphael Malyankar" w:date="2022-11-16T23:37:00Z"/>
          <w:rFonts w:cs="Arial"/>
        </w:rPr>
      </w:pPr>
      <w:ins w:id="1151" w:author="Raphael Malyankar" w:date="2022-11-16T22:58:00Z">
        <w:r>
          <w:rPr>
            <w:rFonts w:cs="Arial"/>
          </w:rPr>
          <w:t>T</w:t>
        </w:r>
      </w:ins>
      <w:ins w:id="1152" w:author="Raphael Malyankar" w:date="2022-11-16T22:57:00Z">
        <w:r>
          <w:rPr>
            <w:rFonts w:cs="Arial"/>
          </w:rPr>
          <w:t xml:space="preserve">he information type </w:t>
        </w:r>
        <w:r w:rsidRPr="00A9201F">
          <w:rPr>
            <w:rFonts w:cs="Arial"/>
            <w:b/>
            <w:bCs/>
          </w:rPr>
          <w:t>Applicability</w:t>
        </w:r>
        <w:r>
          <w:rPr>
            <w:rFonts w:cs="Arial"/>
          </w:rPr>
          <w:t xml:space="preserve"> may be displayed </w:t>
        </w:r>
      </w:ins>
      <w:ins w:id="1153" w:author="Raphael Malyankar" w:date="2022-11-16T22:58:00Z">
        <w:r>
          <w:rPr>
            <w:rFonts w:cs="Arial"/>
          </w:rPr>
          <w:t>in</w:t>
        </w:r>
      </w:ins>
      <w:ins w:id="1154" w:author="Raphael Malyankar" w:date="2022-11-16T22:59:00Z">
        <w:r>
          <w:rPr>
            <w:rFonts w:cs="Arial"/>
          </w:rPr>
          <w:t xml:space="preserve"> </w:t>
        </w:r>
      </w:ins>
      <w:ins w:id="1155" w:author="Raphael Malyankar" w:date="2022-11-16T23:05:00Z">
        <w:r w:rsidR="009351D8">
          <w:rPr>
            <w:rFonts w:cs="Arial"/>
          </w:rPr>
          <w:t xml:space="preserve">either text </w:t>
        </w:r>
      </w:ins>
      <w:ins w:id="1156" w:author="Raphael Malyankar" w:date="2022-11-16T23:39:00Z">
        <w:r w:rsidR="002465DE">
          <w:rPr>
            <w:rFonts w:cs="Arial"/>
          </w:rPr>
          <w:t xml:space="preserve">or tabular </w:t>
        </w:r>
      </w:ins>
      <w:ins w:id="1157" w:author="Raphael Malyankar" w:date="2022-11-16T22:59:00Z">
        <w:r>
          <w:rPr>
            <w:rFonts w:cs="Arial"/>
          </w:rPr>
          <w:t>form</w:t>
        </w:r>
      </w:ins>
      <w:ins w:id="1158" w:author="Raphael Malyankar" w:date="2022-11-16T23:08:00Z">
        <w:r w:rsidR="009351D8">
          <w:rPr>
            <w:rFonts w:cs="Arial"/>
          </w:rPr>
          <w:t xml:space="preserve">. Of the attributes of Applicability, all but </w:t>
        </w:r>
        <w:proofErr w:type="spellStart"/>
        <w:r w:rsidR="009351D8" w:rsidRPr="009351D8">
          <w:rPr>
            <w:rFonts w:cs="Arial"/>
            <w:i/>
            <w:iCs/>
          </w:rPr>
          <w:t>logicalConnectives</w:t>
        </w:r>
        <w:proofErr w:type="spellEnd"/>
        <w:r w:rsidR="009351D8">
          <w:rPr>
            <w:rFonts w:cs="Arial"/>
          </w:rPr>
          <w:t xml:space="preserve"> </w:t>
        </w:r>
      </w:ins>
      <w:ins w:id="1159" w:author="Raphael Malyankar" w:date="2022-11-16T23:09:00Z">
        <w:r w:rsidR="009351D8">
          <w:rPr>
            <w:rFonts w:cs="Arial"/>
          </w:rPr>
          <w:t>express</w:t>
        </w:r>
      </w:ins>
      <w:ins w:id="1160" w:author="Raphael Malyankar" w:date="2022-11-16T23:10:00Z">
        <w:r w:rsidR="009750C2">
          <w:rPr>
            <w:rFonts w:cs="Arial"/>
          </w:rPr>
          <w:t xml:space="preserve"> a conditional phrase, while </w:t>
        </w:r>
        <w:proofErr w:type="spellStart"/>
        <w:r w:rsidR="009750C2" w:rsidRPr="002465DE">
          <w:rPr>
            <w:rFonts w:cs="Arial"/>
            <w:i/>
            <w:iCs/>
          </w:rPr>
          <w:t>logicalConnectives</w:t>
        </w:r>
        <w:proofErr w:type="spellEnd"/>
        <w:r w:rsidR="009750C2">
          <w:rPr>
            <w:rFonts w:cs="Arial"/>
          </w:rPr>
          <w:t xml:space="preserve"> </w:t>
        </w:r>
      </w:ins>
      <w:ins w:id="1161" w:author="Raphael Malyankar" w:date="2022-11-16T23:11:00Z">
        <w:r w:rsidR="009750C2">
          <w:rPr>
            <w:rFonts w:cs="Arial"/>
          </w:rPr>
          <w:t>encodes how the separate conditional phrases are linked.</w:t>
        </w:r>
      </w:ins>
    </w:p>
    <w:p w14:paraId="28D8F118" w14:textId="5D3F92E2" w:rsidR="00A9201F" w:rsidRDefault="002465DE" w:rsidP="00B30DD0">
      <w:pPr>
        <w:spacing w:after="120" w:line="240" w:lineRule="auto"/>
        <w:rPr>
          <w:ins w:id="1162" w:author="Raphael Malyankar" w:date="2022-11-16T22:59:00Z"/>
          <w:rFonts w:cs="Arial"/>
        </w:rPr>
      </w:pPr>
      <w:ins w:id="1163" w:author="Raphael Malyankar" w:date="2022-11-16T23:37:00Z">
        <w:r w:rsidRPr="002465DE">
          <w:rPr>
            <w:rFonts w:cs="Arial"/>
          </w:rPr>
          <w:t>Multiple values of</w:t>
        </w:r>
        <w:r>
          <w:rPr>
            <w:rFonts w:cs="Arial"/>
          </w:rPr>
          <w:t xml:space="preserve"> attributes which allow more than one value (</w:t>
        </w:r>
      </w:ins>
      <w:proofErr w:type="spellStart"/>
      <w:ins w:id="1164" w:author="Raphael Malyankar" w:date="2022-11-16T23:38:00Z">
        <w:r w:rsidRPr="002465DE">
          <w:rPr>
            <w:rFonts w:cs="Arial"/>
            <w:i/>
            <w:iCs/>
          </w:rPr>
          <w:t>c</w:t>
        </w:r>
      </w:ins>
      <w:ins w:id="1165" w:author="Raphael Malyankar" w:date="2022-11-16T23:37:00Z">
        <w:r w:rsidRPr="002465DE">
          <w:rPr>
            <w:rFonts w:cs="Arial"/>
            <w:i/>
            <w:iCs/>
          </w:rPr>
          <w:t>ategory</w:t>
        </w:r>
      </w:ins>
      <w:ins w:id="1166" w:author="Raphael Malyankar" w:date="2022-11-16T23:38:00Z">
        <w:r w:rsidRPr="002465DE">
          <w:rPr>
            <w:rFonts w:cs="Arial"/>
            <w:i/>
            <w:iCs/>
          </w:rPr>
          <w:t>O</w:t>
        </w:r>
      </w:ins>
      <w:ins w:id="1167" w:author="Raphael Malyankar" w:date="2022-11-16T23:37:00Z">
        <w:r w:rsidRPr="002465DE">
          <w:rPr>
            <w:rFonts w:cs="Arial"/>
            <w:i/>
            <w:iCs/>
          </w:rPr>
          <w:t>fCargo</w:t>
        </w:r>
        <w:proofErr w:type="spellEnd"/>
        <w:r w:rsidRPr="002465DE">
          <w:rPr>
            <w:rFonts w:cs="Arial"/>
          </w:rPr>
          <w:t xml:space="preserve"> and </w:t>
        </w:r>
      </w:ins>
      <w:proofErr w:type="spellStart"/>
      <w:ins w:id="1168" w:author="Raphael Malyankar" w:date="2022-11-16T23:38:00Z">
        <w:r w:rsidRPr="002465DE">
          <w:rPr>
            <w:rFonts w:cs="Arial"/>
            <w:i/>
            <w:iCs/>
          </w:rPr>
          <w:t>c</w:t>
        </w:r>
      </w:ins>
      <w:ins w:id="1169" w:author="Raphael Malyankar" w:date="2022-11-16T23:37:00Z">
        <w:r w:rsidRPr="002465DE">
          <w:rPr>
            <w:rFonts w:cs="Arial"/>
            <w:i/>
            <w:iCs/>
          </w:rPr>
          <w:t>ategory</w:t>
        </w:r>
      </w:ins>
      <w:ins w:id="1170" w:author="Raphael Malyankar" w:date="2022-11-16T23:38:00Z">
        <w:r w:rsidRPr="002465DE">
          <w:rPr>
            <w:rFonts w:cs="Arial"/>
            <w:i/>
            <w:iCs/>
          </w:rPr>
          <w:t>O</w:t>
        </w:r>
      </w:ins>
      <w:ins w:id="1171" w:author="Raphael Malyankar" w:date="2022-11-16T23:37:00Z">
        <w:r w:rsidRPr="002465DE">
          <w:rPr>
            <w:rFonts w:cs="Arial"/>
            <w:i/>
            <w:iCs/>
          </w:rPr>
          <w:t>fDangerousOrHazardousCargo</w:t>
        </w:r>
        <w:proofErr w:type="spellEnd"/>
        <w:r>
          <w:rPr>
            <w:rFonts w:cs="Arial"/>
          </w:rPr>
          <w:t>)</w:t>
        </w:r>
        <w:r w:rsidRPr="002465DE">
          <w:rPr>
            <w:rFonts w:cs="Arial"/>
          </w:rPr>
          <w:t xml:space="preserve"> should be treated as “inclusive OR” (i.e., if </w:t>
        </w:r>
      </w:ins>
      <w:proofErr w:type="spellStart"/>
      <w:ins w:id="1172" w:author="Raphael Malyankar" w:date="2022-11-16T23:39:00Z">
        <w:r w:rsidRPr="002465DE">
          <w:rPr>
            <w:rFonts w:cs="Arial"/>
            <w:i/>
            <w:iCs/>
          </w:rPr>
          <w:t>c</w:t>
        </w:r>
      </w:ins>
      <w:ins w:id="1173" w:author="Raphael Malyankar" w:date="2022-11-16T23:37:00Z">
        <w:r w:rsidRPr="002465DE">
          <w:rPr>
            <w:rFonts w:cs="Arial"/>
            <w:i/>
            <w:iCs/>
          </w:rPr>
          <w:t>ategory</w:t>
        </w:r>
      </w:ins>
      <w:ins w:id="1174" w:author="Raphael Malyankar" w:date="2022-11-16T23:38:00Z">
        <w:r w:rsidRPr="002465DE">
          <w:rPr>
            <w:rFonts w:cs="Arial"/>
            <w:i/>
            <w:iCs/>
          </w:rPr>
          <w:t>O</w:t>
        </w:r>
      </w:ins>
      <w:ins w:id="1175" w:author="Raphael Malyankar" w:date="2022-11-16T23:37:00Z">
        <w:r w:rsidRPr="002465DE">
          <w:rPr>
            <w:rFonts w:cs="Arial"/>
            <w:i/>
            <w:iCs/>
          </w:rPr>
          <w:t>fCargo</w:t>
        </w:r>
        <w:proofErr w:type="spellEnd"/>
        <w:r w:rsidRPr="002465DE">
          <w:rPr>
            <w:rFonts w:cs="Arial"/>
          </w:rPr>
          <w:t>=1 and 2, then it means vessels with either bulk or container cargo</w:t>
        </w:r>
      </w:ins>
      <w:ins w:id="1176" w:author="Raphael Malyankar" w:date="2022-11-16T23:38:00Z">
        <w:r>
          <w:rPr>
            <w:rFonts w:cs="Arial"/>
          </w:rPr>
          <w:t>,</w:t>
        </w:r>
      </w:ins>
      <w:ins w:id="1177" w:author="Raphael Malyankar" w:date="2022-11-16T23:37:00Z">
        <w:r w:rsidRPr="002465DE">
          <w:rPr>
            <w:rFonts w:cs="Arial"/>
          </w:rPr>
          <w:t xml:space="preserve"> or both</w:t>
        </w:r>
        <w:r>
          <w:rPr>
            <w:rFonts w:cs="Arial"/>
          </w:rPr>
          <w:t>).</w:t>
        </w:r>
      </w:ins>
      <w:ins w:id="1178" w:author="Raphael Malyankar" w:date="2022-11-16T23:08:00Z">
        <w:r w:rsidR="009351D8">
          <w:rPr>
            <w:rFonts w:cs="Arial"/>
          </w:rPr>
          <w:t xml:space="preserve"> </w:t>
        </w:r>
      </w:ins>
    </w:p>
    <w:p w14:paraId="67CF85EB" w14:textId="76C8B811" w:rsidR="00A9201F" w:rsidRDefault="009351D8" w:rsidP="00B30DD0">
      <w:pPr>
        <w:spacing w:after="120" w:line="240" w:lineRule="auto"/>
        <w:rPr>
          <w:ins w:id="1179" w:author="Raphael Malyankar" w:date="2022-11-16T23:42:00Z"/>
          <w:rFonts w:cs="Arial"/>
        </w:rPr>
      </w:pPr>
      <w:ins w:id="1180" w:author="Raphael Malyankar" w:date="2022-11-16T23:06:00Z">
        <w:r>
          <w:rPr>
            <w:rFonts w:cs="Arial"/>
          </w:rPr>
          <w:t>Text form means natural language</w:t>
        </w:r>
      </w:ins>
      <w:ins w:id="1181" w:author="Raphael Malyankar" w:date="2022-11-16T22:59:00Z">
        <w:r w:rsidR="00A9201F">
          <w:rPr>
            <w:rFonts w:cs="Arial"/>
          </w:rPr>
          <w:t xml:space="preserve"> phrases generated from the attributes</w:t>
        </w:r>
      </w:ins>
      <w:ins w:id="1182" w:author="Raphael Malyankar" w:date="2022-11-16T23:02:00Z">
        <w:r w:rsidR="00A9201F">
          <w:rPr>
            <w:rFonts w:cs="Arial"/>
          </w:rPr>
          <w:t xml:space="preserve"> and their values</w:t>
        </w:r>
      </w:ins>
      <w:ins w:id="1183" w:author="Raphael Malyankar" w:date="2022-11-16T23:03:00Z">
        <w:r>
          <w:rPr>
            <w:rFonts w:cs="Arial"/>
          </w:rPr>
          <w:t>.</w:t>
        </w:r>
      </w:ins>
      <w:ins w:id="1184" w:author="Raphael Malyankar" w:date="2022-11-16T23:06:00Z">
        <w:r>
          <w:rPr>
            <w:rFonts w:cs="Arial"/>
          </w:rPr>
          <w:t xml:space="preserve"> The </w:t>
        </w:r>
      </w:ins>
      <w:ins w:id="1185" w:author="Raphael Malyankar" w:date="2022-11-16T23:07:00Z">
        <w:r>
          <w:rPr>
            <w:rFonts w:cs="Arial"/>
          </w:rPr>
          <w:t>suggested method</w:t>
        </w:r>
      </w:ins>
      <w:ins w:id="1186" w:author="Raphael Malyankar" w:date="2022-11-16T23:06:00Z">
        <w:r>
          <w:rPr>
            <w:rFonts w:cs="Arial"/>
          </w:rPr>
          <w:t xml:space="preserve"> </w:t>
        </w:r>
      </w:ins>
      <w:ins w:id="1187" w:author="Raphael Malyankar" w:date="2022-11-16T23:07:00Z">
        <w:r>
          <w:rPr>
            <w:rFonts w:cs="Arial"/>
          </w:rPr>
          <w:t xml:space="preserve">is to generate a text phrase from </w:t>
        </w:r>
      </w:ins>
      <w:ins w:id="1188" w:author="Raphael Malyankar" w:date="2022-11-16T23:12:00Z">
        <w:r w:rsidR="009750C2">
          <w:rPr>
            <w:rFonts w:cs="Arial"/>
          </w:rPr>
          <w:t>each</w:t>
        </w:r>
      </w:ins>
      <w:ins w:id="1189" w:author="Raphael Malyankar" w:date="2022-11-16T23:07:00Z">
        <w:r>
          <w:rPr>
            <w:rFonts w:cs="Arial"/>
          </w:rPr>
          <w:t xml:space="preserve"> attribute </w:t>
        </w:r>
      </w:ins>
      <w:ins w:id="1190" w:author="Raphael Malyankar" w:date="2022-11-16T23:12:00Z">
        <w:r w:rsidR="009750C2">
          <w:rPr>
            <w:rFonts w:cs="Arial"/>
          </w:rPr>
          <w:t xml:space="preserve">(except </w:t>
        </w:r>
        <w:proofErr w:type="spellStart"/>
        <w:r w:rsidR="009750C2" w:rsidRPr="002465DE">
          <w:rPr>
            <w:rFonts w:cs="Arial"/>
            <w:i/>
            <w:iCs/>
          </w:rPr>
          <w:t>logicalConnectives</w:t>
        </w:r>
        <w:proofErr w:type="spellEnd"/>
        <w:r w:rsidR="009750C2">
          <w:rPr>
            <w:rFonts w:cs="Arial"/>
          </w:rPr>
          <w:t xml:space="preserve">) </w:t>
        </w:r>
      </w:ins>
      <w:ins w:id="1191" w:author="Raphael Malyankar" w:date="2022-11-16T23:07:00Z">
        <w:r>
          <w:rPr>
            <w:rFonts w:cs="Arial"/>
          </w:rPr>
          <w:t>and its</w:t>
        </w:r>
      </w:ins>
      <w:ins w:id="1192" w:author="Raphael Malyankar" w:date="2022-11-16T23:08:00Z">
        <w:r>
          <w:rPr>
            <w:rFonts w:cs="Arial"/>
          </w:rPr>
          <w:t xml:space="preserve"> value</w:t>
        </w:r>
      </w:ins>
      <w:ins w:id="1193" w:author="Raphael Malyankar" w:date="2022-11-16T23:12:00Z">
        <w:r w:rsidR="009750C2">
          <w:rPr>
            <w:rFonts w:cs="Arial"/>
          </w:rPr>
          <w:t xml:space="preserve">, and use </w:t>
        </w:r>
        <w:proofErr w:type="spellStart"/>
        <w:r w:rsidR="009750C2" w:rsidRPr="007B59C4">
          <w:rPr>
            <w:rFonts w:cs="Arial"/>
            <w:i/>
            <w:iCs/>
          </w:rPr>
          <w:t>logicalConnectives</w:t>
        </w:r>
      </w:ins>
      <w:proofErr w:type="spellEnd"/>
      <w:ins w:id="1194" w:author="Raphael Malyankar" w:date="2022-11-16T23:35:00Z">
        <w:r w:rsidR="002465DE">
          <w:rPr>
            <w:rFonts w:cs="Arial"/>
          </w:rPr>
          <w:t xml:space="preserve"> to add connectives</w:t>
        </w:r>
      </w:ins>
      <w:ins w:id="1195" w:author="Raphael Malyankar" w:date="2022-11-16T23:36:00Z">
        <w:r w:rsidR="002465DE">
          <w:rPr>
            <w:rFonts w:cs="Arial"/>
          </w:rPr>
          <w:t>.</w:t>
        </w:r>
      </w:ins>
      <w:ins w:id="1196" w:author="Raphael Malyankar" w:date="2022-11-16T23:40:00Z">
        <w:r w:rsidR="007B59C4">
          <w:rPr>
            <w:rFonts w:cs="Arial"/>
          </w:rPr>
          <w:t xml:space="preserve"> For example, </w:t>
        </w:r>
      </w:ins>
      <w:ins w:id="1197" w:author="Raphael Malyankar" w:date="2022-11-16T23:51:00Z">
        <w:r w:rsidR="00C1344E">
          <w:rPr>
            <w:rFonts w:cs="Arial"/>
          </w:rPr>
          <w:t>a</w:t>
        </w:r>
      </w:ins>
      <w:ins w:id="1198" w:author="Raphael Malyankar" w:date="2022-11-16T23:48:00Z">
        <w:r w:rsidR="00C1344E">
          <w:rPr>
            <w:rFonts w:cs="Arial"/>
          </w:rPr>
          <w:t xml:space="preserve"> single </w:t>
        </w:r>
        <w:r w:rsidR="00C1344E" w:rsidRPr="00C1344E">
          <w:rPr>
            <w:rFonts w:cs="Arial"/>
            <w:b/>
            <w:bCs/>
          </w:rPr>
          <w:t>Applicability</w:t>
        </w:r>
        <w:r w:rsidR="00C1344E">
          <w:rPr>
            <w:rFonts w:cs="Arial"/>
          </w:rPr>
          <w:t xml:space="preserve"> object encod</w:t>
        </w:r>
      </w:ins>
      <w:ins w:id="1199" w:author="Raphael Malyankar" w:date="2022-11-16T23:49:00Z">
        <w:r w:rsidR="00C1344E">
          <w:rPr>
            <w:rFonts w:cs="Arial"/>
          </w:rPr>
          <w:t>ing all the three conditions</w:t>
        </w:r>
      </w:ins>
      <w:ins w:id="1200" w:author="Raphael Malyankar" w:date="2022-11-16T23:41:00Z">
        <w:r w:rsidR="007B59C4">
          <w:rPr>
            <w:rFonts w:cs="Arial"/>
          </w:rPr>
          <w:t xml:space="preserve"> in </w:t>
        </w:r>
        <w:r w:rsidR="007B59C4">
          <w:rPr>
            <w:rFonts w:cs="Arial"/>
          </w:rPr>
          <w:fldChar w:fldCharType="begin"/>
        </w:r>
        <w:r w:rsidR="007B59C4">
          <w:rPr>
            <w:rFonts w:cs="Arial"/>
          </w:rPr>
          <w:instrText xml:space="preserve"> REF _Ref119534524 \h </w:instrText>
        </w:r>
      </w:ins>
      <w:r w:rsidR="007B59C4">
        <w:rPr>
          <w:rFonts w:cs="Arial"/>
        </w:rPr>
      </w:r>
      <w:r w:rsidR="007B59C4">
        <w:rPr>
          <w:rFonts w:cs="Arial"/>
        </w:rPr>
        <w:fldChar w:fldCharType="separate"/>
      </w:r>
      <w:ins w:id="1201" w:author="Raphael Malyankar" w:date="2022-11-16T23:41:00Z">
        <w:r w:rsidR="007B59C4">
          <w:t xml:space="preserve">Table </w:t>
        </w:r>
        <w:r w:rsidR="007B59C4">
          <w:rPr>
            <w:noProof/>
          </w:rPr>
          <w:t>4</w:t>
        </w:r>
        <w:r w:rsidR="007B59C4">
          <w:t>.</w:t>
        </w:r>
        <w:r w:rsidR="007B59C4">
          <w:rPr>
            <w:noProof/>
          </w:rPr>
          <w:t>1</w:t>
        </w:r>
        <w:r w:rsidR="007B59C4">
          <w:rPr>
            <w:rFonts w:cs="Arial"/>
          </w:rPr>
          <w:fldChar w:fldCharType="end"/>
        </w:r>
      </w:ins>
      <w:ins w:id="1202" w:author="Raphael Malyankar" w:date="2022-11-16T23:50:00Z">
        <w:r w:rsidR="00C1344E">
          <w:rPr>
            <w:rFonts w:cs="Arial"/>
          </w:rPr>
          <w:t xml:space="preserve"> and </w:t>
        </w:r>
        <w:proofErr w:type="spellStart"/>
        <w:r w:rsidR="00C1344E" w:rsidRPr="00C1344E">
          <w:rPr>
            <w:rFonts w:cs="Arial"/>
            <w:i/>
            <w:iCs/>
          </w:rPr>
          <w:t>logicalConnectives</w:t>
        </w:r>
        <w:proofErr w:type="spellEnd"/>
        <w:r w:rsidR="00C1344E">
          <w:rPr>
            <w:rFonts w:cs="Arial"/>
          </w:rPr>
          <w:t>=AND</w:t>
        </w:r>
      </w:ins>
      <w:ins w:id="1203" w:author="Raphael Malyankar" w:date="2022-11-16T23:41:00Z">
        <w:r w:rsidR="007B59C4">
          <w:rPr>
            <w:rFonts w:cs="Arial"/>
          </w:rPr>
          <w:t xml:space="preserve"> can be </w:t>
        </w:r>
      </w:ins>
      <w:ins w:id="1204" w:author="Raphael Malyankar" w:date="2022-11-16T23:51:00Z">
        <w:r w:rsidR="00C1344E">
          <w:rPr>
            <w:rFonts w:cs="Arial"/>
          </w:rPr>
          <w:t>converted</w:t>
        </w:r>
      </w:ins>
      <w:ins w:id="1205" w:author="Raphael Malyankar" w:date="2022-11-16T23:41:00Z">
        <w:r w:rsidR="007B59C4">
          <w:rPr>
            <w:rFonts w:cs="Arial"/>
          </w:rPr>
          <w:t xml:space="preserve"> </w:t>
        </w:r>
      </w:ins>
      <w:ins w:id="1206" w:author="Raphael Malyankar" w:date="2022-11-16T23:42:00Z">
        <w:r w:rsidR="007B59C4">
          <w:rPr>
            <w:rFonts w:cs="Arial"/>
          </w:rPr>
          <w:t>as</w:t>
        </w:r>
      </w:ins>
      <w:ins w:id="1207" w:author="Raphael Malyankar" w:date="2022-11-16T23:41:00Z">
        <w:r w:rsidR="007B59C4">
          <w:rPr>
            <w:rFonts w:cs="Arial"/>
          </w:rPr>
          <w:t xml:space="preserve"> th</w:t>
        </w:r>
      </w:ins>
      <w:ins w:id="1208" w:author="Raphael Malyankar" w:date="2022-11-16T23:42:00Z">
        <w:r w:rsidR="007B59C4">
          <w:rPr>
            <w:rFonts w:cs="Arial"/>
          </w:rPr>
          <w:t>e condition:</w:t>
        </w:r>
      </w:ins>
    </w:p>
    <w:p w14:paraId="50EAA55B" w14:textId="4A653A46" w:rsidR="007B59C4" w:rsidRDefault="00C1344E" w:rsidP="007B59C4">
      <w:pPr>
        <w:spacing w:after="120" w:line="240" w:lineRule="auto"/>
        <w:rPr>
          <w:ins w:id="1209" w:author="Raphael Malyankar" w:date="2022-11-16T23:53:00Z"/>
          <w:rFonts w:cs="Arial"/>
        </w:rPr>
      </w:pPr>
      <w:ins w:id="1210" w:author="Raphael Malyankar" w:date="2022-11-16T23:49:00Z">
        <w:r>
          <w:rPr>
            <w:rFonts w:cs="Arial"/>
          </w:rPr>
          <w:t>“</w:t>
        </w:r>
      </w:ins>
      <w:ins w:id="1211" w:author="Raphael Malyankar" w:date="2022-11-16T23:43:00Z">
        <w:r w:rsidR="007B59C4" w:rsidRPr="007B59C4">
          <w:rPr>
            <w:rFonts w:cs="Arial"/>
          </w:rPr>
          <w:t>length overall</w:t>
        </w:r>
      </w:ins>
      <w:ins w:id="1212" w:author="Raphael Malyankar" w:date="2022-11-16T23:44:00Z">
        <w:r w:rsidR="007B59C4">
          <w:rPr>
            <w:rFonts w:cs="Arial"/>
          </w:rPr>
          <w:t xml:space="preserve"> </w:t>
        </w:r>
        <w:r w:rsidR="007B59C4" w:rsidRPr="007B59C4">
          <w:rPr>
            <w:rFonts w:cs="Arial"/>
          </w:rPr>
          <w:t>greater than</w:t>
        </w:r>
        <w:r w:rsidR="007B59C4">
          <w:rPr>
            <w:rFonts w:cs="Arial"/>
          </w:rPr>
          <w:t xml:space="preserve"> </w:t>
        </w:r>
        <w:r w:rsidR="007B59C4" w:rsidRPr="007B59C4">
          <w:rPr>
            <w:rFonts w:cs="Arial"/>
          </w:rPr>
          <w:t>50</w:t>
        </w:r>
        <w:r w:rsidR="007B59C4">
          <w:rPr>
            <w:rFonts w:cs="Arial"/>
          </w:rPr>
          <w:t xml:space="preserve"> metres AND </w:t>
        </w:r>
      </w:ins>
      <w:ins w:id="1213" w:author="Raphael Malyankar" w:date="2022-11-16T23:45:00Z">
        <w:r w:rsidR="007B59C4" w:rsidRPr="007B59C4">
          <w:rPr>
            <w:rFonts w:cs="Arial"/>
          </w:rPr>
          <w:t>less than</w:t>
        </w:r>
        <w:r w:rsidR="007B59C4">
          <w:rPr>
            <w:rFonts w:cs="Arial"/>
          </w:rPr>
          <w:t xml:space="preserve"> 90 metres</w:t>
        </w:r>
      </w:ins>
      <w:ins w:id="1214" w:author="Raphael Malyankar" w:date="2022-11-16T23:49:00Z">
        <w:r>
          <w:rPr>
            <w:rFonts w:cs="Arial"/>
          </w:rPr>
          <w:t xml:space="preserve">, AND </w:t>
        </w:r>
      </w:ins>
      <w:ins w:id="1215" w:author="Raphael Malyankar" w:date="2022-11-16T23:45:00Z">
        <w:r w:rsidR="007B59C4">
          <w:rPr>
            <w:rFonts w:cs="Arial"/>
          </w:rPr>
          <w:t>breadth greater than 20 metres</w:t>
        </w:r>
      </w:ins>
      <w:ins w:id="1216" w:author="Raphael Malyankar" w:date="2022-11-16T23:49:00Z">
        <w:r>
          <w:rPr>
            <w:rFonts w:cs="Arial"/>
          </w:rPr>
          <w:t>”</w:t>
        </w:r>
      </w:ins>
    </w:p>
    <w:p w14:paraId="28796A9F" w14:textId="0107CBAA" w:rsidR="002A4FFD" w:rsidRDefault="002A4FFD" w:rsidP="007B59C4">
      <w:pPr>
        <w:spacing w:after="120" w:line="240" w:lineRule="auto"/>
        <w:rPr>
          <w:ins w:id="1217" w:author="Raphael Malyankar" w:date="2022-11-16T23:54:00Z"/>
          <w:rFonts w:cs="Arial"/>
        </w:rPr>
      </w:pPr>
      <w:ins w:id="1218" w:author="Raphael Malyankar" w:date="2022-11-16T23:53:00Z">
        <w:r>
          <w:rPr>
            <w:rFonts w:cs="Arial"/>
          </w:rPr>
          <w:t>o</w:t>
        </w:r>
      </w:ins>
      <w:ins w:id="1219" w:author="Raphael Malyankar" w:date="2022-11-16T23:54:00Z">
        <w:r>
          <w:rPr>
            <w:rFonts w:cs="Arial"/>
          </w:rPr>
          <w:t>r into a bulleted list:</w:t>
        </w:r>
      </w:ins>
    </w:p>
    <w:p w14:paraId="6C597CDB" w14:textId="6F2B9278" w:rsidR="002A4FFD" w:rsidRPr="002A4FFD" w:rsidRDefault="002A4FFD" w:rsidP="002A4FFD">
      <w:pPr>
        <w:pStyle w:val="ListParagraph"/>
        <w:numPr>
          <w:ilvl w:val="0"/>
          <w:numId w:val="44"/>
        </w:numPr>
        <w:spacing w:after="120" w:line="240" w:lineRule="auto"/>
        <w:rPr>
          <w:ins w:id="1220" w:author="Raphael Malyankar" w:date="2022-11-16T23:54:00Z"/>
          <w:rFonts w:cs="Arial"/>
        </w:rPr>
      </w:pPr>
      <w:ins w:id="1221" w:author="Raphael Malyankar" w:date="2022-11-16T23:54:00Z">
        <w:r w:rsidRPr="002A4FFD">
          <w:rPr>
            <w:rFonts w:cs="Arial"/>
          </w:rPr>
          <w:t xml:space="preserve">length overall greater than 50 metres, </w:t>
        </w:r>
      </w:ins>
      <w:ins w:id="1222" w:author="Raphael Malyankar" w:date="2022-11-16T23:55:00Z">
        <w:r w:rsidRPr="002A4FFD">
          <w:rPr>
            <w:rFonts w:cs="Arial"/>
          </w:rPr>
          <w:t>and</w:t>
        </w:r>
      </w:ins>
    </w:p>
    <w:p w14:paraId="20674AC5" w14:textId="7E6FC483" w:rsidR="002A4FFD" w:rsidRPr="002A4FFD" w:rsidRDefault="002A4FFD" w:rsidP="002A4FFD">
      <w:pPr>
        <w:pStyle w:val="ListParagraph"/>
        <w:numPr>
          <w:ilvl w:val="0"/>
          <w:numId w:val="44"/>
        </w:numPr>
        <w:spacing w:after="120" w:line="240" w:lineRule="auto"/>
        <w:rPr>
          <w:ins w:id="1223" w:author="Raphael Malyankar" w:date="2022-11-16T23:54:00Z"/>
          <w:rFonts w:cs="Arial"/>
        </w:rPr>
      </w:pPr>
      <w:ins w:id="1224" w:author="Raphael Malyankar" w:date="2022-11-16T23:54:00Z">
        <w:r w:rsidRPr="002A4FFD">
          <w:rPr>
            <w:rFonts w:cs="Arial"/>
          </w:rPr>
          <w:t xml:space="preserve">length overall less than 90 metres, </w:t>
        </w:r>
      </w:ins>
      <w:ins w:id="1225" w:author="Raphael Malyankar" w:date="2022-11-16T23:55:00Z">
        <w:r w:rsidRPr="002A4FFD">
          <w:rPr>
            <w:rFonts w:cs="Arial"/>
          </w:rPr>
          <w:t>and</w:t>
        </w:r>
      </w:ins>
    </w:p>
    <w:p w14:paraId="3A215A9B" w14:textId="6AEF85F4" w:rsidR="002A4FFD" w:rsidRDefault="002A4FFD" w:rsidP="002A4FFD">
      <w:pPr>
        <w:pStyle w:val="ListParagraph"/>
        <w:numPr>
          <w:ilvl w:val="0"/>
          <w:numId w:val="44"/>
        </w:numPr>
        <w:spacing w:after="120" w:line="240" w:lineRule="auto"/>
        <w:rPr>
          <w:ins w:id="1226" w:author="Raphael Malyankar" w:date="2022-11-17T00:06:00Z"/>
          <w:rFonts w:cs="Arial"/>
        </w:rPr>
      </w:pPr>
      <w:ins w:id="1227" w:author="Raphael Malyankar" w:date="2022-11-16T23:54:00Z">
        <w:r w:rsidRPr="002A4FFD">
          <w:rPr>
            <w:rFonts w:cs="Arial"/>
          </w:rPr>
          <w:t>breadth greater than 20 metres</w:t>
        </w:r>
      </w:ins>
      <w:ins w:id="1228" w:author="Raphael Malyankar" w:date="2022-11-17T00:04:00Z">
        <w:r w:rsidR="004F1F6A">
          <w:rPr>
            <w:rFonts w:cs="Arial"/>
          </w:rPr>
          <w:t>.</w:t>
        </w:r>
      </w:ins>
    </w:p>
    <w:p w14:paraId="01F2C85F" w14:textId="23B1CC2F" w:rsidR="00807669" w:rsidRPr="00807669" w:rsidRDefault="00807669" w:rsidP="00F87684">
      <w:pPr>
        <w:spacing w:after="120" w:line="240" w:lineRule="auto"/>
        <w:rPr>
          <w:ins w:id="1229" w:author="Raphael Malyankar" w:date="2022-11-16T23:54:00Z"/>
          <w:rFonts w:cs="Arial"/>
        </w:rPr>
      </w:pPr>
      <w:ins w:id="1230" w:author="Raphael Malyankar" w:date="2022-11-17T00:06:00Z">
        <w:r>
          <w:rPr>
            <w:rFonts w:cs="Arial"/>
          </w:rPr>
          <w:t xml:space="preserve">The text </w:t>
        </w:r>
      </w:ins>
      <w:ins w:id="1231" w:author="Raphael Malyankar" w:date="2022-11-17T00:07:00Z">
        <w:r>
          <w:rPr>
            <w:rFonts w:cs="Arial"/>
          </w:rPr>
          <w:t xml:space="preserve">so generated should be linked </w:t>
        </w:r>
      </w:ins>
      <w:ins w:id="1232" w:author="Raphael Malyankar" w:date="2022-11-17T00:08:00Z">
        <w:r>
          <w:rPr>
            <w:rFonts w:cs="Arial"/>
          </w:rPr>
          <w:t xml:space="preserve">or otherwise related </w:t>
        </w:r>
      </w:ins>
      <w:ins w:id="1233" w:author="Raphael Malyankar" w:date="2022-11-17T00:07:00Z">
        <w:r>
          <w:rPr>
            <w:rFonts w:cs="Arial"/>
          </w:rPr>
          <w:t xml:space="preserve">to the feature or information </w:t>
        </w:r>
      </w:ins>
      <w:ins w:id="1234" w:author="Raphael Malyankar" w:date="2022-11-17T00:10:00Z">
        <w:r>
          <w:rPr>
            <w:rFonts w:cs="Arial"/>
          </w:rPr>
          <w:t xml:space="preserve">type </w:t>
        </w:r>
      </w:ins>
      <w:ins w:id="1235" w:author="Raphael Malyankar" w:date="2022-11-17T00:07:00Z">
        <w:r>
          <w:rPr>
            <w:rFonts w:cs="Arial"/>
          </w:rPr>
          <w:t>to which it applies</w:t>
        </w:r>
      </w:ins>
      <w:ins w:id="1236" w:author="Raphael Malyankar" w:date="2022-11-17T00:08:00Z">
        <w:r>
          <w:rPr>
            <w:rFonts w:cs="Arial"/>
          </w:rPr>
          <w:t xml:space="preserve"> depending on the nature </w:t>
        </w:r>
      </w:ins>
      <w:ins w:id="1237" w:author="Raphael Malyankar" w:date="2022-11-17T00:09:00Z">
        <w:r>
          <w:rPr>
            <w:rFonts w:cs="Arial"/>
          </w:rPr>
          <w:t xml:space="preserve">(and attributes, if any) </w:t>
        </w:r>
      </w:ins>
      <w:ins w:id="1238" w:author="Raphael Malyankar" w:date="2022-11-17T00:08:00Z">
        <w:r>
          <w:rPr>
            <w:rFonts w:cs="Arial"/>
          </w:rPr>
          <w:t>of the association</w:t>
        </w:r>
      </w:ins>
      <w:ins w:id="1239" w:author="Raphael Malyankar" w:date="2022-11-17T00:09:00Z">
        <w:r>
          <w:rPr>
            <w:rFonts w:cs="Arial"/>
          </w:rPr>
          <w:t xml:space="preserve"> between </w:t>
        </w:r>
        <w:r w:rsidRPr="00F87684">
          <w:rPr>
            <w:rFonts w:cs="Arial"/>
            <w:b/>
            <w:bCs/>
          </w:rPr>
          <w:t>Applicability</w:t>
        </w:r>
        <w:r>
          <w:rPr>
            <w:rFonts w:cs="Arial"/>
          </w:rPr>
          <w:t xml:space="preserve"> and the feature or information type to which it is associated.</w:t>
        </w:r>
      </w:ins>
      <w:ins w:id="1240" w:author="Raphael Malyankar" w:date="2022-11-17T00:11:00Z">
        <w:r>
          <w:rPr>
            <w:rFonts w:cs="Arial"/>
          </w:rPr>
          <w:t xml:space="preserve"> For example, the text generated might be preceded by the text of the linked </w:t>
        </w:r>
        <w:r w:rsidRPr="00F87684">
          <w:rPr>
            <w:rFonts w:cs="Arial"/>
            <w:b/>
            <w:bCs/>
          </w:rPr>
          <w:t>Regulation</w:t>
        </w:r>
      </w:ins>
      <w:ins w:id="1241" w:author="Raphael Malyankar" w:date="2022-11-17T00:12:00Z">
        <w:r w:rsidR="00F87684">
          <w:rPr>
            <w:rFonts w:cs="Arial"/>
          </w:rPr>
          <w:t xml:space="preserve"> (for </w:t>
        </w:r>
        <w:proofErr w:type="spellStart"/>
        <w:r w:rsidR="00F87684" w:rsidRPr="00F87684">
          <w:rPr>
            <w:rFonts w:cs="Arial"/>
            <w:b/>
            <w:bCs/>
          </w:rPr>
          <w:t>InclusionType</w:t>
        </w:r>
        <w:proofErr w:type="spellEnd"/>
        <w:r w:rsidR="00F87684">
          <w:rPr>
            <w:rFonts w:cs="Arial"/>
          </w:rPr>
          <w:t xml:space="preserve"> associations)</w:t>
        </w:r>
      </w:ins>
      <w:ins w:id="1242" w:author="Raphael Malyankar" w:date="2022-11-17T00:11:00Z">
        <w:r>
          <w:rPr>
            <w:rFonts w:cs="Arial"/>
          </w:rPr>
          <w:t xml:space="preserve">, or the </w:t>
        </w:r>
        <w:r w:rsidR="00F87684">
          <w:rPr>
            <w:rFonts w:cs="Arial"/>
          </w:rPr>
          <w:t xml:space="preserve">text generated from </w:t>
        </w:r>
        <w:r w:rsidR="00F87684" w:rsidRPr="00F87684">
          <w:rPr>
            <w:rFonts w:cs="Arial"/>
            <w:b/>
            <w:bCs/>
          </w:rPr>
          <w:t>Applicability</w:t>
        </w:r>
        <w:r w:rsidR="00F87684">
          <w:rPr>
            <w:rFonts w:cs="Arial"/>
          </w:rPr>
          <w:t xml:space="preserve"> appear in a hover box</w:t>
        </w:r>
      </w:ins>
      <w:ins w:id="1243" w:author="Raphael Malyankar" w:date="2022-11-17T00:12:00Z">
        <w:r w:rsidR="00F87684">
          <w:rPr>
            <w:rFonts w:cs="Arial"/>
          </w:rPr>
          <w:t xml:space="preserve"> linked to a geographic feature (for </w:t>
        </w:r>
        <w:proofErr w:type="spellStart"/>
        <w:r w:rsidR="00F87684" w:rsidRPr="00F87684">
          <w:rPr>
            <w:rFonts w:cs="Arial"/>
            <w:b/>
            <w:bCs/>
          </w:rPr>
          <w:t>PermissionType</w:t>
        </w:r>
        <w:proofErr w:type="spellEnd"/>
        <w:r w:rsidR="00F87684">
          <w:rPr>
            <w:rFonts w:cs="Arial"/>
          </w:rPr>
          <w:t xml:space="preserve"> associations).</w:t>
        </w:r>
      </w:ins>
    </w:p>
    <w:p w14:paraId="7792FAEA" w14:textId="77777777" w:rsidR="001227A5" w:rsidRDefault="004F1F6A" w:rsidP="00B30DD0">
      <w:pPr>
        <w:spacing w:after="120" w:line="240" w:lineRule="auto"/>
        <w:rPr>
          <w:ins w:id="1244" w:author="Raphael Malyankar" w:date="2022-11-17T00:29:00Z"/>
          <w:rFonts w:cs="Arial"/>
        </w:rPr>
      </w:pPr>
      <w:ins w:id="1245" w:author="Raphael Malyankar" w:date="2022-11-17T00:04:00Z">
        <w:r>
          <w:rPr>
            <w:rFonts w:cs="Arial"/>
          </w:rPr>
          <w:t>Tabular</w:t>
        </w:r>
      </w:ins>
      <w:ins w:id="1246" w:author="Raphael Malyankar" w:date="2022-11-16T23:02:00Z">
        <w:r w:rsidR="009351D8">
          <w:rPr>
            <w:rFonts w:cs="Arial"/>
          </w:rPr>
          <w:t xml:space="preserve"> </w:t>
        </w:r>
      </w:ins>
      <w:ins w:id="1247" w:author="Raphael Malyankar" w:date="2022-11-17T00:05:00Z">
        <w:r>
          <w:rPr>
            <w:rFonts w:cs="Arial"/>
          </w:rPr>
          <w:t>display</w:t>
        </w:r>
      </w:ins>
      <w:ins w:id="1248" w:author="Raphael Malyankar" w:date="2022-11-16T23:02:00Z">
        <w:r w:rsidR="009351D8">
          <w:rPr>
            <w:rFonts w:cs="Arial"/>
          </w:rPr>
          <w:t xml:space="preserve"> </w:t>
        </w:r>
      </w:ins>
      <w:ins w:id="1249" w:author="Raphael Malyankar" w:date="2022-11-17T00:06:00Z">
        <w:r w:rsidR="00807669">
          <w:rPr>
            <w:rFonts w:cs="Arial"/>
          </w:rPr>
          <w:t xml:space="preserve">or mixed tabular/text display </w:t>
        </w:r>
      </w:ins>
      <w:ins w:id="1250" w:author="Raphael Malyankar" w:date="2022-11-17T00:05:00Z">
        <w:r>
          <w:rPr>
            <w:rFonts w:cs="Arial"/>
          </w:rPr>
          <w:t>of</w:t>
        </w:r>
      </w:ins>
      <w:ins w:id="1251" w:author="Raphael Malyankar" w:date="2022-11-16T23:02:00Z">
        <w:r w:rsidR="009351D8">
          <w:rPr>
            <w:rFonts w:cs="Arial"/>
          </w:rPr>
          <w:t xml:space="preserve"> </w:t>
        </w:r>
      </w:ins>
      <w:ins w:id="1252" w:author="Raphael Malyankar" w:date="2022-11-17T00:05:00Z">
        <w:r>
          <w:rPr>
            <w:rFonts w:cs="Arial"/>
          </w:rPr>
          <w:t>conditions</w:t>
        </w:r>
      </w:ins>
      <w:ins w:id="1253" w:author="Raphael Malyankar" w:date="2022-11-16T23:02:00Z">
        <w:r w:rsidR="009351D8">
          <w:rPr>
            <w:rFonts w:cs="Arial"/>
          </w:rPr>
          <w:t xml:space="preserve"> </w:t>
        </w:r>
      </w:ins>
      <w:ins w:id="1254" w:author="Raphael Malyankar" w:date="2022-11-17T00:05:00Z">
        <w:r w:rsidR="00807669">
          <w:rPr>
            <w:rFonts w:cs="Arial"/>
          </w:rPr>
          <w:t xml:space="preserve">is also </w:t>
        </w:r>
      </w:ins>
      <w:ins w:id="1255" w:author="Raphael Malyankar" w:date="2022-11-17T00:06:00Z">
        <w:r w:rsidR="00807669">
          <w:rPr>
            <w:rFonts w:cs="Arial"/>
          </w:rPr>
          <w:t>allowable</w:t>
        </w:r>
      </w:ins>
      <w:ins w:id="1256" w:author="Raphael Malyankar" w:date="2022-11-17T00:15:00Z">
        <w:r w:rsidR="00104089">
          <w:rPr>
            <w:rFonts w:cs="Arial"/>
          </w:rPr>
          <w:t>. T</w:t>
        </w:r>
      </w:ins>
      <w:ins w:id="1257" w:author="Raphael Malyankar" w:date="2022-11-17T00:16:00Z">
        <w:r w:rsidR="00104089">
          <w:rPr>
            <w:rFonts w:cs="Arial"/>
          </w:rPr>
          <w:t xml:space="preserve">he design of tabular forms is left to implementers in this edition since S-100 portrayal in Edition 5.0.0 does not provide for </w:t>
        </w:r>
      </w:ins>
      <w:ins w:id="1258" w:author="Raphael Malyankar" w:date="2022-11-17T00:17:00Z">
        <w:r w:rsidR="00104089">
          <w:rPr>
            <w:rFonts w:cs="Arial"/>
          </w:rPr>
          <w:t>the specification of table templates.</w:t>
        </w:r>
      </w:ins>
    </w:p>
    <w:p w14:paraId="229ABAAD" w14:textId="7AAEB5B4" w:rsidR="00E73EDF" w:rsidRPr="00177DE2" w:rsidDel="001227A5" w:rsidRDefault="00E73EDF" w:rsidP="00B30DD0">
      <w:pPr>
        <w:spacing w:after="120" w:line="240" w:lineRule="auto"/>
        <w:rPr>
          <w:del w:id="1259" w:author="Raphael Malyankar" w:date="2022-11-17T00:29:00Z"/>
          <w:rFonts w:cs="Arial"/>
        </w:rPr>
      </w:pPr>
      <w:bookmarkStart w:id="1260" w:name="_Toc119537694"/>
      <w:bookmarkStart w:id="1261" w:name="_Toc120228676"/>
      <w:bookmarkEnd w:id="1260"/>
      <w:bookmarkEnd w:id="1261"/>
    </w:p>
    <w:p w14:paraId="64AEBDC8" w14:textId="77777777" w:rsidR="00E73EDF" w:rsidRPr="00177DE2" w:rsidRDefault="007653F1" w:rsidP="005F5259">
      <w:pPr>
        <w:pStyle w:val="Heading1"/>
        <w:tabs>
          <w:tab w:val="clear" w:pos="400"/>
        </w:tabs>
        <w:spacing w:before="120" w:after="200" w:line="240" w:lineRule="auto"/>
        <w:ind w:left="567" w:hanging="567"/>
      </w:pPr>
      <w:bookmarkStart w:id="1262" w:name="_Toc510785464"/>
      <w:bookmarkStart w:id="1263" w:name="_Toc510784315"/>
      <w:bookmarkStart w:id="1264" w:name="_Toc439685298"/>
      <w:bookmarkStart w:id="1265" w:name="_Ref111713899"/>
      <w:bookmarkStart w:id="1266" w:name="_Toc120228677"/>
      <w:bookmarkEnd w:id="1262"/>
      <w:bookmarkEnd w:id="1263"/>
      <w:r w:rsidRPr="00177DE2">
        <w:t>Data Product format (encoding)</w:t>
      </w:r>
      <w:bookmarkEnd w:id="1264"/>
      <w:bookmarkEnd w:id="1265"/>
      <w:bookmarkEnd w:id="1266"/>
    </w:p>
    <w:p w14:paraId="1EB3981F" w14:textId="3DEFF96D" w:rsidR="00E73EDF" w:rsidRPr="00177DE2" w:rsidRDefault="008B6B28" w:rsidP="005F5259">
      <w:pPr>
        <w:pStyle w:val="Heading2"/>
        <w:tabs>
          <w:tab w:val="clear" w:pos="540"/>
        </w:tabs>
        <w:spacing w:before="120" w:after="200" w:line="240" w:lineRule="auto"/>
        <w:ind w:left="709" w:hanging="709"/>
      </w:pPr>
      <w:bookmarkStart w:id="1267" w:name="_Toc120228678"/>
      <w:r>
        <w:t>Format specification</w:t>
      </w:r>
      <w:bookmarkEnd w:id="1267"/>
    </w:p>
    <w:p w14:paraId="5FDFC2CC" w14:textId="4B6D4A5C" w:rsidR="008B6B28" w:rsidRDefault="007B13A2" w:rsidP="005F5259">
      <w:pPr>
        <w:spacing w:after="120" w:line="240" w:lineRule="auto"/>
      </w:pPr>
      <w:r>
        <w:t xml:space="preserve">The format for datasets must conform to the S-131 GML schema specified below. </w:t>
      </w:r>
      <w:r w:rsidR="007653F1" w:rsidRPr="00177DE2">
        <w:t xml:space="preserve">See </w:t>
      </w:r>
      <w:r w:rsidR="00CE5C0D">
        <w:t xml:space="preserve">S-100 Part 10b and the S-131 GML </w:t>
      </w:r>
      <w:r>
        <w:t>schema documentation</w:t>
      </w:r>
      <w:r w:rsidR="007653F1" w:rsidRPr="00177DE2">
        <w:t xml:space="preserve"> for a complete description of the data records, fields and subfields defined in the encoding.</w:t>
      </w:r>
    </w:p>
    <w:p w14:paraId="095176D6" w14:textId="790D02FE" w:rsidR="00CE5C0D" w:rsidRDefault="00CE5C0D" w:rsidP="00CE5C0D">
      <w:pPr>
        <w:pStyle w:val="Caption"/>
        <w:keepNext/>
      </w:pPr>
      <w:r>
        <w:t xml:space="preserve">Table </w:t>
      </w:r>
      <w:ins w:id="1268" w:author="Raphael Malyankar" w:date="2022-11-15T22:37:00Z">
        <w:r w:rsidR="00AC5C5D">
          <w:fldChar w:fldCharType="begin"/>
        </w:r>
        <w:r w:rsidR="00AC5C5D">
          <w:instrText xml:space="preserve"> STYLEREF 1 \s </w:instrText>
        </w:r>
      </w:ins>
      <w:r w:rsidR="00AC5C5D">
        <w:fldChar w:fldCharType="separate"/>
      </w:r>
      <w:r w:rsidR="00AC5C5D">
        <w:rPr>
          <w:noProof/>
        </w:rPr>
        <w:t>12</w:t>
      </w:r>
      <w:ins w:id="1269"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1270" w:author="Raphael Malyankar" w:date="2022-11-15T22:37:00Z">
        <w:r w:rsidR="00AC5C5D">
          <w:rPr>
            <w:noProof/>
          </w:rPr>
          <w:t>1</w:t>
        </w:r>
        <w:r w:rsidR="00AC5C5D">
          <w:fldChar w:fldCharType="end"/>
        </w:r>
      </w:ins>
      <w:del w:id="1271"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12</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r>
        <w:t xml:space="preserve"> - Format specification information</w:t>
      </w:r>
    </w:p>
    <w:tbl>
      <w:tblPr>
        <w:tblW w:w="0" w:type="auto"/>
        <w:tblInd w:w="205" w:type="dxa"/>
        <w:tblCellMar>
          <w:top w:w="58" w:type="dxa"/>
          <w:left w:w="115" w:type="dxa"/>
          <w:bottom w:w="58" w:type="dxa"/>
          <w:right w:w="115" w:type="dxa"/>
        </w:tblCellMar>
        <w:tblLook w:val="0000" w:firstRow="0" w:lastRow="0" w:firstColumn="0" w:lastColumn="0" w:noHBand="0" w:noVBand="0"/>
      </w:tblPr>
      <w:tblGrid>
        <w:gridCol w:w="1364"/>
        <w:gridCol w:w="4700"/>
        <w:gridCol w:w="3049"/>
      </w:tblGrid>
      <w:tr w:rsidR="00037BB4" w:rsidRPr="0075712D" w14:paraId="3A89485A" w14:textId="77777777" w:rsidTr="00C20D46">
        <w:tc>
          <w:tcPr>
            <w:tcW w:w="13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1A11AA4" w14:textId="77777777" w:rsidR="007455A1" w:rsidRPr="00BB14CB" w:rsidRDefault="007455A1" w:rsidP="00EC7BC2">
            <w:pPr>
              <w:spacing w:after="0" w:line="240" w:lineRule="auto"/>
              <w:rPr>
                <w:b/>
              </w:rPr>
            </w:pPr>
            <w:r w:rsidRPr="00BB14CB">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C87DBAD" w14:textId="77777777" w:rsidR="007455A1" w:rsidRPr="00BB14CB" w:rsidRDefault="007455A1" w:rsidP="00EC7BC2">
            <w:pPr>
              <w:spacing w:after="0" w:line="240" w:lineRule="auto"/>
              <w:rPr>
                <w:b/>
              </w:rPr>
            </w:pPr>
            <w:r w:rsidRPr="00BB14CB">
              <w:rPr>
                <w:b/>
              </w:rPr>
              <w:t>ISO 19131 Elements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3032402" w14:textId="77777777" w:rsidR="007455A1" w:rsidRPr="00BB14CB" w:rsidRDefault="007455A1" w:rsidP="00EC7BC2">
            <w:pPr>
              <w:spacing w:after="0" w:line="240" w:lineRule="auto"/>
              <w:rPr>
                <w:b/>
              </w:rPr>
            </w:pPr>
            <w:r w:rsidRPr="00BB14CB">
              <w:rPr>
                <w:b/>
              </w:rPr>
              <w:t>Value</w:t>
            </w:r>
          </w:p>
        </w:tc>
      </w:tr>
      <w:tr w:rsidR="00037BB4" w:rsidRPr="0075712D" w14:paraId="172841FA"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9868D" w14:textId="77777777" w:rsidR="007455A1" w:rsidRPr="00BB14CB" w:rsidRDefault="007455A1" w:rsidP="00EC7BC2">
            <w:pPr>
              <w:spacing w:after="0" w:line="240" w:lineRule="auto"/>
            </w:pPr>
            <w:r w:rsidRPr="00BB14CB">
              <w:t>Format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59BB19A" w14:textId="0B643E6A" w:rsidR="007455A1" w:rsidRPr="002F2BAA" w:rsidRDefault="007455A1" w:rsidP="00EC7BC2">
            <w:pPr>
              <w:spacing w:after="0" w:line="240" w:lineRule="auto"/>
              <w:jc w:val="left"/>
              <w:rPr>
                <w:lang w:val="da-DK"/>
                <w:rPrChange w:id="1272" w:author="Jens Søe Christiansen" w:date="2025-06-27T11:04:00Z">
                  <w:rPr/>
                </w:rPrChange>
              </w:rPr>
            </w:pPr>
            <w:proofErr w:type="spellStart"/>
            <w:r w:rsidRPr="002F2BAA">
              <w:rPr>
                <w:lang w:val="da-DK"/>
                <w:rPrChange w:id="1273" w:author="Jens Søe Christiansen" w:date="2025-06-27T11:04:00Z">
                  <w:rPr/>
                </w:rPrChange>
              </w:rPr>
              <w:t>DPS_DeliveryInformation.deliveryFormat</w:t>
            </w:r>
            <w:proofErr w:type="spellEnd"/>
            <w:r w:rsidRPr="002F2BAA">
              <w:rPr>
                <w:lang w:val="da-DK"/>
                <w:rPrChange w:id="1274" w:author="Jens Søe Christiansen" w:date="2025-06-27T11:04:00Z">
                  <w:rPr/>
                </w:rPrChange>
              </w:rPr>
              <w:t xml:space="preserve"> &gt; </w:t>
            </w:r>
            <w:proofErr w:type="spellStart"/>
            <w:r w:rsidRPr="002F2BAA">
              <w:rPr>
                <w:lang w:val="da-DK"/>
                <w:rPrChange w:id="1275" w:author="Jens Søe Christiansen" w:date="2025-06-27T11:04:00Z">
                  <w:rPr/>
                </w:rPrChange>
              </w:rPr>
              <w:t>DPS_DeliveryFormat.formatName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0F94DBE" w14:textId="6DCCD6C3" w:rsidR="007455A1" w:rsidRPr="00BB14CB" w:rsidRDefault="007455A1" w:rsidP="00EC7BC2">
            <w:pPr>
              <w:spacing w:after="0" w:line="240" w:lineRule="auto"/>
            </w:pPr>
            <w:r w:rsidRPr="00BB14CB">
              <w:t>GML</w:t>
            </w:r>
          </w:p>
        </w:tc>
      </w:tr>
      <w:tr w:rsidR="00037BB4" w:rsidRPr="0075712D" w14:paraId="75F3FC49"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7C006" w14:textId="77777777" w:rsidR="007455A1" w:rsidRPr="00BB14CB" w:rsidRDefault="007455A1" w:rsidP="00EC7BC2">
            <w:pPr>
              <w:spacing w:after="0" w:line="240" w:lineRule="auto"/>
            </w:pPr>
            <w:r w:rsidRPr="00BB14CB">
              <w:t>Version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30EACD3"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DPS_DeliveryFormat.version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5090439" w14:textId="77777777" w:rsidR="007455A1" w:rsidRPr="00BB14CB" w:rsidRDefault="007455A1" w:rsidP="00EC7BC2">
            <w:pPr>
              <w:spacing w:after="0" w:line="240" w:lineRule="auto"/>
            </w:pPr>
            <w:r w:rsidRPr="00BB14CB">
              <w:t>3.2.1</w:t>
            </w:r>
          </w:p>
        </w:tc>
      </w:tr>
      <w:tr w:rsidR="00037BB4" w:rsidRPr="0075712D" w14:paraId="480021E5"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266D8" w14:textId="77777777" w:rsidR="007455A1" w:rsidRPr="00BB14CB" w:rsidRDefault="007455A1" w:rsidP="00EC7BC2">
            <w:pPr>
              <w:spacing w:after="0" w:line="240" w:lineRule="auto"/>
            </w:pPr>
            <w:r w:rsidRPr="00BB14CB">
              <w:t>Specification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ED03CB8"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DPS_DeliveryFormat.specification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5B626EC" w14:textId="790772EE" w:rsidR="007455A1" w:rsidRPr="00BB14CB" w:rsidRDefault="007455A1" w:rsidP="00EC7BC2">
            <w:pPr>
              <w:spacing w:after="0" w:line="240" w:lineRule="auto"/>
              <w:jc w:val="left"/>
            </w:pPr>
            <w:r w:rsidRPr="007455A1">
              <w:t>S-100 profile of GML (S-100 Part 10b)</w:t>
            </w:r>
          </w:p>
        </w:tc>
      </w:tr>
      <w:tr w:rsidR="00037BB4" w:rsidRPr="0075712D" w14:paraId="77F50230"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13930" w14:textId="77777777" w:rsidR="007455A1" w:rsidRPr="00BB14CB" w:rsidRDefault="007455A1" w:rsidP="00EC7BC2">
            <w:pPr>
              <w:spacing w:after="0" w:line="240" w:lineRule="auto"/>
            </w:pPr>
            <w:r w:rsidRPr="00BB14CB">
              <w:t>Language</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D9BCEF7"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DPS_DeliveryFormat.language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D5F9C1F" w14:textId="77777777" w:rsidR="007455A1" w:rsidRPr="00BB14CB" w:rsidRDefault="007455A1" w:rsidP="00EC7BC2">
            <w:pPr>
              <w:spacing w:after="0" w:line="240" w:lineRule="auto"/>
            </w:pPr>
            <w:r w:rsidRPr="00BB14CB">
              <w:t>English</w:t>
            </w:r>
          </w:p>
        </w:tc>
      </w:tr>
      <w:tr w:rsidR="00037BB4" w:rsidRPr="0075712D" w14:paraId="71089D9A"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1DCBC" w14:textId="77777777" w:rsidR="007455A1" w:rsidRPr="00BB14CB" w:rsidRDefault="007455A1" w:rsidP="00EC7BC2">
            <w:pPr>
              <w:spacing w:after="0" w:line="240" w:lineRule="auto"/>
            </w:pPr>
            <w:r w:rsidRPr="00BB14CB">
              <w:t>Character set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E5DBDFB"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DPS_DeliveryFormat.characterSet</w:t>
            </w:r>
            <w:proofErr w:type="spellEnd"/>
            <w:r w:rsidRPr="00BB14CB">
              <w:t xml:space="preserve"> &gt; </w:t>
            </w:r>
            <w:proofErr w:type="spellStart"/>
            <w:r w:rsidRPr="00BB14CB">
              <w:t>MD_CharacterSetCode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D4E5465" w14:textId="77777777" w:rsidR="007455A1" w:rsidRPr="00BB14CB" w:rsidRDefault="007455A1" w:rsidP="00EC7BC2">
            <w:pPr>
              <w:spacing w:after="0" w:line="240" w:lineRule="auto"/>
            </w:pPr>
            <w:r w:rsidRPr="00BB14CB">
              <w:t>004 – utf8</w:t>
            </w:r>
          </w:p>
        </w:tc>
      </w:tr>
      <w:tr w:rsidR="00037BB4" w:rsidRPr="0075712D" w14:paraId="5E378E65"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AB95B" w14:textId="1E143B5D" w:rsidR="00EC7BC2" w:rsidRPr="00BB14CB" w:rsidRDefault="00EC7BC2" w:rsidP="00EC7BC2">
            <w:pPr>
              <w:spacing w:after="0" w:line="240" w:lineRule="auto"/>
            </w:pPr>
            <w:r>
              <w:lastRenderedPageBreak/>
              <w:t>Additional Information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6A58E4E" w14:textId="4A7ED1CC" w:rsidR="00EC7BC2" w:rsidRPr="00BB14CB" w:rsidRDefault="00EC7BC2" w:rsidP="00EC7BC2">
            <w:pPr>
              <w:spacing w:after="0" w:line="240" w:lineRule="auto"/>
              <w:jc w:val="left"/>
            </w:pPr>
            <w:proofErr w:type="spellStart"/>
            <w:r w:rsidRPr="00EC7BC2">
              <w:t>DPS_DeliveryInformation</w:t>
            </w:r>
            <w:r w:rsidR="00037BB4">
              <w:t>.additionalInformation</w:t>
            </w:r>
            <w:proofErr w:type="spellEnd"/>
            <w:r w:rsidR="00037BB4">
              <w:t xml:space="preserve"> &gt; </w:t>
            </w:r>
            <w:proofErr w:type="spellStart"/>
            <w:proofErr w:type="gramStart"/>
            <w:r w:rsidR="00037BB4">
              <w:t>DPS.AdditionalInformation.additionalInformation</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85133A7" w14:textId="6EB3F3B5" w:rsidR="00EC7BC2" w:rsidRPr="00BB14CB" w:rsidRDefault="00037BB4" w:rsidP="00EC7BC2">
            <w:pPr>
              <w:spacing w:after="0" w:line="240" w:lineRule="auto"/>
            </w:pPr>
            <w:r>
              <w:t>GML schema for S-131 Edition 1.0.0 (https://schemas.s100dev.net)</w:t>
            </w:r>
          </w:p>
        </w:tc>
      </w:tr>
    </w:tbl>
    <w:p w14:paraId="1086DC2B" w14:textId="77777777" w:rsidR="007455A1" w:rsidRDefault="007455A1" w:rsidP="005F5259">
      <w:pPr>
        <w:spacing w:after="120" w:line="240" w:lineRule="auto"/>
      </w:pPr>
    </w:p>
    <w:p w14:paraId="547F3E34" w14:textId="77777777" w:rsidR="008B6B28" w:rsidRPr="00177DE2" w:rsidRDefault="008B6B28" w:rsidP="005F5259">
      <w:pPr>
        <w:spacing w:after="120" w:line="240" w:lineRule="auto"/>
      </w:pPr>
    </w:p>
    <w:p w14:paraId="3E66CDBB" w14:textId="5C905793" w:rsidR="00E73EDF" w:rsidRPr="005B73F1" w:rsidRDefault="007653F1" w:rsidP="008B6B28">
      <w:pPr>
        <w:pStyle w:val="Heading2"/>
      </w:pPr>
      <w:bookmarkStart w:id="1276" w:name="_Toc439685300"/>
      <w:bookmarkStart w:id="1277" w:name="_Toc120228679"/>
      <w:r w:rsidRPr="005B73F1">
        <w:t xml:space="preserve">Encoding of </w:t>
      </w:r>
      <w:r w:rsidR="005F5259">
        <w:t>l</w:t>
      </w:r>
      <w:r w:rsidRPr="005B73F1">
        <w:t xml:space="preserve">atitude and </w:t>
      </w:r>
      <w:r w:rsidR="005F5259">
        <w:t>l</w:t>
      </w:r>
      <w:r w:rsidRPr="005B73F1">
        <w:t>ongitude</w:t>
      </w:r>
      <w:bookmarkEnd w:id="1276"/>
      <w:bookmarkEnd w:id="1277"/>
      <w:r w:rsidRPr="005B73F1">
        <w:t xml:space="preserve"> </w:t>
      </w:r>
    </w:p>
    <w:p w14:paraId="204AC0FA" w14:textId="46301E92" w:rsidR="00E73EDF" w:rsidRDefault="00CC166A" w:rsidP="00503946">
      <w:r w:rsidRPr="00CC166A">
        <w:t xml:space="preserve">Values of latitude and longitude must be accurate to 7 decimal places. Coordinates must be encoded as decimals in the format described </w:t>
      </w:r>
      <w:r w:rsidR="00B93E47">
        <w:t>below</w:t>
      </w:r>
      <w:r w:rsidRPr="00CC166A">
        <w:t>.</w:t>
      </w:r>
    </w:p>
    <w:p w14:paraId="6F130B9E" w14:textId="3F119856" w:rsidR="00B93E47" w:rsidRDefault="00B93E47" w:rsidP="00503946">
      <w:pPr>
        <w:pStyle w:val="ListParagraph"/>
        <w:numPr>
          <w:ilvl w:val="0"/>
          <w:numId w:val="42"/>
        </w:numPr>
      </w:pPr>
      <w:r>
        <w:t>Values should be coded as decimal numbers with 7 or fewer digits after the decimal. The normative encoding is in degrees, with an accuracy of 10</w:t>
      </w:r>
      <w:r w:rsidRPr="00503946">
        <w:rPr>
          <w:vertAlign w:val="superscript"/>
        </w:rPr>
        <w:t>-7</w:t>
      </w:r>
      <w:r>
        <w:t xml:space="preserve"> degrees, i.e., 7 digits after the decimal point.</w:t>
      </w:r>
    </w:p>
    <w:p w14:paraId="5F29B074" w14:textId="210DF828" w:rsidR="00B93E47" w:rsidRDefault="00B93E47" w:rsidP="00503946">
      <w:pPr>
        <w:pStyle w:val="ListParagraph"/>
        <w:numPr>
          <w:ilvl w:val="0"/>
          <w:numId w:val="42"/>
        </w:numPr>
      </w:pPr>
      <w:r>
        <w:t>The decimal point must be indicated by the “.” character.</w:t>
      </w:r>
    </w:p>
    <w:p w14:paraId="415BA531" w14:textId="2FF5D300" w:rsidR="00B93E47" w:rsidRDefault="00B93E47" w:rsidP="00503946">
      <w:pPr>
        <w:pStyle w:val="ListParagraph"/>
        <w:numPr>
          <w:ilvl w:val="0"/>
          <w:numId w:val="42"/>
        </w:numPr>
      </w:pPr>
      <w:r>
        <w:t>Trailing zeroes after the decimal point (and the decimal point itself if appropriate) may be omitted at producer discretion, but the accuracy must still be as indicated (e.g., 10</w:t>
      </w:r>
      <w:r w:rsidRPr="00503946">
        <w:rPr>
          <w:vertAlign w:val="superscript"/>
        </w:rPr>
        <w:t>-7</w:t>
      </w:r>
      <w:r>
        <w:t xml:space="preserve"> degrees for coordinates of default accuracy).</w:t>
      </w:r>
    </w:p>
    <w:p w14:paraId="6ED9E772" w14:textId="23ADD87A" w:rsidR="00E73EDF" w:rsidRPr="005B73F1" w:rsidRDefault="007653F1" w:rsidP="008B6B28">
      <w:pPr>
        <w:pStyle w:val="Heading2"/>
      </w:pPr>
      <w:bookmarkStart w:id="1278" w:name="_Toc439685301"/>
      <w:bookmarkStart w:id="1279" w:name="_Toc120228680"/>
      <w:bookmarkStart w:id="1280" w:name="_Toc225065183"/>
      <w:bookmarkStart w:id="1281" w:name="_Toc225648326"/>
      <w:r w:rsidRPr="005B73F1">
        <w:t xml:space="preserve">Encoding of </w:t>
      </w:r>
      <w:r w:rsidR="00B4398F">
        <w:t>d</w:t>
      </w:r>
      <w:r w:rsidRPr="005B73F1">
        <w:t>epths</w:t>
      </w:r>
      <w:bookmarkEnd w:id="1278"/>
      <w:bookmarkEnd w:id="1279"/>
      <w:r w:rsidRPr="005B73F1">
        <w:t xml:space="preserve"> </w:t>
      </w:r>
    </w:p>
    <w:p w14:paraId="2D27E6B4" w14:textId="3B9B16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 xml:space="preserve">Depths are </w:t>
      </w:r>
      <w:r w:rsidR="00B93E47">
        <w:t>encoded in the format and precision specified in the feature catalogue for the corresponding attribute</w:t>
      </w:r>
      <w:bookmarkEnd w:id="1280"/>
      <w:bookmarkEnd w:id="1281"/>
      <w:r w:rsidR="00B93E47">
        <w:t>. Positive values indicate distances below the applicable datum reference.</w:t>
      </w:r>
    </w:p>
    <w:p w14:paraId="6ECA4760" w14:textId="5B31072C" w:rsidR="00E73EDF" w:rsidRPr="005B73F1" w:rsidRDefault="007653F1" w:rsidP="008B6B28">
      <w:pPr>
        <w:pStyle w:val="Heading2"/>
      </w:pPr>
      <w:bookmarkStart w:id="1282" w:name="_Toc225648294"/>
      <w:bookmarkStart w:id="1283" w:name="_Toc225065151"/>
      <w:bookmarkStart w:id="1284" w:name="_Toc439685302"/>
      <w:bookmarkStart w:id="1285" w:name="_Toc120228681"/>
      <w:r w:rsidRPr="005B73F1">
        <w:t xml:space="preserve">Numeric </w:t>
      </w:r>
      <w:r w:rsidR="00B4398F">
        <w:t>a</w:t>
      </w:r>
      <w:r w:rsidRPr="005B73F1">
        <w:t xml:space="preserve">ttribute </w:t>
      </w:r>
      <w:bookmarkEnd w:id="1282"/>
      <w:bookmarkEnd w:id="1283"/>
      <w:r w:rsidR="00B4398F">
        <w:t>e</w:t>
      </w:r>
      <w:r w:rsidRPr="005B73F1">
        <w:t>ncoding</w:t>
      </w:r>
      <w:bookmarkEnd w:id="1284"/>
      <w:bookmarkEnd w:id="1285"/>
    </w:p>
    <w:p w14:paraId="286A07A7" w14:textId="06B464C4" w:rsidR="00680BA0" w:rsidRDefault="00680BA0" w:rsidP="005F5259">
      <w:pPr>
        <w:pStyle w:val="ISOChange"/>
        <w:spacing w:before="0" w:after="120" w:line="240" w:lineRule="auto"/>
        <w:jc w:val="both"/>
        <w:rPr>
          <w:sz w:val="20"/>
        </w:rPr>
      </w:pPr>
      <w:r>
        <w:rPr>
          <w:sz w:val="20"/>
        </w:rPr>
        <w:t>I</w:t>
      </w:r>
      <w:r w:rsidR="007653F1" w:rsidRPr="005B73F1">
        <w:rPr>
          <w:sz w:val="20"/>
        </w:rPr>
        <w:t>nteger attribute values m</w:t>
      </w:r>
      <w:r w:rsidR="00B4398F">
        <w:rPr>
          <w:sz w:val="20"/>
        </w:rPr>
        <w:t>ust not contain leading zeros.</w:t>
      </w:r>
    </w:p>
    <w:p w14:paraId="518A7789" w14:textId="229D0281" w:rsidR="00680BA0" w:rsidRDefault="00680BA0" w:rsidP="005F5259">
      <w:pPr>
        <w:pStyle w:val="ISOChange"/>
        <w:spacing w:before="0" w:after="120" w:line="240" w:lineRule="auto"/>
        <w:jc w:val="both"/>
        <w:rPr>
          <w:sz w:val="20"/>
        </w:rPr>
      </w:pPr>
      <w:r>
        <w:rPr>
          <w:sz w:val="20"/>
        </w:rPr>
        <w:t>Floating point attributes must not contain leading zeros. Values in the interval (-1, 1) may use a single zero before the decimal point.</w:t>
      </w:r>
    </w:p>
    <w:p w14:paraId="612132B9" w14:textId="2470315F" w:rsidR="00E73EDF" w:rsidRPr="005B73F1" w:rsidRDefault="007653F1" w:rsidP="005F5259">
      <w:pPr>
        <w:pStyle w:val="ISOChange"/>
        <w:spacing w:before="0" w:after="120" w:line="240" w:lineRule="auto"/>
        <w:jc w:val="both"/>
        <w:rPr>
          <w:sz w:val="20"/>
        </w:rPr>
      </w:pPr>
      <w:r w:rsidRPr="005B73F1">
        <w:rPr>
          <w:sz w:val="20"/>
        </w:rPr>
        <w:t>Floating point attribute values must not contain non-significant trailing zeros</w:t>
      </w:r>
      <w:r w:rsidR="00680BA0">
        <w:rPr>
          <w:sz w:val="20"/>
        </w:rPr>
        <w:t xml:space="preserve"> exceeding the attribute’s precision as specified in the feature catalogue.</w:t>
      </w:r>
    </w:p>
    <w:p w14:paraId="11E303AC" w14:textId="63AF8A9D" w:rsidR="00E73EDF" w:rsidRPr="005B73F1" w:rsidRDefault="007653F1" w:rsidP="008B6B28">
      <w:pPr>
        <w:pStyle w:val="Heading2"/>
      </w:pPr>
      <w:bookmarkStart w:id="1286" w:name="_Toc510784321"/>
      <w:bookmarkStart w:id="1287" w:name="_Toc510785470"/>
      <w:bookmarkStart w:id="1288" w:name="_Toc439685303"/>
      <w:bookmarkStart w:id="1289" w:name="_Toc120228682"/>
      <w:bookmarkEnd w:id="1286"/>
      <w:bookmarkEnd w:id="1287"/>
      <w:r w:rsidRPr="005B73F1">
        <w:t xml:space="preserve">Text </w:t>
      </w:r>
      <w:r w:rsidR="00B4398F">
        <w:t>a</w:t>
      </w:r>
      <w:r w:rsidRPr="005B73F1">
        <w:t xml:space="preserve">ttribute </w:t>
      </w:r>
      <w:r w:rsidR="00B4398F">
        <w:t>v</w:t>
      </w:r>
      <w:r w:rsidRPr="005B73F1">
        <w:t>alues</w:t>
      </w:r>
      <w:bookmarkEnd w:id="1288"/>
      <w:bookmarkEnd w:id="1289"/>
      <w:r w:rsidRPr="005B73F1">
        <w:t xml:space="preserve"> </w:t>
      </w:r>
    </w:p>
    <w:p w14:paraId="4D109874" w14:textId="4BC4B13A" w:rsidR="00E73EDF" w:rsidRDefault="007653F1" w:rsidP="00B4398F">
      <w:pPr>
        <w:spacing w:after="120" w:line="240" w:lineRule="auto"/>
      </w:pPr>
      <w:r w:rsidRPr="005B73F1">
        <w:t xml:space="preserve">Character strings </w:t>
      </w:r>
      <w:r w:rsidR="00C36998" w:rsidRPr="005B73F1">
        <w:t xml:space="preserve">must be </w:t>
      </w:r>
      <w:r w:rsidRPr="005B73F1">
        <w:t>encoded using the character set defined in ISO 10646-1, in Unicode Transformation Format-8 (UTF-8).</w:t>
      </w:r>
    </w:p>
    <w:p w14:paraId="53CFE399" w14:textId="40CAD5C1" w:rsidR="00680BA0" w:rsidRDefault="00680BA0" w:rsidP="008B6B28">
      <w:pPr>
        <w:pStyle w:val="Heading2"/>
      </w:pPr>
      <w:bookmarkStart w:id="1290" w:name="_Toc120228683"/>
      <w:r>
        <w:t>Mandatory attribute values</w:t>
      </w:r>
      <w:bookmarkEnd w:id="1290"/>
    </w:p>
    <w:p w14:paraId="0EB8D04F" w14:textId="023A6C4F" w:rsidR="00680BA0" w:rsidRDefault="00680BA0" w:rsidP="00680BA0">
      <w:pPr>
        <w:spacing w:after="120" w:line="240" w:lineRule="auto"/>
      </w:pPr>
      <w:r>
        <w:t>There are four reasons why attribute values may be considered mandatory:</w:t>
      </w:r>
    </w:p>
    <w:p w14:paraId="631C1334" w14:textId="2C5D7C0B" w:rsidR="00680BA0" w:rsidRDefault="00680BA0" w:rsidP="006A5C19">
      <w:pPr>
        <w:pStyle w:val="ListParagraph"/>
        <w:numPr>
          <w:ilvl w:val="0"/>
          <w:numId w:val="27"/>
        </w:numPr>
        <w:spacing w:after="120" w:line="240" w:lineRule="auto"/>
      </w:pPr>
      <w:r>
        <w:t>They determine whether a feature is in the display base,</w:t>
      </w:r>
    </w:p>
    <w:p w14:paraId="4719AE0C" w14:textId="548472A2" w:rsidR="00680BA0" w:rsidRDefault="00680BA0" w:rsidP="006A5C19">
      <w:pPr>
        <w:pStyle w:val="ListParagraph"/>
        <w:numPr>
          <w:ilvl w:val="0"/>
          <w:numId w:val="27"/>
        </w:numPr>
        <w:spacing w:after="120" w:line="240" w:lineRule="auto"/>
      </w:pPr>
      <w:r>
        <w:t>Certain features make no logical sense without specific attributes,</w:t>
      </w:r>
    </w:p>
    <w:p w14:paraId="3F36DB60" w14:textId="6AB43FE4" w:rsidR="00680BA0" w:rsidRDefault="00680BA0" w:rsidP="006A5C19">
      <w:pPr>
        <w:pStyle w:val="ListParagraph"/>
        <w:numPr>
          <w:ilvl w:val="0"/>
          <w:numId w:val="27"/>
        </w:numPr>
        <w:spacing w:after="120" w:line="240" w:lineRule="auto"/>
      </w:pPr>
      <w:r>
        <w:t>Some attributes are necessary to determine which symbol is to be displayed,</w:t>
      </w:r>
    </w:p>
    <w:p w14:paraId="047F8B20" w14:textId="3438180C" w:rsidR="00680BA0" w:rsidRDefault="00680BA0" w:rsidP="006A5C19">
      <w:pPr>
        <w:pStyle w:val="ListParagraph"/>
        <w:numPr>
          <w:ilvl w:val="0"/>
          <w:numId w:val="27"/>
        </w:numPr>
        <w:spacing w:after="120" w:line="240" w:lineRule="auto"/>
      </w:pPr>
      <w:r>
        <w:t>Some attributes are required for safety of navigation.</w:t>
      </w:r>
    </w:p>
    <w:p w14:paraId="4077241B" w14:textId="38AF2D69" w:rsidR="00680BA0" w:rsidRPr="005B73F1" w:rsidRDefault="00680BA0" w:rsidP="00680BA0">
      <w:pPr>
        <w:spacing w:after="120" w:line="240" w:lineRule="auto"/>
      </w:pPr>
      <w:r>
        <w:t xml:space="preserve">All mandatory attributes are identified in the Feature Catalogue and summarised in </w:t>
      </w:r>
      <w:r w:rsidR="008B6B28">
        <w:t>the</w:t>
      </w:r>
      <w:r>
        <w:t xml:space="preserve"> Data Classification and Encoding Guide.</w:t>
      </w:r>
    </w:p>
    <w:p w14:paraId="66CDACD0" w14:textId="66E871B2" w:rsidR="00E73EDF" w:rsidRPr="005B73F1" w:rsidRDefault="007653F1" w:rsidP="008B6B28">
      <w:pPr>
        <w:pStyle w:val="Heading2"/>
        <w:rPr>
          <w:lang w:eastAsia="en-US"/>
        </w:rPr>
      </w:pPr>
      <w:bookmarkStart w:id="1291" w:name="_Toc517858879"/>
      <w:bookmarkStart w:id="1292" w:name="_Toc519859119"/>
      <w:bookmarkStart w:id="1293" w:name="_Toc521495163"/>
      <w:bookmarkStart w:id="1294" w:name="_Toc527117776"/>
      <w:bookmarkStart w:id="1295" w:name="_Toc527620303"/>
      <w:bookmarkStart w:id="1296" w:name="_Toc529974545"/>
      <w:bookmarkStart w:id="1297" w:name="_Toc517858880"/>
      <w:bookmarkStart w:id="1298" w:name="_Toc519859120"/>
      <w:bookmarkStart w:id="1299" w:name="_Toc521495164"/>
      <w:bookmarkStart w:id="1300" w:name="_Toc527117777"/>
      <w:bookmarkStart w:id="1301" w:name="_Toc527620304"/>
      <w:bookmarkStart w:id="1302" w:name="_Toc529974546"/>
      <w:bookmarkStart w:id="1303" w:name="_Toc517858881"/>
      <w:bookmarkStart w:id="1304" w:name="_Toc519859121"/>
      <w:bookmarkStart w:id="1305" w:name="_Toc521495165"/>
      <w:bookmarkStart w:id="1306" w:name="_Toc527117778"/>
      <w:bookmarkStart w:id="1307" w:name="_Toc527620305"/>
      <w:bookmarkStart w:id="1308" w:name="_Toc529974547"/>
      <w:bookmarkStart w:id="1309" w:name="_Toc517858882"/>
      <w:bookmarkStart w:id="1310" w:name="_Toc519859122"/>
      <w:bookmarkStart w:id="1311" w:name="_Toc521495166"/>
      <w:bookmarkStart w:id="1312" w:name="_Toc527117779"/>
      <w:bookmarkStart w:id="1313" w:name="_Toc527620306"/>
      <w:bookmarkStart w:id="1314" w:name="_Toc529974548"/>
      <w:bookmarkStart w:id="1315" w:name="_Toc517858883"/>
      <w:bookmarkStart w:id="1316" w:name="_Toc519859123"/>
      <w:bookmarkStart w:id="1317" w:name="_Toc521495167"/>
      <w:bookmarkStart w:id="1318" w:name="_Toc527117780"/>
      <w:bookmarkStart w:id="1319" w:name="_Toc527620307"/>
      <w:bookmarkStart w:id="1320" w:name="_Toc529974549"/>
      <w:bookmarkStart w:id="1321" w:name="_Toc517858884"/>
      <w:bookmarkStart w:id="1322" w:name="_Toc519859124"/>
      <w:bookmarkStart w:id="1323" w:name="_Toc521495168"/>
      <w:bookmarkStart w:id="1324" w:name="_Toc527117781"/>
      <w:bookmarkStart w:id="1325" w:name="_Toc527620308"/>
      <w:bookmarkStart w:id="1326" w:name="_Toc529974550"/>
      <w:bookmarkStart w:id="1327" w:name="_Toc517858885"/>
      <w:bookmarkStart w:id="1328" w:name="_Toc519859125"/>
      <w:bookmarkStart w:id="1329" w:name="_Toc521495169"/>
      <w:bookmarkStart w:id="1330" w:name="_Toc527117782"/>
      <w:bookmarkStart w:id="1331" w:name="_Toc527620309"/>
      <w:bookmarkStart w:id="1332" w:name="_Toc529974551"/>
      <w:bookmarkStart w:id="1333" w:name="_Toc517858886"/>
      <w:bookmarkStart w:id="1334" w:name="_Toc519859126"/>
      <w:bookmarkStart w:id="1335" w:name="_Toc521495170"/>
      <w:bookmarkStart w:id="1336" w:name="_Toc527117783"/>
      <w:bookmarkStart w:id="1337" w:name="_Toc527620310"/>
      <w:bookmarkStart w:id="1338" w:name="_Toc529974552"/>
      <w:bookmarkStart w:id="1339" w:name="_Toc517858887"/>
      <w:bookmarkStart w:id="1340" w:name="_Toc519859127"/>
      <w:bookmarkStart w:id="1341" w:name="_Toc521495171"/>
      <w:bookmarkStart w:id="1342" w:name="_Toc527117784"/>
      <w:bookmarkStart w:id="1343" w:name="_Toc527620311"/>
      <w:bookmarkStart w:id="1344" w:name="_Toc529974553"/>
      <w:bookmarkStart w:id="1345" w:name="_Toc510784324"/>
      <w:bookmarkStart w:id="1346" w:name="_Toc510785473"/>
      <w:bookmarkStart w:id="1347" w:name="_Toc439685305"/>
      <w:bookmarkStart w:id="1348" w:name="_Toc120228684"/>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1347"/>
      <w:bookmarkEnd w:id="1348"/>
      <w:r w:rsidRPr="005B73F1">
        <w:rPr>
          <w:lang w:eastAsia="en-US"/>
        </w:rPr>
        <w:t xml:space="preserve"> </w:t>
      </w:r>
    </w:p>
    <w:p w14:paraId="7B6B9508" w14:textId="7ECC18BF" w:rsidR="00E73EDF" w:rsidRDefault="008B6B28" w:rsidP="00B4398F">
      <w:pPr>
        <w:autoSpaceDE w:val="0"/>
        <w:autoSpaceDN w:val="0"/>
        <w:adjustRightInd w:val="0"/>
        <w:spacing w:after="120" w:line="240" w:lineRule="auto"/>
        <w:rPr>
          <w:rFonts w:eastAsia="Times New Roman" w:cs="Arial"/>
          <w:lang w:eastAsia="en-US"/>
        </w:rPr>
      </w:pPr>
      <w:r>
        <w:rPr>
          <w:rFonts w:eastAsia="Times New Roman" w:cs="Arial"/>
          <w:lang w:eastAsia="en-US"/>
        </w:rPr>
        <w:t>W</w:t>
      </w:r>
      <w:r w:rsidR="007653F1" w:rsidRPr="005B73F1">
        <w:rPr>
          <w:rFonts w:eastAsia="Times New Roman" w:cs="Arial"/>
          <w:lang w:eastAsia="en-US"/>
        </w:rPr>
        <w:t>hen an attribute code is present but the attribute value is missing, it means that the producer wishes to indicate that this attribute value is unknown.</w:t>
      </w:r>
    </w:p>
    <w:p w14:paraId="4CF90477" w14:textId="4D0E0CFC" w:rsidR="008B6B28" w:rsidRPr="008B6B28" w:rsidRDefault="008B6B28" w:rsidP="007B13A2">
      <w:pPr>
        <w:pStyle w:val="Heading2"/>
        <w:rPr>
          <w:lang w:eastAsia="en-US"/>
        </w:rPr>
      </w:pPr>
      <w:bookmarkStart w:id="1349" w:name="_Toc120228685"/>
      <w:r w:rsidRPr="008B6B28">
        <w:rPr>
          <w:lang w:eastAsia="en-US"/>
        </w:rPr>
        <w:lastRenderedPageBreak/>
        <w:t>Object identifiers</w:t>
      </w:r>
      <w:bookmarkEnd w:id="1349"/>
    </w:p>
    <w:p w14:paraId="473414E0" w14:textId="66BA99FB" w:rsidR="008B6B28" w:rsidRPr="008B6B28" w:rsidRDefault="007B13A2" w:rsidP="008B6B28">
      <w:pPr>
        <w:autoSpaceDE w:val="0"/>
        <w:autoSpaceDN w:val="0"/>
        <w:adjustRightInd w:val="0"/>
        <w:spacing w:after="120" w:line="240" w:lineRule="auto"/>
        <w:rPr>
          <w:rFonts w:eastAsia="Times New Roman" w:cs="Arial"/>
          <w:lang w:eastAsia="en-US"/>
        </w:rPr>
      </w:pPr>
      <w:r>
        <w:rPr>
          <w:rFonts w:eastAsia="Times New Roman" w:cs="Arial"/>
          <w:lang w:eastAsia="en-US"/>
        </w:rPr>
        <w:t>F</w:t>
      </w:r>
      <w:r w:rsidR="008B6B28" w:rsidRPr="008B6B28">
        <w:rPr>
          <w:rFonts w:eastAsia="Times New Roman" w:cs="Arial"/>
          <w:lang w:eastAsia="en-US"/>
        </w:rPr>
        <w:t xml:space="preserve">eature records must </w:t>
      </w:r>
      <w:r w:rsidR="004602AB">
        <w:rPr>
          <w:rFonts w:eastAsia="Times New Roman" w:cs="Arial"/>
          <w:lang w:eastAsia="en-US"/>
        </w:rPr>
        <w:t>have</w:t>
      </w:r>
      <w:r w:rsidR="008B6B28" w:rsidRPr="008B6B28">
        <w:rPr>
          <w:rFonts w:eastAsia="Times New Roman" w:cs="Arial"/>
          <w:lang w:eastAsia="en-US"/>
        </w:rPr>
        <w:t xml:space="preserve"> a unique world-wide identifier.</w:t>
      </w:r>
      <w:r w:rsidR="004602AB">
        <w:rPr>
          <w:rFonts w:eastAsia="Times New Roman" w:cs="Arial"/>
          <w:lang w:eastAsia="en-US"/>
        </w:rPr>
        <w:t xml:space="preserve"> When</w:t>
      </w:r>
      <w:r>
        <w:rPr>
          <w:rFonts w:eastAsia="Times New Roman" w:cs="Arial"/>
          <w:lang w:eastAsia="en-US"/>
        </w:rPr>
        <w:t xml:space="preserve"> an MRN naming scheme is finalised by IHO, </w:t>
      </w:r>
      <w:r w:rsidR="004602AB">
        <w:rPr>
          <w:rFonts w:eastAsia="Times New Roman" w:cs="Arial"/>
          <w:lang w:eastAsia="en-US"/>
        </w:rPr>
        <w:t>the identifier</w:t>
      </w:r>
      <w:r w:rsidR="008B6B28" w:rsidRPr="008B6B28">
        <w:rPr>
          <w:rFonts w:eastAsia="Times New Roman" w:cs="Arial"/>
          <w:lang w:eastAsia="en-US"/>
        </w:rPr>
        <w:t xml:space="preserve"> </w:t>
      </w:r>
      <w:r w:rsidR="004602AB">
        <w:rPr>
          <w:rFonts w:eastAsia="Times New Roman" w:cs="Arial"/>
          <w:lang w:eastAsia="en-US"/>
        </w:rPr>
        <w:t>must be derived from the MRN</w:t>
      </w:r>
      <w:r w:rsidR="008B6B28" w:rsidRPr="008B6B28">
        <w:rPr>
          <w:rFonts w:eastAsia="Times New Roman" w:cs="Arial"/>
          <w:lang w:eastAsia="en-US"/>
        </w:rPr>
        <w:t xml:space="preserve"> of the </w:t>
      </w:r>
      <w:r w:rsidR="004602AB">
        <w:rPr>
          <w:rFonts w:eastAsia="Times New Roman" w:cs="Arial"/>
          <w:lang w:eastAsia="en-US"/>
        </w:rPr>
        <w:t>feature by a reversible 1/1 mapping (i.e., each identifier must map to a corresponding unique MRN and each MRN must map to a corresponding unique feature identifier)</w:t>
      </w:r>
      <w:r w:rsidR="008B6B28" w:rsidRPr="008B6B28">
        <w:rPr>
          <w:rFonts w:eastAsia="Times New Roman" w:cs="Arial"/>
          <w:lang w:eastAsia="en-US"/>
        </w:rPr>
        <w:t>.</w:t>
      </w:r>
    </w:p>
    <w:p w14:paraId="17E7234F" w14:textId="77777777" w:rsidR="004602AB" w:rsidRDefault="004602AB"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MRN identifiers are not included in this version due to ongoing development of the IHO guidelines in the use of MRN for product specifications</w:t>
      </w:r>
      <w:r>
        <w:rPr>
          <w:rFonts w:eastAsia="Times New Roman" w:cs="Arial"/>
          <w:lang w:eastAsia="en-US"/>
        </w:rPr>
        <w:t>.</w:t>
      </w:r>
    </w:p>
    <w:p w14:paraId="58B57315" w14:textId="1CC878A9"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Features, information types, collection objects, meta features, and geometries (inline or external) are all required by the schema to have a </w:t>
      </w:r>
      <w:proofErr w:type="spellStart"/>
      <w:r w:rsidRPr="008B6B28">
        <w:rPr>
          <w:rFonts w:eastAsia="Times New Roman" w:cs="Arial"/>
          <w:lang w:eastAsia="en-US"/>
        </w:rPr>
        <w:t>gml:id</w:t>
      </w:r>
      <w:proofErr w:type="spellEnd"/>
      <w:r w:rsidRPr="008B6B28">
        <w:rPr>
          <w:rFonts w:eastAsia="Times New Roman" w:cs="Arial"/>
          <w:lang w:eastAsia="en-US"/>
        </w:rPr>
        <w:t xml:space="preserve"> attribute with a value that is unique within the dataset. The </w:t>
      </w:r>
      <w:proofErr w:type="spellStart"/>
      <w:r w:rsidRPr="008B6B28">
        <w:rPr>
          <w:rFonts w:eastAsia="Times New Roman" w:cs="Arial"/>
          <w:lang w:eastAsia="en-US"/>
        </w:rPr>
        <w:t>gml:id</w:t>
      </w:r>
      <w:proofErr w:type="spellEnd"/>
      <w:r w:rsidRPr="008B6B28">
        <w:rPr>
          <w:rFonts w:eastAsia="Times New Roman" w:cs="Arial"/>
          <w:lang w:eastAsia="en-US"/>
        </w:rPr>
        <w:t xml:space="preserve"> values must be used as the reference for the object from another object in the same dataset or another dataset.</w:t>
      </w:r>
    </w:p>
    <w:p w14:paraId="440CDC92" w14:textId="1A26B092" w:rsidR="008B6B28" w:rsidRPr="008B6B28" w:rsidRDefault="008B6B28" w:rsidP="007B13A2">
      <w:pPr>
        <w:pStyle w:val="Heading2"/>
        <w:rPr>
          <w:lang w:eastAsia="en-US"/>
        </w:rPr>
      </w:pPr>
      <w:bookmarkStart w:id="1350" w:name="_Toc120228686"/>
      <w:r w:rsidRPr="008B6B28">
        <w:rPr>
          <w:lang w:eastAsia="en-US"/>
        </w:rPr>
        <w:t>Data coverage</w:t>
      </w:r>
      <w:bookmarkEnd w:id="1350"/>
    </w:p>
    <w:p w14:paraId="310EFED7" w14:textId="55679E1C"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All areas of a dataset must be covered by a </w:t>
      </w:r>
      <w:proofErr w:type="spellStart"/>
      <w:r w:rsidRPr="00901B96">
        <w:rPr>
          <w:rFonts w:eastAsia="Times New Roman" w:cs="Arial"/>
          <w:b/>
          <w:bCs/>
          <w:lang w:eastAsia="en-US"/>
        </w:rPr>
        <w:t>DataCoverage</w:t>
      </w:r>
      <w:proofErr w:type="spellEnd"/>
      <w:r w:rsidRPr="008B6B28">
        <w:rPr>
          <w:rFonts w:eastAsia="Times New Roman" w:cs="Arial"/>
          <w:lang w:eastAsia="en-US"/>
        </w:rPr>
        <w:t xml:space="preserve"> meta feature.</w:t>
      </w:r>
    </w:p>
    <w:p w14:paraId="40F4CC85" w14:textId="38CEB0CC"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An update dataset must not change the limit of a </w:t>
      </w:r>
      <w:proofErr w:type="spellStart"/>
      <w:r w:rsidRPr="00814BE6">
        <w:rPr>
          <w:rFonts w:eastAsia="Times New Roman" w:cs="Arial"/>
          <w:b/>
          <w:bCs/>
          <w:lang w:eastAsia="en-US"/>
        </w:rPr>
        <w:t>DataCoverage</w:t>
      </w:r>
      <w:proofErr w:type="spellEnd"/>
      <w:r w:rsidRPr="008B6B28">
        <w:rPr>
          <w:rFonts w:eastAsia="Times New Roman" w:cs="Arial"/>
          <w:lang w:eastAsia="en-US"/>
        </w:rPr>
        <w:t xml:space="preserve"> feature for the base dataset. Where the limit of a </w:t>
      </w:r>
      <w:proofErr w:type="spellStart"/>
      <w:r w:rsidRPr="00814BE6">
        <w:rPr>
          <w:rFonts w:eastAsia="Times New Roman" w:cs="Arial"/>
          <w:b/>
          <w:bCs/>
          <w:lang w:eastAsia="en-US"/>
        </w:rPr>
        <w:t>DataCoverage</w:t>
      </w:r>
      <w:proofErr w:type="spellEnd"/>
      <w:r w:rsidRPr="008B6B28">
        <w:rPr>
          <w:rFonts w:eastAsia="Times New Roman" w:cs="Arial"/>
          <w:lang w:eastAsia="en-US"/>
        </w:rPr>
        <w:t xml:space="preserve"> feature for a base dataset is to be changed, this must be done by issuing a new edition of the dataset. </w:t>
      </w:r>
    </w:p>
    <w:p w14:paraId="0A56EB81" w14:textId="1414398B" w:rsidR="008B6B28" w:rsidRPr="008B6B28" w:rsidRDefault="008B6B28" w:rsidP="007B13A2">
      <w:pPr>
        <w:pStyle w:val="Heading2"/>
        <w:rPr>
          <w:lang w:eastAsia="en-US"/>
        </w:rPr>
      </w:pPr>
      <w:bookmarkStart w:id="1351" w:name="_Toc120228687"/>
      <w:r w:rsidRPr="008B6B28">
        <w:rPr>
          <w:lang w:eastAsia="en-US"/>
        </w:rPr>
        <w:t>Data overlap</w:t>
      </w:r>
      <w:bookmarkEnd w:id="1351"/>
    </w:p>
    <w:p w14:paraId="534BC190" w14:textId="5002EB6B"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S-1</w:t>
      </w:r>
      <w:r w:rsidR="00901B96">
        <w:rPr>
          <w:rFonts w:eastAsia="Times New Roman" w:cs="Arial"/>
          <w:lang w:eastAsia="en-US"/>
        </w:rPr>
        <w:t>31</w:t>
      </w:r>
      <w:r w:rsidRPr="008B6B28">
        <w:rPr>
          <w:rFonts w:eastAsia="Times New Roman" w:cs="Arial"/>
          <w:lang w:eastAsia="en-US"/>
        </w:rPr>
        <w:t xml:space="preserve"> datasets must not overlap other S-1</w:t>
      </w:r>
      <w:r w:rsidR="00901B96">
        <w:rPr>
          <w:rFonts w:eastAsia="Times New Roman" w:cs="Arial"/>
          <w:lang w:eastAsia="en-US"/>
        </w:rPr>
        <w:t>31</w:t>
      </w:r>
      <w:r w:rsidRPr="008B6B28">
        <w:rPr>
          <w:rFonts w:eastAsia="Times New Roman" w:cs="Arial"/>
          <w:lang w:eastAsia="en-US"/>
        </w:rPr>
        <w:t xml:space="preserve"> datasets</w:t>
      </w:r>
      <w:r w:rsidR="00901B96">
        <w:rPr>
          <w:rFonts w:eastAsia="Times New Roman" w:cs="Arial"/>
          <w:lang w:eastAsia="en-US"/>
        </w:rPr>
        <w:t xml:space="preserve"> of the same scale range</w:t>
      </w:r>
      <w:r w:rsidRPr="008B6B28">
        <w:rPr>
          <w:rFonts w:eastAsia="Times New Roman" w:cs="Arial"/>
          <w:lang w:eastAsia="en-US"/>
        </w:rPr>
        <w:t>.</w:t>
      </w:r>
    </w:p>
    <w:p w14:paraId="1C4DA441" w14:textId="3F6999F5" w:rsidR="008B6B28" w:rsidRPr="008B6B28" w:rsidRDefault="008B6B28" w:rsidP="007B13A2">
      <w:pPr>
        <w:pStyle w:val="Heading2"/>
        <w:rPr>
          <w:lang w:eastAsia="en-US"/>
        </w:rPr>
      </w:pPr>
      <w:bookmarkStart w:id="1352" w:name="_Toc120228688"/>
      <w:r w:rsidRPr="008B6B28">
        <w:rPr>
          <w:lang w:eastAsia="en-US"/>
        </w:rPr>
        <w:t>Data quality</w:t>
      </w:r>
      <w:r w:rsidR="007B13A2">
        <w:rPr>
          <w:lang w:eastAsia="en-US"/>
        </w:rPr>
        <w:t xml:space="preserve"> meta-features</w:t>
      </w:r>
      <w:bookmarkEnd w:id="1352"/>
    </w:p>
    <w:p w14:paraId="31B02ADE" w14:textId="51442DB6"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One or more </w:t>
      </w:r>
      <w:proofErr w:type="spellStart"/>
      <w:r w:rsidRPr="00901B96">
        <w:rPr>
          <w:rFonts w:eastAsia="Times New Roman" w:cs="Arial"/>
          <w:b/>
          <w:bCs/>
          <w:lang w:eastAsia="en-US"/>
        </w:rPr>
        <w:t>QualityOfNonBathymetricData</w:t>
      </w:r>
      <w:proofErr w:type="spellEnd"/>
      <w:r w:rsidRPr="008B6B28">
        <w:rPr>
          <w:rFonts w:eastAsia="Times New Roman" w:cs="Arial"/>
          <w:lang w:eastAsia="en-US"/>
        </w:rPr>
        <w:t xml:space="preserve"> features must cover the dataset.</w:t>
      </w:r>
    </w:p>
    <w:p w14:paraId="4E695F4A" w14:textId="5180688C" w:rsidR="008B6B28" w:rsidRPr="008B6B28" w:rsidRDefault="008B6B28" w:rsidP="007B13A2">
      <w:pPr>
        <w:pStyle w:val="Heading2"/>
        <w:rPr>
          <w:lang w:eastAsia="en-US"/>
        </w:rPr>
      </w:pPr>
      <w:bookmarkStart w:id="1353" w:name="_Toc120228689"/>
      <w:r w:rsidRPr="008B6B28">
        <w:rPr>
          <w:lang w:eastAsia="en-US"/>
        </w:rPr>
        <w:t>Data extent</w:t>
      </w:r>
      <w:bookmarkEnd w:id="1353"/>
    </w:p>
    <w:p w14:paraId="76DE509E" w14:textId="10AD6A3E" w:rsid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Datasets must not cross the 180° meridian of longitude</w:t>
      </w:r>
      <w:r w:rsidR="00901B96">
        <w:rPr>
          <w:rFonts w:eastAsia="Times New Roman" w:cs="Arial"/>
          <w:lang w:eastAsia="en-US"/>
        </w:rPr>
        <w:t>.</w:t>
      </w:r>
    </w:p>
    <w:p w14:paraId="67D198CC" w14:textId="35CCA996" w:rsidR="00901B96" w:rsidRDefault="00901B96" w:rsidP="00901B96">
      <w:pPr>
        <w:pStyle w:val="Heading2"/>
        <w:rPr>
          <w:lang w:eastAsia="en-US"/>
        </w:rPr>
      </w:pPr>
      <w:bookmarkStart w:id="1354" w:name="_Toc120228690"/>
      <w:r>
        <w:rPr>
          <w:lang w:eastAsia="en-US"/>
        </w:rPr>
        <w:t>Sequence of objects</w:t>
      </w:r>
      <w:bookmarkEnd w:id="1354"/>
    </w:p>
    <w:p w14:paraId="0792A4E1" w14:textId="10B8AD15" w:rsidR="00901B96" w:rsidRDefault="00901B96" w:rsidP="008B6B28">
      <w:pPr>
        <w:autoSpaceDE w:val="0"/>
        <w:autoSpaceDN w:val="0"/>
        <w:adjustRightInd w:val="0"/>
        <w:spacing w:after="120" w:line="240" w:lineRule="auto"/>
        <w:rPr>
          <w:rFonts w:eastAsia="Times New Roman" w:cs="Arial"/>
          <w:lang w:eastAsia="en-US"/>
        </w:rPr>
      </w:pPr>
      <w:r>
        <w:rPr>
          <w:rFonts w:eastAsia="Times New Roman" w:cs="Arial"/>
          <w:lang w:eastAsia="en-US"/>
        </w:rPr>
        <w:t>The following sequence of objects is recommended</w:t>
      </w:r>
      <w:r w:rsidR="00271523">
        <w:rPr>
          <w:rFonts w:eastAsia="Times New Roman" w:cs="Arial"/>
          <w:lang w:eastAsia="en-US"/>
        </w:rPr>
        <w:t>:</w:t>
      </w:r>
    </w:p>
    <w:p w14:paraId="70E40A23"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Spatial records for by-reference geometries</w:t>
      </w:r>
    </w:p>
    <w:p w14:paraId="7765C3C4"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Point</w:t>
      </w:r>
    </w:p>
    <w:p w14:paraId="16143B81"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Multi point</w:t>
      </w:r>
    </w:p>
    <w:p w14:paraId="213B7CBC"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 xml:space="preserve">Curve </w:t>
      </w:r>
    </w:p>
    <w:p w14:paraId="022D0CF8"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Composite Curve</w:t>
      </w:r>
    </w:p>
    <w:p w14:paraId="15574350"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 xml:space="preserve">Surface </w:t>
      </w:r>
    </w:p>
    <w:p w14:paraId="4FBE16E6"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Information objects</w:t>
      </w:r>
    </w:p>
    <w:p w14:paraId="4A81674C" w14:textId="64DE6D82"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Feature objects</w:t>
      </w:r>
    </w:p>
    <w:p w14:paraId="61649E1B" w14:textId="77777777" w:rsidR="00901B96" w:rsidRPr="00901B96" w:rsidRDefault="00901B96" w:rsidP="00271523">
      <w:pPr>
        <w:autoSpaceDE w:val="0"/>
        <w:autoSpaceDN w:val="0"/>
        <w:adjustRightInd w:val="0"/>
        <w:spacing w:after="0" w:line="240" w:lineRule="auto"/>
        <w:ind w:left="680"/>
        <w:rPr>
          <w:rFonts w:eastAsia="Times New Roman" w:cs="Arial"/>
          <w:lang w:eastAsia="en-US"/>
        </w:rPr>
      </w:pPr>
      <w:r w:rsidRPr="00901B96">
        <w:rPr>
          <w:rFonts w:eastAsia="Times New Roman" w:cs="Arial"/>
          <w:lang w:eastAsia="en-US"/>
        </w:rPr>
        <w:t>Meta features</w:t>
      </w:r>
    </w:p>
    <w:p w14:paraId="184003D9" w14:textId="6C12674B" w:rsidR="00901B96" w:rsidRPr="005B73F1" w:rsidRDefault="00901B96" w:rsidP="00271523">
      <w:pPr>
        <w:autoSpaceDE w:val="0"/>
        <w:autoSpaceDN w:val="0"/>
        <w:adjustRightInd w:val="0"/>
        <w:spacing w:after="120" w:line="240" w:lineRule="auto"/>
        <w:ind w:left="674"/>
        <w:rPr>
          <w:rFonts w:eastAsia="Times New Roman" w:cs="Arial"/>
          <w:lang w:eastAsia="en-US"/>
        </w:rPr>
      </w:pPr>
      <w:r w:rsidRPr="00901B96">
        <w:rPr>
          <w:rFonts w:eastAsia="Times New Roman" w:cs="Arial"/>
          <w:lang w:eastAsia="en-US"/>
        </w:rPr>
        <w:t>Geo features</w:t>
      </w:r>
    </w:p>
    <w:p w14:paraId="4694DED9" w14:textId="1C946543" w:rsidR="00E73EDF" w:rsidRDefault="0091380B" w:rsidP="0091380B">
      <w:pPr>
        <w:pStyle w:val="Heading2"/>
        <w:rPr>
          <w:lang w:val="en-AU"/>
        </w:rPr>
      </w:pPr>
      <w:bookmarkStart w:id="1355" w:name="_Ref111714263"/>
      <w:bookmarkStart w:id="1356" w:name="_Toc120228691"/>
      <w:r>
        <w:rPr>
          <w:lang w:val="en-AU"/>
        </w:rPr>
        <w:t>Content of update</w:t>
      </w:r>
      <w:r w:rsidR="00855D09">
        <w:rPr>
          <w:lang w:val="en-AU"/>
        </w:rPr>
        <w:t xml:space="preserve"> datasets</w:t>
      </w:r>
      <w:bookmarkEnd w:id="1355"/>
      <w:bookmarkEnd w:id="1356"/>
    </w:p>
    <w:p w14:paraId="2D1D4B70" w14:textId="38258BE9" w:rsidR="0091380B" w:rsidRPr="0091380B" w:rsidRDefault="0091380B" w:rsidP="00F4227B">
      <w:pPr>
        <w:rPr>
          <w:lang w:val="en-AU"/>
        </w:rPr>
      </w:pPr>
      <w:r w:rsidRPr="0091380B">
        <w:rPr>
          <w:lang w:val="en-AU"/>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5B7B1349" w14:textId="13753301" w:rsidR="0091380B" w:rsidRPr="0091380B" w:rsidRDefault="0091380B" w:rsidP="00F4227B">
      <w:pPr>
        <w:rPr>
          <w:lang w:val="en-AU"/>
        </w:rPr>
      </w:pPr>
      <w:r w:rsidRPr="0091380B">
        <w:rPr>
          <w:lang w:val="en-AU"/>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5807EC3B" w14:textId="12325A2C" w:rsidR="0091380B" w:rsidRPr="0091380B" w:rsidRDefault="0091380B" w:rsidP="00F4227B">
      <w:pPr>
        <w:rPr>
          <w:lang w:val="en-AU"/>
        </w:rPr>
      </w:pPr>
      <w:r w:rsidRPr="0091380B">
        <w:rPr>
          <w:lang w:val="en-AU"/>
        </w:rPr>
        <w:lastRenderedPageBreak/>
        <w:t>Spatial objects that are not inline (i.e., geometry that is encoded as an independent spatial object in the dataset) is treated like any other object, i.e., it needs to be updated if and only if the primitive has changed (e.g., a coordinate is updated).</w:t>
      </w:r>
    </w:p>
    <w:p w14:paraId="03FD85AC" w14:textId="72F792D0" w:rsidR="0091380B" w:rsidRDefault="0091380B" w:rsidP="00F4227B">
      <w:pPr>
        <w:rPr>
          <w:ins w:id="1357" w:author="Raphael Malyankar" w:date="2022-11-13T21:38:00Z"/>
          <w:lang w:val="en-AU"/>
        </w:rPr>
      </w:pPr>
      <w:r w:rsidRPr="0091380B">
        <w:rPr>
          <w:lang w:val="en-AU"/>
        </w:rPr>
        <w:t xml:space="preserve">Feature and information type instances are deleted without replacement by setting the </w:t>
      </w:r>
      <w:proofErr w:type="spellStart"/>
      <w:r w:rsidRPr="00814BE6">
        <w:rPr>
          <w:b/>
          <w:bCs/>
          <w:lang w:val="en-AU"/>
        </w:rPr>
        <w:t>fixedDateRange</w:t>
      </w:r>
      <w:r w:rsidRPr="0091380B">
        <w:rPr>
          <w:lang w:val="en-AU"/>
        </w:rPr>
        <w:t>.</w:t>
      </w:r>
      <w:r w:rsidRPr="00814BE6">
        <w:rPr>
          <w:b/>
          <w:bCs/>
          <w:lang w:val="en-AU"/>
        </w:rPr>
        <w:t>dateEnd</w:t>
      </w:r>
      <w:proofErr w:type="spellEnd"/>
      <w:r w:rsidRPr="0091380B">
        <w:rPr>
          <w:lang w:val="en-AU"/>
        </w:rPr>
        <w:t xml:space="preserve"> attribute of the instance to the date of deletion, which will usually be the issue date of the update.</w:t>
      </w:r>
    </w:p>
    <w:p w14:paraId="1EC8329F" w14:textId="772AC512" w:rsidR="00F4227B" w:rsidRDefault="00F4227B" w:rsidP="00F4227B">
      <w:pPr>
        <w:pStyle w:val="Heading2"/>
        <w:rPr>
          <w:ins w:id="1358" w:author="Raphael Malyankar" w:date="2022-11-13T21:39:00Z"/>
          <w:lang w:val="en-AU"/>
        </w:rPr>
      </w:pPr>
      <w:bookmarkStart w:id="1359" w:name="_Toc120228692"/>
      <w:ins w:id="1360" w:author="Raphael Malyankar" w:date="2022-11-13T21:38:00Z">
        <w:r>
          <w:rPr>
            <w:lang w:val="en-AU"/>
          </w:rPr>
          <w:t>Datum c</w:t>
        </w:r>
      </w:ins>
      <w:ins w:id="1361" w:author="Raphael Malyankar" w:date="2022-11-13T21:39:00Z">
        <w:r>
          <w:rPr>
            <w:lang w:val="en-AU"/>
          </w:rPr>
          <w:t>overage</w:t>
        </w:r>
        <w:bookmarkEnd w:id="1359"/>
      </w:ins>
    </w:p>
    <w:p w14:paraId="3ED73102" w14:textId="0AEC23BD" w:rsidR="00F4227B" w:rsidRDefault="00F4227B" w:rsidP="00F4227B">
      <w:pPr>
        <w:rPr>
          <w:ins w:id="1362" w:author="Raphael Malyankar" w:date="2022-11-14T18:50:00Z"/>
          <w:lang w:val="en-AU"/>
        </w:rPr>
      </w:pPr>
      <w:ins w:id="1363" w:author="Raphael Malyankar" w:date="2022-11-13T21:39:00Z">
        <w:r>
          <w:rPr>
            <w:lang w:val="en-AU"/>
          </w:rPr>
          <w:t xml:space="preserve">All features in a dataset with depth or elevation attributes must be covered by </w:t>
        </w:r>
        <w:proofErr w:type="spellStart"/>
        <w:r w:rsidRPr="00F4227B">
          <w:rPr>
            <w:b/>
            <w:bCs/>
            <w:lang w:val="en-AU"/>
          </w:rPr>
          <w:t>SoundingDatum</w:t>
        </w:r>
        <w:proofErr w:type="spellEnd"/>
        <w:r>
          <w:rPr>
            <w:lang w:val="en-AU"/>
          </w:rPr>
          <w:t xml:space="preserve"> and </w:t>
        </w:r>
        <w:proofErr w:type="spellStart"/>
        <w:r w:rsidRPr="00F4227B">
          <w:rPr>
            <w:b/>
            <w:bCs/>
            <w:lang w:val="en-AU"/>
          </w:rPr>
          <w:t>VerticalDatumOfData</w:t>
        </w:r>
        <w:proofErr w:type="spellEnd"/>
        <w:r>
          <w:rPr>
            <w:lang w:val="en-AU"/>
          </w:rPr>
          <w:t xml:space="preserve"> meta-features respectively.</w:t>
        </w:r>
      </w:ins>
    </w:p>
    <w:p w14:paraId="2023CEF9" w14:textId="20845028" w:rsidR="00957203" w:rsidRDefault="00957203" w:rsidP="00EC65F1">
      <w:pPr>
        <w:pStyle w:val="Heading2"/>
        <w:rPr>
          <w:ins w:id="1364" w:author="Raphael Malyankar" w:date="2022-11-14T18:51:00Z"/>
          <w:lang w:val="en-AU"/>
        </w:rPr>
      </w:pPr>
      <w:bookmarkStart w:id="1365" w:name="_Toc120228693"/>
      <w:ins w:id="1366" w:author="Raphael Malyankar" w:date="2022-11-14T18:51:00Z">
        <w:r>
          <w:rPr>
            <w:lang w:val="en-AU"/>
          </w:rPr>
          <w:t>Attribute multiplicity</w:t>
        </w:r>
        <w:bookmarkEnd w:id="1365"/>
      </w:ins>
    </w:p>
    <w:p w14:paraId="0F03CD8D" w14:textId="11CB6577" w:rsidR="00957203" w:rsidRDefault="00957203" w:rsidP="00F4227B">
      <w:pPr>
        <w:rPr>
          <w:ins w:id="1367" w:author="Raphael Malyankar" w:date="2022-11-14T18:55:00Z"/>
          <w:lang w:val="en-AU"/>
        </w:rPr>
      </w:pPr>
      <w:ins w:id="1368" w:author="Raphael Malyankar" w:date="2022-11-14T18:51:00Z">
        <w:r>
          <w:rPr>
            <w:lang w:val="en-AU"/>
          </w:rPr>
          <w:t>In general, if a</w:t>
        </w:r>
      </w:ins>
      <w:ins w:id="1369" w:author="Raphael Malyankar" w:date="2022-11-14T18:52:00Z">
        <w:r>
          <w:rPr>
            <w:lang w:val="en-AU"/>
          </w:rPr>
          <w:t xml:space="preserve">ll the sub-attributes of a complex attribute are optional, at least one of them should be </w:t>
        </w:r>
        <w:r w:rsidR="006867AD">
          <w:rPr>
            <w:lang w:val="en-AU"/>
          </w:rPr>
          <w:t xml:space="preserve">present and have a </w:t>
        </w:r>
      </w:ins>
      <w:ins w:id="1370" w:author="Raphael Malyankar" w:date="2022-11-14T18:53:00Z">
        <w:r w:rsidR="006867AD">
          <w:rPr>
            <w:lang w:val="en-AU"/>
          </w:rPr>
          <w:t xml:space="preserve">value that is not empty (or white space, for attributes of type </w:t>
        </w:r>
      </w:ins>
      <w:ins w:id="1371" w:author="Raphael Malyankar" w:date="2022-11-14T18:54:00Z">
        <w:r w:rsidR="006867AD">
          <w:rPr>
            <w:lang w:val="en-AU"/>
          </w:rPr>
          <w:t>“</w:t>
        </w:r>
      </w:ins>
      <w:ins w:id="1372" w:author="Raphael Malyankar" w:date="2022-11-14T18:53:00Z">
        <w:r w:rsidR="006867AD">
          <w:rPr>
            <w:lang w:val="en-AU"/>
          </w:rPr>
          <w:t>text</w:t>
        </w:r>
      </w:ins>
      <w:ins w:id="1373" w:author="Raphael Malyankar" w:date="2022-11-14T18:54:00Z">
        <w:r w:rsidR="006867AD">
          <w:rPr>
            <w:lang w:val="en-AU"/>
          </w:rPr>
          <w:t>”</w:t>
        </w:r>
      </w:ins>
      <w:ins w:id="1374" w:author="Raphael Malyankar" w:date="2022-11-14T18:53:00Z">
        <w:r w:rsidR="006867AD">
          <w:rPr>
            <w:lang w:val="en-AU"/>
          </w:rPr>
          <w:t xml:space="preserve"> </w:t>
        </w:r>
      </w:ins>
      <w:ins w:id="1375" w:author="Raphael Malyankar" w:date="2022-11-14T18:54:00Z">
        <w:r w:rsidR="006867AD">
          <w:rPr>
            <w:lang w:val="en-AU"/>
          </w:rPr>
          <w:t>or</w:t>
        </w:r>
      </w:ins>
      <w:ins w:id="1376" w:author="Raphael Malyankar" w:date="2022-11-14T18:53:00Z">
        <w:r w:rsidR="006867AD">
          <w:rPr>
            <w:lang w:val="en-AU"/>
          </w:rPr>
          <w:t xml:space="preserve"> </w:t>
        </w:r>
      </w:ins>
      <w:ins w:id="1377" w:author="Raphael Malyankar" w:date="2022-11-14T18:54:00Z">
        <w:r w:rsidR="006867AD">
          <w:rPr>
            <w:lang w:val="en-AU"/>
          </w:rPr>
          <w:t>types derived from “text”).</w:t>
        </w:r>
      </w:ins>
    </w:p>
    <w:p w14:paraId="5494190C" w14:textId="77777777" w:rsidR="006867AD" w:rsidRDefault="006867AD" w:rsidP="00F4227B">
      <w:pPr>
        <w:rPr>
          <w:ins w:id="1378" w:author="Raphael Malyankar" w:date="2022-11-14T18:56:00Z"/>
          <w:lang w:val="en-AU"/>
        </w:rPr>
      </w:pPr>
      <w:ins w:id="1379" w:author="Raphael Malyankar" w:date="2022-11-14T18:55:00Z">
        <w:r>
          <w:rPr>
            <w:lang w:val="en-AU"/>
          </w:rPr>
          <w:t>Similarly, if all the attributes of an information type are optional, at least</w:t>
        </w:r>
      </w:ins>
      <w:ins w:id="1380" w:author="Raphael Malyankar" w:date="2022-11-14T18:56:00Z">
        <w:r>
          <w:rPr>
            <w:lang w:val="en-AU"/>
          </w:rPr>
          <w:t xml:space="preserve"> one of them should be present and have a non-empty value.</w:t>
        </w:r>
      </w:ins>
    </w:p>
    <w:p w14:paraId="43003D27" w14:textId="0BB4D045" w:rsidR="006867AD" w:rsidRDefault="006867AD" w:rsidP="00F4227B">
      <w:pPr>
        <w:rPr>
          <w:ins w:id="1381" w:author="Raphael Malyankar" w:date="2022-11-14T18:58:00Z"/>
          <w:lang w:val="en-AU"/>
        </w:rPr>
      </w:pPr>
      <w:ins w:id="1382" w:author="Raphael Malyankar" w:date="2022-11-14T18:55:00Z">
        <w:r>
          <w:rPr>
            <w:lang w:val="en-AU"/>
          </w:rPr>
          <w:t xml:space="preserve">Note that there is no such general rule for </w:t>
        </w:r>
      </w:ins>
      <w:ins w:id="1383" w:author="Raphael Malyankar" w:date="2022-11-14T18:56:00Z">
        <w:r>
          <w:rPr>
            <w:lang w:val="en-AU"/>
          </w:rPr>
          <w:t xml:space="preserve">features, </w:t>
        </w:r>
      </w:ins>
      <w:ins w:id="1384" w:author="Raphael Malyankar" w:date="2022-11-14T18:57:00Z">
        <w:r>
          <w:rPr>
            <w:lang w:val="en-AU"/>
          </w:rPr>
          <w:t xml:space="preserve">though </w:t>
        </w:r>
      </w:ins>
      <w:ins w:id="1385" w:author="Raphael Malyankar" w:date="2022-11-14T18:58:00Z">
        <w:r>
          <w:rPr>
            <w:lang w:val="en-AU"/>
          </w:rPr>
          <w:t>the DCEG may require it for specific features.</w:t>
        </w:r>
      </w:ins>
    </w:p>
    <w:p w14:paraId="32A69D14" w14:textId="1ECD7025" w:rsidR="006867AD" w:rsidRDefault="00EC65F1" w:rsidP="00F4227B">
      <w:pPr>
        <w:rPr>
          <w:lang w:val="en-AU"/>
        </w:rPr>
      </w:pPr>
      <w:ins w:id="1386" w:author="Raphael Malyankar" w:date="2022-11-14T19:00:00Z">
        <w:r>
          <w:rPr>
            <w:lang w:val="en-AU"/>
          </w:rPr>
          <w:t xml:space="preserve">These requirements are phrased as recommendations in </w:t>
        </w:r>
      </w:ins>
      <w:ins w:id="1387" w:author="Raphael Malyankar" w:date="2022-11-14T19:01:00Z">
        <w:r>
          <w:rPr>
            <w:lang w:val="en-AU"/>
          </w:rPr>
          <w:t>Edition 1.0 in order to facilitate the phased development of datasets.</w:t>
        </w:r>
      </w:ins>
      <w:ins w:id="1388" w:author="Raphael Malyankar" w:date="2022-11-14T19:02:00Z">
        <w:r>
          <w:rPr>
            <w:lang w:val="en-AU"/>
          </w:rPr>
          <w:t xml:space="preserve"> Future editions may strengthen them as appropriate.</w:t>
        </w:r>
      </w:ins>
    </w:p>
    <w:p w14:paraId="3D4C3705" w14:textId="0240D194" w:rsidR="00855D09" w:rsidRPr="005B73F1" w:rsidRDefault="00855D09"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1389" w:name="_Toc510785475"/>
      <w:bookmarkStart w:id="1390" w:name="_Toc510784326"/>
      <w:bookmarkStart w:id="1391" w:name="_Toc510785476"/>
      <w:bookmarkStart w:id="1392" w:name="_Toc510784327"/>
      <w:bookmarkStart w:id="1393" w:name="_Toc439685306"/>
      <w:bookmarkStart w:id="1394" w:name="_Toc225648364"/>
      <w:bookmarkStart w:id="1395" w:name="_Toc225065221"/>
      <w:bookmarkStart w:id="1396" w:name="_Ref111772088"/>
      <w:bookmarkStart w:id="1397" w:name="_Toc120228694"/>
      <w:bookmarkStart w:id="1398" w:name="_Toc225648340"/>
      <w:bookmarkStart w:id="1399" w:name="_Toc225065197"/>
      <w:bookmarkEnd w:id="1389"/>
      <w:bookmarkEnd w:id="1390"/>
      <w:bookmarkEnd w:id="1391"/>
      <w:bookmarkEnd w:id="1392"/>
      <w:r w:rsidRPr="005B73F1">
        <w:t>Data Product Delivery</w:t>
      </w:r>
      <w:bookmarkEnd w:id="1393"/>
      <w:bookmarkEnd w:id="1394"/>
      <w:bookmarkEnd w:id="1395"/>
      <w:bookmarkEnd w:id="1396"/>
      <w:bookmarkEnd w:id="1397"/>
      <w:r w:rsidRPr="005B73F1">
        <w:t xml:space="preserve"> </w:t>
      </w:r>
    </w:p>
    <w:p w14:paraId="5E056ADD" w14:textId="3308CDFD" w:rsidR="001563C9" w:rsidRPr="005B73F1" w:rsidRDefault="007653F1" w:rsidP="00081FF3">
      <w:pPr>
        <w:spacing w:after="120" w:line="240" w:lineRule="auto"/>
      </w:pP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54130DA1" w14:textId="34785DE6" w:rsidR="00081FF3" w:rsidRDefault="00081FF3" w:rsidP="00081FF3">
      <w:pPr>
        <w:pStyle w:val="Heading2"/>
      </w:pPr>
      <w:bookmarkStart w:id="1400" w:name="_Ref111729169"/>
      <w:bookmarkStart w:id="1401" w:name="_Toc120228695"/>
      <w:bookmarkStart w:id="1402" w:name="_Toc439685308"/>
      <w:r>
        <w:t>Exchange set components</w:t>
      </w:r>
      <w:bookmarkEnd w:id="1400"/>
      <w:bookmarkEnd w:id="1401"/>
    </w:p>
    <w:p w14:paraId="79FEBCD7" w14:textId="26FCB0A6" w:rsidR="00081FF3" w:rsidRDefault="00081FF3" w:rsidP="00081FF3">
      <w:pPr>
        <w:spacing w:after="120" w:line="240" w:lineRule="auto"/>
        <w:rPr>
          <w:rFonts w:cs="Arial"/>
        </w:rPr>
      </w:pPr>
      <w:r>
        <w:rPr>
          <w:rFonts w:cs="Arial"/>
        </w:rPr>
        <w:t xml:space="preserve">S-131 uses the same </w:t>
      </w:r>
      <w:r w:rsidR="00DF7B44">
        <w:rPr>
          <w:rFonts w:cs="Arial"/>
        </w:rPr>
        <w:t xml:space="preserve">exchange set </w:t>
      </w:r>
      <w:r>
        <w:rPr>
          <w:rFonts w:cs="Arial"/>
        </w:rPr>
        <w:t xml:space="preserve">components and metadata as S-100.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0956">
        <w:rPr>
          <w:rFonts w:cs="Arial"/>
        </w:rPr>
        <w:t xml:space="preserve">depicts the exchange set </w:t>
      </w:r>
      <w:r w:rsidR="00DF7B44">
        <w:rPr>
          <w:rFonts w:cs="Arial"/>
        </w:rPr>
        <w:t>components</w:t>
      </w:r>
      <w:r w:rsidRPr="00160956">
        <w:rPr>
          <w:rFonts w:cs="Arial"/>
        </w:rPr>
        <w:t xml:space="preserve"> (datasets and feature/portrayal catalogues) and exchange set metadata. This figure is derived from Figure 17-2 in S-100 Edition 5.0.0. Note also that the link between S100_Dataset and S100_CatalogueMetadata is implicit by means of the S-1</w:t>
      </w:r>
      <w:r>
        <w:rPr>
          <w:rFonts w:cs="Arial"/>
        </w:rPr>
        <w:t>31</w:t>
      </w:r>
      <w:r w:rsidRPr="00160956">
        <w:rPr>
          <w:rFonts w:cs="Arial"/>
        </w:rPr>
        <w:t xml:space="preserve"> version to which the feature catalogue, portrayal catalogue, and dataset conform, which must have the same edition and revision components.</w:t>
      </w:r>
    </w:p>
    <w:p w14:paraId="3C9F7EC3" w14:textId="77777777" w:rsidR="00081FF3" w:rsidRDefault="00081FF3" w:rsidP="00081FF3">
      <w:pPr>
        <w:keepNext/>
        <w:spacing w:after="120" w:line="240" w:lineRule="auto"/>
        <w:jc w:val="center"/>
      </w:pPr>
      <w:r>
        <w:rPr>
          <w:rFonts w:cs="Arial"/>
          <w:noProof/>
        </w:rPr>
        <w:lastRenderedPageBreak/>
        <w:drawing>
          <wp:inline distT="0" distB="0" distL="0" distR="0" wp14:anchorId="17D902EF" wp14:editId="7B525167">
            <wp:extent cx="5770880" cy="37928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5.0 Fig 17-2 S100 ExchangeSet.png"/>
                    <pic:cNvPicPr/>
                  </pic:nvPicPr>
                  <pic:blipFill>
                    <a:blip r:embed="rId51"/>
                    <a:stretch>
                      <a:fillRect/>
                    </a:stretch>
                  </pic:blipFill>
                  <pic:spPr>
                    <a:xfrm>
                      <a:off x="0" y="0"/>
                      <a:ext cx="5770880" cy="3792855"/>
                    </a:xfrm>
                    <a:prstGeom prst="rect">
                      <a:avLst/>
                    </a:prstGeom>
                  </pic:spPr>
                </pic:pic>
              </a:graphicData>
            </a:graphic>
          </wp:inline>
        </w:drawing>
      </w:r>
    </w:p>
    <w:p w14:paraId="4DCEE604" w14:textId="42FA7A06" w:rsidR="00081FF3" w:rsidRDefault="00081FF3" w:rsidP="00081FF3">
      <w:pPr>
        <w:pStyle w:val="Caption"/>
        <w:jc w:val="center"/>
        <w:rPr>
          <w:rFonts w:cs="Arial"/>
        </w:rPr>
      </w:pPr>
      <w:bookmarkStart w:id="1403" w:name="_Ref111726983"/>
      <w:bookmarkStart w:id="1404" w:name="_Ref111726979"/>
      <w:r>
        <w:t xml:space="preserve">Figure </w:t>
      </w:r>
      <w:ins w:id="1405" w:author="Raphael Malyankar" w:date="2022-11-04T16:52:00Z">
        <w:r w:rsidR="00C30215">
          <w:fldChar w:fldCharType="begin"/>
        </w:r>
        <w:r w:rsidR="00C30215">
          <w:instrText xml:space="preserve"> STYLEREF 1 \s </w:instrText>
        </w:r>
      </w:ins>
      <w:r w:rsidR="00C30215">
        <w:fldChar w:fldCharType="separate"/>
      </w:r>
      <w:r w:rsidR="00C30215">
        <w:rPr>
          <w:noProof/>
        </w:rPr>
        <w:t>13</w:t>
      </w:r>
      <w:ins w:id="140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407" w:author="Raphael Malyankar" w:date="2022-11-04T16:52:00Z">
        <w:r w:rsidR="00C30215">
          <w:rPr>
            <w:noProof/>
          </w:rPr>
          <w:t>1</w:t>
        </w:r>
        <w:r w:rsidR="00C30215">
          <w:fldChar w:fldCharType="end"/>
        </w:r>
      </w:ins>
      <w:del w:id="140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13</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bookmarkEnd w:id="1403"/>
      <w:r>
        <w:t xml:space="preserve"> - </w:t>
      </w:r>
      <w:r w:rsidRPr="001A5CB5">
        <w:t>Components and associated metadata for the S-1</w:t>
      </w:r>
      <w:r>
        <w:t>31</w:t>
      </w:r>
      <w:r w:rsidRPr="001A5CB5">
        <w:t xml:space="preserve"> exchange set (S-100 5.0.0 Figure 17-2</w:t>
      </w:r>
      <w:r>
        <w:t>)</w:t>
      </w:r>
      <w:bookmarkEnd w:id="1404"/>
    </w:p>
    <w:p w14:paraId="155B05DE" w14:textId="77777777" w:rsidR="00081FF3" w:rsidRDefault="00081FF3" w:rsidP="00081FF3">
      <w:pPr>
        <w:spacing w:after="120" w:line="240" w:lineRule="auto"/>
        <w:rPr>
          <w:rFonts w:cs="Arial"/>
        </w:rPr>
      </w:pPr>
    </w:p>
    <w:p w14:paraId="5FFCC407" w14:textId="63EBBFE4" w:rsidR="00081FF3" w:rsidRPr="001613A8" w:rsidRDefault="00081FF3" w:rsidP="00081FF3">
      <w:pPr>
        <w:spacing w:after="120" w:line="240" w:lineRule="auto"/>
        <w:rPr>
          <w:rFonts w:cs="Arial"/>
        </w:rPr>
      </w:pPr>
      <w:r w:rsidRPr="001613A8">
        <w:rPr>
          <w:rFonts w:cs="Arial"/>
        </w:rPr>
        <w:t xml:space="preserve">The rules governing the presence and roles of the exchange set components depicted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13A8">
        <w:rPr>
          <w:rFonts w:cs="Arial"/>
        </w:rPr>
        <w:t>are given below.</w:t>
      </w:r>
    </w:p>
    <w:p w14:paraId="7EF92B16" w14:textId="613F53A1" w:rsidR="00081FF3" w:rsidRPr="00A67EA1" w:rsidRDefault="00081FF3" w:rsidP="00081FF3">
      <w:pPr>
        <w:pStyle w:val="ListParagraph"/>
        <w:numPr>
          <w:ilvl w:val="0"/>
          <w:numId w:val="32"/>
        </w:numPr>
        <w:spacing w:after="120" w:line="240" w:lineRule="auto"/>
        <w:rPr>
          <w:rFonts w:cs="Arial"/>
        </w:rPr>
      </w:pPr>
      <w:r w:rsidRPr="00A67EA1">
        <w:rPr>
          <w:rFonts w:cs="Arial"/>
        </w:rPr>
        <w:t xml:space="preserve">Every exchange set must contain an Exchange Catalogue, represented by </w:t>
      </w:r>
      <w:r w:rsidRPr="008D468B">
        <w:rPr>
          <w:rFonts w:cs="Arial"/>
          <w:b/>
          <w:bCs/>
        </w:rPr>
        <w:t>S100_</w:t>
      </w:r>
      <w:proofErr w:type="gramStart"/>
      <w:r w:rsidRPr="008D468B">
        <w:rPr>
          <w:rFonts w:cs="Arial"/>
          <w:b/>
          <w:bCs/>
        </w:rPr>
        <w:t>ExchangeCatalogue</w:t>
      </w:r>
      <w:r w:rsidRPr="00A67EA1">
        <w:rPr>
          <w:rFonts w:cs="Arial"/>
        </w:rPr>
        <w:t xml:space="preserve">  in</w:t>
      </w:r>
      <w:proofErr w:type="gramEnd"/>
      <w:r w:rsidRPr="00A67EA1">
        <w:rPr>
          <w:rFonts w:cs="Arial"/>
        </w:rPr>
        <w:t xml:space="preserve"> </w:t>
      </w:r>
      <w:r w:rsidRPr="00A67EA1">
        <w:rPr>
          <w:rFonts w:cs="Arial"/>
        </w:rPr>
        <w:fldChar w:fldCharType="begin"/>
      </w:r>
      <w:r w:rsidRPr="00A67EA1">
        <w:rPr>
          <w:rFonts w:cs="Arial"/>
        </w:rPr>
        <w:instrText xml:space="preserve"> REF _Ref111726983 \h </w:instrText>
      </w:r>
      <w:r w:rsidRPr="00A67EA1">
        <w:rPr>
          <w:rFonts w:cs="Arial"/>
        </w:rPr>
      </w:r>
      <w:r w:rsidRPr="00A67EA1">
        <w:rPr>
          <w:rFonts w:cs="Arial"/>
        </w:rPr>
        <w:fldChar w:fldCharType="separate"/>
      </w:r>
      <w:r w:rsidR="0082228C">
        <w:t xml:space="preserve">Figure </w:t>
      </w:r>
      <w:r w:rsidR="0082228C">
        <w:rPr>
          <w:noProof/>
        </w:rPr>
        <w:t>13</w:t>
      </w:r>
      <w:r w:rsidR="0082228C">
        <w:t>.</w:t>
      </w:r>
      <w:r w:rsidR="0082228C">
        <w:rPr>
          <w:noProof/>
        </w:rPr>
        <w:t>1</w:t>
      </w:r>
      <w:r w:rsidRPr="00A67EA1">
        <w:rPr>
          <w:rFonts w:cs="Arial"/>
        </w:rPr>
        <w:fldChar w:fldCharType="end"/>
      </w:r>
      <w:r w:rsidRPr="00A67EA1">
        <w:rPr>
          <w:rFonts w:cs="Arial"/>
        </w:rPr>
        <w:t>.</w:t>
      </w:r>
    </w:p>
    <w:p w14:paraId="37F6F66F"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Dataset discovery metadata (</w:t>
      </w:r>
      <w:r w:rsidRPr="008D468B">
        <w:rPr>
          <w:rFonts w:cs="Arial"/>
          <w:b/>
          <w:bCs/>
        </w:rPr>
        <w:t>S100_DatasetDiscoveryMetadata</w:t>
      </w:r>
      <w:r w:rsidRPr="00A67EA1">
        <w:rPr>
          <w:rFonts w:cs="Arial"/>
        </w:rPr>
        <w:t>) must be provided in the exchange catalogue for each S</w:t>
      </w:r>
      <w:r>
        <w:rPr>
          <w:rFonts w:cs="Arial"/>
        </w:rPr>
        <w:t>-131</w:t>
      </w:r>
      <w:r w:rsidRPr="00A67EA1">
        <w:rPr>
          <w:rFonts w:cs="Arial"/>
        </w:rPr>
        <w:t xml:space="preserve"> dataset in the exchange set.</w:t>
      </w:r>
    </w:p>
    <w:p w14:paraId="1858DB84"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Catalogue metadata (</w:t>
      </w:r>
      <w:r w:rsidRPr="008D468B">
        <w:rPr>
          <w:rFonts w:cs="Arial"/>
          <w:b/>
          <w:bCs/>
        </w:rPr>
        <w:t>S100_CatalogueDiscoveryMetadata</w:t>
      </w:r>
      <w:r w:rsidRPr="00A67EA1">
        <w:rPr>
          <w:rFonts w:cs="Arial"/>
        </w:rPr>
        <w:t>) must be provided in the exchange catalogue for any feature and portrayal catalogues included in the exchange set.</w:t>
      </w:r>
    </w:p>
    <w:p w14:paraId="23EA0C9B" w14:textId="77777777" w:rsidR="00081FF3" w:rsidRDefault="00081FF3" w:rsidP="00081FF3">
      <w:pPr>
        <w:pStyle w:val="ListParagraph"/>
        <w:numPr>
          <w:ilvl w:val="0"/>
          <w:numId w:val="32"/>
        </w:numPr>
        <w:spacing w:after="120" w:line="240" w:lineRule="auto"/>
        <w:rPr>
          <w:rFonts w:cs="Arial"/>
        </w:rPr>
      </w:pPr>
      <w:r>
        <w:rPr>
          <w:rFonts w:cs="Arial"/>
        </w:rPr>
        <w:t>S-131 allows exchange sets to include the following types of support files:</w:t>
      </w:r>
    </w:p>
    <w:p w14:paraId="64F24BE1" w14:textId="77777777" w:rsidR="00081FF3" w:rsidRDefault="00081FF3" w:rsidP="00081FF3">
      <w:pPr>
        <w:pStyle w:val="ListParagraph"/>
        <w:numPr>
          <w:ilvl w:val="1"/>
          <w:numId w:val="32"/>
        </w:numPr>
        <w:spacing w:after="120" w:line="240" w:lineRule="auto"/>
        <w:rPr>
          <w:rFonts w:cs="Arial"/>
        </w:rPr>
      </w:pPr>
      <w:r>
        <w:rPr>
          <w:rFonts w:cs="Arial"/>
        </w:rPr>
        <w:t>Text and picture support files referenced by datasets (</w:t>
      </w:r>
      <w:r w:rsidRPr="008D468B">
        <w:rPr>
          <w:rFonts w:cs="Arial"/>
          <w:b/>
          <w:bCs/>
        </w:rPr>
        <w:t>S100_SupportFile</w:t>
      </w:r>
      <w:r>
        <w:rPr>
          <w:rFonts w:cs="Arial"/>
        </w:rPr>
        <w:t>).</w:t>
      </w:r>
    </w:p>
    <w:p w14:paraId="3E55F212" w14:textId="77777777" w:rsidR="00081FF3" w:rsidRDefault="00081FF3" w:rsidP="00081FF3">
      <w:pPr>
        <w:pStyle w:val="ListParagraph"/>
        <w:numPr>
          <w:ilvl w:val="1"/>
          <w:numId w:val="32"/>
        </w:numPr>
        <w:spacing w:after="120" w:line="240" w:lineRule="auto"/>
        <w:rPr>
          <w:rFonts w:cs="Arial"/>
        </w:rPr>
      </w:pPr>
      <w:r>
        <w:rPr>
          <w:rFonts w:cs="Arial"/>
        </w:rPr>
        <w:t>L</w:t>
      </w:r>
      <w:r w:rsidRPr="00A67EA1">
        <w:rPr>
          <w:rFonts w:cs="Arial"/>
        </w:rPr>
        <w:t>anguage packs (</w:t>
      </w:r>
      <w:r w:rsidRPr="008D468B">
        <w:rPr>
          <w:rFonts w:cs="Arial"/>
          <w:b/>
          <w:bCs/>
        </w:rPr>
        <w:t>S100_SupportFile</w:t>
      </w:r>
      <w:r w:rsidRPr="00A67EA1">
        <w:rPr>
          <w:rFonts w:cs="Arial"/>
        </w:rPr>
        <w:t>)</w:t>
      </w:r>
      <w:r>
        <w:rPr>
          <w:rFonts w:cs="Arial"/>
        </w:rPr>
        <w:t>.</w:t>
      </w:r>
    </w:p>
    <w:p w14:paraId="023475A2" w14:textId="77777777" w:rsidR="00081FF3" w:rsidRDefault="00081FF3" w:rsidP="00081FF3">
      <w:pPr>
        <w:pStyle w:val="ListParagraph"/>
        <w:numPr>
          <w:ilvl w:val="1"/>
          <w:numId w:val="32"/>
        </w:numPr>
        <w:spacing w:after="120" w:line="240" w:lineRule="auto"/>
        <w:rPr>
          <w:rFonts w:cs="Arial"/>
        </w:rPr>
      </w:pPr>
      <w:r w:rsidRPr="00A67EA1">
        <w:rPr>
          <w:rFonts w:cs="Arial"/>
        </w:rPr>
        <w:t>ISO metadata files (</w:t>
      </w:r>
      <w:proofErr w:type="spellStart"/>
      <w:r w:rsidRPr="008D468B">
        <w:rPr>
          <w:rFonts w:cs="Arial"/>
          <w:b/>
          <w:bCs/>
        </w:rPr>
        <w:t>ISOMetadataFile</w:t>
      </w:r>
      <w:proofErr w:type="spellEnd"/>
      <w:r w:rsidRPr="00A67EA1">
        <w:rPr>
          <w:rFonts w:cs="Arial"/>
        </w:rPr>
        <w:t>).</w:t>
      </w:r>
    </w:p>
    <w:p w14:paraId="31917A34" w14:textId="77777777" w:rsidR="00081FF3" w:rsidRDefault="00081FF3" w:rsidP="00081FF3">
      <w:pPr>
        <w:pStyle w:val="ListParagraph"/>
        <w:numPr>
          <w:ilvl w:val="0"/>
          <w:numId w:val="32"/>
        </w:numPr>
        <w:spacing w:after="120" w:line="240" w:lineRule="auto"/>
        <w:rPr>
          <w:rFonts w:cs="Arial"/>
        </w:rPr>
      </w:pPr>
      <w:r>
        <w:rPr>
          <w:rFonts w:cs="Arial"/>
        </w:rPr>
        <w:t>Text and picture support files referenced in a dataset must be included in the exchange set.</w:t>
      </w:r>
    </w:p>
    <w:p w14:paraId="3509F921" w14:textId="77777777" w:rsidR="00081FF3" w:rsidRDefault="00081FF3" w:rsidP="00081FF3">
      <w:pPr>
        <w:pStyle w:val="ListParagraph"/>
        <w:numPr>
          <w:ilvl w:val="0"/>
          <w:numId w:val="32"/>
        </w:numPr>
        <w:spacing w:after="120" w:line="240" w:lineRule="auto"/>
        <w:rPr>
          <w:rFonts w:cs="Arial"/>
        </w:rPr>
      </w:pPr>
      <w:r>
        <w:rPr>
          <w:rFonts w:cs="Arial"/>
        </w:rPr>
        <w:t>The inclusion of language packs and ISO metadata files in exchange sets is optional.</w:t>
      </w:r>
    </w:p>
    <w:p w14:paraId="5AA74878" w14:textId="05840A0A" w:rsidR="00081FF3" w:rsidRPr="00A67EA1" w:rsidRDefault="00081FF3" w:rsidP="00081FF3">
      <w:pPr>
        <w:pStyle w:val="ListParagraph"/>
        <w:numPr>
          <w:ilvl w:val="0"/>
          <w:numId w:val="32"/>
        </w:numPr>
        <w:spacing w:after="120" w:line="240" w:lineRule="auto"/>
        <w:rPr>
          <w:rFonts w:cs="Arial"/>
        </w:rPr>
      </w:pPr>
      <w:r w:rsidRPr="00A67EA1">
        <w:rPr>
          <w:rFonts w:cs="Arial"/>
        </w:rPr>
        <w:t xml:space="preserve">The file represented by the class </w:t>
      </w:r>
      <w:proofErr w:type="spellStart"/>
      <w:r w:rsidRPr="008D468B">
        <w:rPr>
          <w:rFonts w:cs="Arial"/>
          <w:b/>
          <w:bCs/>
        </w:rPr>
        <w:t>ISOMetadataFile</w:t>
      </w:r>
      <w:proofErr w:type="spellEnd"/>
      <w:r w:rsidRPr="00A67EA1">
        <w:rPr>
          <w:rFonts w:cs="Arial"/>
        </w:rPr>
        <w:t xml:space="preserve"> is an XML file conforming to ISO 19115 3 format as specified in the ISO 19115-3 XML schemas supplied by the ISO. Each ISO metadata file, if present, must correspond to an S-</w:t>
      </w:r>
      <w:r w:rsidR="0008774F">
        <w:rPr>
          <w:rFonts w:cs="Arial"/>
        </w:rPr>
        <w:t>131</w:t>
      </w:r>
      <w:r w:rsidRPr="00A67EA1">
        <w:rPr>
          <w:rFonts w:cs="Arial"/>
        </w:rPr>
        <w:t xml:space="preserve"> dataset in the exchange catalogue.</w:t>
      </w:r>
    </w:p>
    <w:p w14:paraId="5E94097F"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Producers must not depend on ISO metadata files to convey information for ECDIS application processing, since processing these files is not an ECDIS requirement. All information necessary for ECDIS processing must be in CATALOG.XML. ISO metadata may be provided in exchange sets intended for dual-purpose use on ECDIS and another (ISO-aware) application such as some GIS.</w:t>
      </w:r>
    </w:p>
    <w:p w14:paraId="703D282C"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Language packs are described in S-100 Part 18 and provide translations of feature catalogues.</w:t>
      </w:r>
    </w:p>
    <w:p w14:paraId="753B146C" w14:textId="40244B04" w:rsidR="00081FF3" w:rsidRPr="00A67EA1" w:rsidRDefault="00081FF3" w:rsidP="00081FF3">
      <w:pPr>
        <w:pStyle w:val="ListParagraph"/>
        <w:numPr>
          <w:ilvl w:val="0"/>
          <w:numId w:val="32"/>
        </w:numPr>
        <w:spacing w:after="120" w:line="240" w:lineRule="auto"/>
        <w:rPr>
          <w:rFonts w:cs="Arial"/>
        </w:rPr>
      </w:pPr>
      <w:r w:rsidRPr="00A67EA1">
        <w:rPr>
          <w:rFonts w:cs="Arial"/>
        </w:rPr>
        <w:lastRenderedPageBreak/>
        <w:t>If an ISO metadata file or a language pack is included, a support file discovery metadata block (</w:t>
      </w:r>
      <w:r w:rsidRPr="008D468B">
        <w:rPr>
          <w:rFonts w:cs="Arial"/>
          <w:b/>
          <w:bCs/>
        </w:rPr>
        <w:t>S100_SupportFileDiscoveryMetadata</w:t>
      </w:r>
      <w:r w:rsidRPr="00A67EA1">
        <w:rPr>
          <w:rFonts w:cs="Arial"/>
        </w:rPr>
        <w:t xml:space="preserve">) describing the file must be included in the exchange catalogue. The </w:t>
      </w:r>
      <w:proofErr w:type="spellStart"/>
      <w:r w:rsidRPr="007C305D">
        <w:rPr>
          <w:rFonts w:cs="Arial"/>
          <w:i/>
          <w:iCs/>
        </w:rPr>
        <w:t>supportFileSpecification</w:t>
      </w:r>
      <w:proofErr w:type="spellEnd"/>
      <w:r w:rsidRPr="00A67EA1">
        <w:rPr>
          <w:rFonts w:cs="Arial"/>
        </w:rPr>
        <w:t xml:space="preserve"> field in the discovery block must specify the applicable ISO standard. The ISO metadata file may repeat information in the discovery blocks in the S-100 exchange catalogue.</w:t>
      </w:r>
      <w:ins w:id="1409" w:author="Raphael Malyankar" w:date="2023-01-10T14:38:00Z">
        <w:r w:rsidR="00632340">
          <w:rPr>
            <w:rFonts w:cs="Arial"/>
          </w:rPr>
          <w:t xml:space="preserve"> ISO metadata files are not </w:t>
        </w:r>
      </w:ins>
      <w:ins w:id="1410" w:author="Raphael Malyankar" w:date="2023-01-10T14:39:00Z">
        <w:r w:rsidR="00632340">
          <w:rPr>
            <w:rFonts w:cs="Arial"/>
          </w:rPr>
          <w:t>required</w:t>
        </w:r>
      </w:ins>
      <w:ins w:id="1411" w:author="Raphael Malyankar" w:date="2023-01-10T14:38:00Z">
        <w:r w:rsidR="00632340">
          <w:rPr>
            <w:rFonts w:cs="Arial"/>
          </w:rPr>
          <w:t xml:space="preserve"> unless it is nec</w:t>
        </w:r>
      </w:ins>
      <w:ins w:id="1412" w:author="Raphael Malyankar" w:date="2023-01-10T14:39:00Z">
        <w:r w:rsidR="00632340">
          <w:rPr>
            <w:rFonts w:cs="Arial"/>
          </w:rPr>
          <w:t xml:space="preserve">essary </w:t>
        </w:r>
      </w:ins>
      <w:ins w:id="1413" w:author="Raphael Malyankar" w:date="2023-01-10T14:40:00Z">
        <w:r w:rsidR="00632340">
          <w:rPr>
            <w:rFonts w:cs="Arial"/>
          </w:rPr>
          <w:t xml:space="preserve">to provide S-131 datasets </w:t>
        </w:r>
      </w:ins>
      <w:ins w:id="1414" w:author="Raphael Malyankar" w:date="2023-01-10T14:39:00Z">
        <w:r w:rsidR="00632340">
          <w:rPr>
            <w:rFonts w:cs="Arial"/>
          </w:rPr>
          <w:t xml:space="preserve">for tools </w:t>
        </w:r>
      </w:ins>
      <w:ins w:id="1415" w:author="Raphael Malyankar" w:date="2023-01-10T14:40:00Z">
        <w:r w:rsidR="00632340">
          <w:rPr>
            <w:rFonts w:cs="Arial"/>
          </w:rPr>
          <w:t>which</w:t>
        </w:r>
      </w:ins>
      <w:ins w:id="1416" w:author="Raphael Malyankar" w:date="2023-01-10T14:39:00Z">
        <w:r w:rsidR="00632340">
          <w:rPr>
            <w:rFonts w:cs="Arial"/>
          </w:rPr>
          <w:t xml:space="preserve"> require metadata in the ISO 19115-1 format.</w:t>
        </w:r>
      </w:ins>
    </w:p>
    <w:p w14:paraId="768B578F"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A signature file for the exchange catalogue must also be included in the exchange set (</w:t>
      </w:r>
      <w:r w:rsidRPr="008D468B">
        <w:rPr>
          <w:rFonts w:cs="Arial"/>
          <w:b/>
          <w:bCs/>
        </w:rPr>
        <w:t>S100_CatalogueSignature</w:t>
      </w:r>
      <w:r w:rsidRPr="00A67EA1">
        <w:rPr>
          <w:rFonts w:cs="Arial"/>
        </w:rPr>
        <w:t>).</w:t>
      </w:r>
    </w:p>
    <w:p w14:paraId="21CABB1F" w14:textId="6739B9C5" w:rsidR="00081FF3" w:rsidRPr="001613A8" w:rsidRDefault="00081FF3" w:rsidP="00081FF3">
      <w:pPr>
        <w:spacing w:after="120" w:line="240" w:lineRule="auto"/>
        <w:rPr>
          <w:rFonts w:cs="Arial"/>
        </w:rPr>
      </w:pPr>
      <w:r w:rsidRPr="001613A8">
        <w:rPr>
          <w:rFonts w:cs="Arial"/>
        </w:rPr>
        <w:t xml:space="preserve">The tangible representations of the structure classes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13A8">
        <w:rPr>
          <w:rFonts w:cs="Arial"/>
        </w:rPr>
        <w:t xml:space="preserve">within actual exchange sets are the digital files or folders containing the exchange set, dataset(s), catalogue(s), and support files. The tangible representations of their roles as depicted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13A8">
        <w:rPr>
          <w:rFonts w:cs="Arial"/>
        </w:rPr>
        <w:t xml:space="preserve">are the inclusion of the respective components within the exchange set. Documentation tables for the structure classes are not provided since the exchange set structure is described in </w:t>
      </w:r>
      <w:r>
        <w:rPr>
          <w:rFonts w:cs="Arial"/>
        </w:rPr>
        <w:t>this clause</w:t>
      </w:r>
      <w:r w:rsidRPr="001613A8">
        <w:rPr>
          <w:rFonts w:cs="Arial"/>
        </w:rPr>
        <w:t>.</w:t>
      </w:r>
    </w:p>
    <w:p w14:paraId="40B5C1CF" w14:textId="55C2D497" w:rsidR="00081FF3" w:rsidRDefault="00081FF3" w:rsidP="00081FF3">
      <w:pPr>
        <w:spacing w:after="120" w:line="240" w:lineRule="auto"/>
        <w:rPr>
          <w:rFonts w:cs="Arial"/>
        </w:rPr>
      </w:pPr>
      <w:r w:rsidRPr="001613A8">
        <w:rPr>
          <w:rFonts w:cs="Arial"/>
        </w:rPr>
        <w:t xml:space="preserve">The metadata classes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sidRPr="001613A8">
        <w:rPr>
          <w:rFonts w:cs="Arial"/>
        </w:rPr>
        <w:t xml:space="preserve"> are represented by XML files or XML blocks and are documented in Clause </w:t>
      </w:r>
      <w:r>
        <w:rPr>
          <w:rFonts w:cs="Arial"/>
        </w:rPr>
        <w:fldChar w:fldCharType="begin"/>
      </w:r>
      <w:r>
        <w:rPr>
          <w:rFonts w:cs="Arial"/>
        </w:rPr>
        <w:instrText xml:space="preserve"> REF _Ref111728174 \r \h </w:instrText>
      </w:r>
      <w:r>
        <w:rPr>
          <w:rFonts w:cs="Arial"/>
        </w:rPr>
      </w:r>
      <w:r>
        <w:rPr>
          <w:rFonts w:cs="Arial"/>
        </w:rPr>
        <w:fldChar w:fldCharType="separate"/>
      </w:r>
      <w:r w:rsidR="0082228C">
        <w:rPr>
          <w:rFonts w:cs="Arial"/>
        </w:rPr>
        <w:t>14.2</w:t>
      </w:r>
      <w:r>
        <w:rPr>
          <w:rFonts w:cs="Arial"/>
        </w:rPr>
        <w:fldChar w:fldCharType="end"/>
      </w:r>
      <w:r w:rsidRPr="001613A8">
        <w:rPr>
          <w:rFonts w:cs="Arial"/>
        </w:rPr>
        <w:t>.</w:t>
      </w:r>
    </w:p>
    <w:bookmarkEnd w:id="1402"/>
    <w:p w14:paraId="0EEDA898" w14:textId="4E698ED5" w:rsidR="00265D36" w:rsidRDefault="007653F1" w:rsidP="00AE200A">
      <w:pPr>
        <w:spacing w:after="120" w:line="240" w:lineRule="auto"/>
        <w:rPr>
          <w:rFonts w:cs="Arial"/>
        </w:rPr>
      </w:pPr>
      <w:r w:rsidRPr="00DB4F6F">
        <w:rPr>
          <w:rFonts w:cs="Arial"/>
        </w:rPr>
        <w:t xml:space="preserve">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w:t>
      </w:r>
      <w:r w:rsidR="00CF17CE">
        <w:rPr>
          <w:rFonts w:cs="Arial"/>
        </w:rPr>
        <w:t>MHI</w:t>
      </w:r>
      <w:r w:rsidRPr="00DB4F6F">
        <w:rPr>
          <w:rFonts w:cs="Arial"/>
        </w:rPr>
        <w:t xml:space="preserve"> datasets with an associated XML metadata file and a single Exchange Catalogue XML file containing metadata. It may also include one or more support files</w:t>
      </w:r>
      <w:r w:rsidR="006F2697">
        <w:rPr>
          <w:rFonts w:cs="Arial"/>
        </w:rPr>
        <w:t xml:space="preserve"> (or no support files)</w:t>
      </w:r>
      <w:r w:rsidRPr="00DB4F6F">
        <w:rPr>
          <w:rFonts w:cs="Arial"/>
        </w:rPr>
        <w:t>.</w:t>
      </w:r>
      <w:r w:rsidR="00AE200A">
        <w:rPr>
          <w:rFonts w:cs="Arial"/>
        </w:rPr>
        <w:t xml:space="preserve"> </w:t>
      </w:r>
      <w:r w:rsidR="00936908" w:rsidRPr="00DB4F6F">
        <w:rPr>
          <w:rFonts w:cs="Arial"/>
        </w:rPr>
        <w:t xml:space="preserve">The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6F2697">
        <w:rPr>
          <w:rFonts w:cs="Arial"/>
        </w:rPr>
        <w:t xml:space="preserve"> Clause 17-4.2</w:t>
      </w:r>
      <w:r w:rsidR="00936908" w:rsidRPr="00DB4F6F">
        <w:rPr>
          <w:rFonts w:cs="Arial"/>
        </w:rPr>
        <w:t>.</w:t>
      </w:r>
    </w:p>
    <w:p w14:paraId="5DD5483C" w14:textId="77777777" w:rsidR="00EC4D03" w:rsidRPr="00DB4F6F" w:rsidRDefault="00EC4D03" w:rsidP="00AE200A">
      <w:pPr>
        <w:spacing w:after="120" w:line="240" w:lineRule="auto"/>
        <w:rPr>
          <w:rFonts w:cs="Arial"/>
        </w:rPr>
      </w:pPr>
    </w:p>
    <w:p w14:paraId="3B577BF9" w14:textId="585DAFA4" w:rsidR="00EC4D03" w:rsidRDefault="00EC4D03" w:rsidP="00EC4D03">
      <w:pPr>
        <w:pStyle w:val="Heading2"/>
      </w:pPr>
      <w:bookmarkStart w:id="1417" w:name="_Toc120228696"/>
      <w:r>
        <w:t>Encapsulation</w:t>
      </w:r>
      <w:bookmarkEnd w:id="1417"/>
    </w:p>
    <w:p w14:paraId="74801946" w14:textId="77777777" w:rsidR="00EC4D03" w:rsidRPr="00DB4F6F" w:rsidRDefault="00EC4D03" w:rsidP="00EC4D03">
      <w:pPr>
        <w:spacing w:after="120" w:line="240" w:lineRule="auto"/>
      </w:pPr>
      <w:r w:rsidRPr="00DB4F6F">
        <w:t>Each dataset must be contained in a physically separate, uniquely identified file on the transfer medium.</w:t>
      </w:r>
    </w:p>
    <w:p w14:paraId="7EC1F258" w14:textId="67EE4845" w:rsidR="00E73EDF" w:rsidRPr="00DB4F6F" w:rsidRDefault="007653F1" w:rsidP="00AE200A">
      <w:pPr>
        <w:spacing w:after="120" w:line="240" w:lineRule="auto"/>
      </w:pPr>
      <w:r w:rsidRPr="00DB4F6F">
        <w:t xml:space="preserve">An </w:t>
      </w:r>
      <w:r w:rsidR="00AE200A">
        <w:t>E</w:t>
      </w:r>
      <w:r w:rsidRPr="00DB4F6F">
        <w:t xml:space="preserve">xchange </w:t>
      </w:r>
      <w:r w:rsidR="00AE200A">
        <w:t>S</w:t>
      </w:r>
      <w:r w:rsidRPr="00DB4F6F">
        <w:t xml:space="preserve">et is encapsulated into a form suitable for transmission </w:t>
      </w:r>
      <w:r w:rsidR="006F2697">
        <w:t>as</w:t>
      </w:r>
      <w:r w:rsidR="006F2697" w:rsidRPr="006F2697">
        <w:t xml:space="preserve"> packages (such as ZIP archives or files organised within a file system folder/directory structure), containing both the exchange catalogue and one or more data products (of possibly different S-100 types), with each product covering a specific geographic region and specific period of time.</w:t>
      </w:r>
    </w:p>
    <w:p w14:paraId="65851B44" w14:textId="5B6674D5" w:rsidR="00E73EDF" w:rsidRPr="000F0F0F" w:rsidRDefault="007653F1" w:rsidP="00AE200A">
      <w:pPr>
        <w:spacing w:after="120" w:line="240" w:lineRule="auto"/>
        <w:rPr>
          <w:rFonts w:cs="Arial"/>
        </w:rPr>
      </w:pPr>
      <w:r w:rsidRPr="000F0F0F">
        <w:rPr>
          <w:rFonts w:cs="Arial"/>
        </w:rPr>
        <w:t xml:space="preserve">The </w:t>
      </w:r>
      <w:r w:rsidR="006F2697">
        <w:rPr>
          <w:rFonts w:cs="Arial"/>
        </w:rPr>
        <w:t>contents of an</w:t>
      </w:r>
      <w:r w:rsidRPr="000F0F0F">
        <w:rPr>
          <w:rFonts w:cs="Arial"/>
        </w:rPr>
        <w:t xml:space="preserve"> </w:t>
      </w:r>
      <w:r w:rsidR="0017491C">
        <w:rPr>
          <w:rFonts w:cs="Arial"/>
        </w:rPr>
        <w:t>E</w:t>
      </w:r>
      <w:r w:rsidRPr="000F0F0F">
        <w:rPr>
          <w:rFonts w:cs="Arial"/>
        </w:rPr>
        <w:t xml:space="preserve">xchange </w:t>
      </w:r>
      <w:r w:rsidR="0017491C">
        <w:rPr>
          <w:rFonts w:cs="Arial"/>
        </w:rPr>
        <w:t>S</w:t>
      </w:r>
      <w:r w:rsidRPr="000F0F0F">
        <w:rPr>
          <w:rFonts w:cs="Arial"/>
        </w:rPr>
        <w:t xml:space="preserve">et </w:t>
      </w:r>
      <w:proofErr w:type="gramStart"/>
      <w:r w:rsidR="006F2697">
        <w:rPr>
          <w:rFonts w:cs="Arial"/>
        </w:rPr>
        <w:t xml:space="preserve">are </w:t>
      </w:r>
      <w:r w:rsidRPr="000F0F0F">
        <w:rPr>
          <w:rFonts w:cs="Arial"/>
        </w:rPr>
        <w:t>:</w:t>
      </w:r>
      <w:proofErr w:type="gramEnd"/>
    </w:p>
    <w:p w14:paraId="3E73F3D8" w14:textId="5433261C" w:rsidR="00E73EDF" w:rsidRPr="000F0F0F" w:rsidRDefault="007653F1" w:rsidP="00EC4D03">
      <w:pPr>
        <w:pStyle w:val="ListParagraph"/>
        <w:numPr>
          <w:ilvl w:val="0"/>
          <w:numId w:val="35"/>
        </w:numPr>
        <w:rPr>
          <w:lang w:eastAsia="en-US"/>
        </w:rPr>
      </w:pPr>
      <w:r w:rsidRPr="000F0F0F">
        <w:rPr>
          <w:lang w:eastAsia="en-US"/>
        </w:rPr>
        <w:t xml:space="preserve">Mandatory </w:t>
      </w:r>
      <w:r w:rsidR="0017491C">
        <w:rPr>
          <w:lang w:eastAsia="en-US"/>
        </w:rPr>
        <w:t>e</w:t>
      </w:r>
      <w:r w:rsidRPr="000F0F0F">
        <w:rPr>
          <w:lang w:eastAsia="en-US"/>
        </w:rPr>
        <w:t xml:space="preserve">lements </w:t>
      </w:r>
    </w:p>
    <w:p w14:paraId="1EA629A3" w14:textId="7AD6C8C1" w:rsidR="00E73EDF" w:rsidRPr="000F0F0F" w:rsidRDefault="007653F1" w:rsidP="00EC4D03">
      <w:pPr>
        <w:pStyle w:val="ListParagraph"/>
        <w:numPr>
          <w:ilvl w:val="1"/>
          <w:numId w:val="35"/>
        </w:numPr>
      </w:pPr>
      <w:r w:rsidRPr="000F0F0F">
        <w:t xml:space="preserve">Exchange Catalogue – the XML encoded </w:t>
      </w:r>
      <w:r w:rsidR="00CF17CE">
        <w:t>description</w:t>
      </w:r>
      <w:r w:rsidRPr="000F0F0F">
        <w:t xml:space="preserve"> of</w:t>
      </w:r>
      <w:r w:rsidR="00CF17CE">
        <w:t xml:space="preserve"> the content of the</w:t>
      </w:r>
      <w:r w:rsidRPr="000F0F0F">
        <w:t xml:space="preserve"> </w:t>
      </w:r>
      <w:r w:rsidR="0017491C">
        <w:t>E</w:t>
      </w:r>
      <w:r w:rsidRPr="000F0F0F">
        <w:t xml:space="preserve">xchange </w:t>
      </w:r>
      <w:r w:rsidR="0017491C">
        <w:t>S</w:t>
      </w:r>
      <w:r w:rsidRPr="000F0F0F">
        <w:t xml:space="preserve">et </w:t>
      </w:r>
      <w:r w:rsidR="00CF17CE">
        <w:t>(</w:t>
      </w:r>
      <w:r w:rsidRPr="000F0F0F">
        <w:t>discovery metadata</w:t>
      </w:r>
      <w:r w:rsidR="00CF17CE">
        <w:t>)</w:t>
      </w:r>
      <w:r w:rsidRPr="000F0F0F">
        <w:t>.</w:t>
      </w:r>
    </w:p>
    <w:p w14:paraId="0FC5BB52" w14:textId="332BE085" w:rsidR="00E73EDF" w:rsidRPr="000F0F0F" w:rsidRDefault="007653F1" w:rsidP="00EC4D03">
      <w:pPr>
        <w:pStyle w:val="ListParagraph"/>
        <w:numPr>
          <w:ilvl w:val="0"/>
          <w:numId w:val="35"/>
        </w:numPr>
        <w:rPr>
          <w:lang w:eastAsia="en-US"/>
        </w:rPr>
      </w:pPr>
      <w:bookmarkStart w:id="1418" w:name="_Toc510784332"/>
      <w:bookmarkStart w:id="1419" w:name="_Toc510785481"/>
      <w:bookmarkStart w:id="1420" w:name="_Toc513198124"/>
      <w:bookmarkStart w:id="1421" w:name="_Toc515440376"/>
      <w:bookmarkStart w:id="1422" w:name="_Toc517858893"/>
      <w:bookmarkStart w:id="1423" w:name="_Toc519859133"/>
      <w:bookmarkStart w:id="1424" w:name="_Toc521495177"/>
      <w:bookmarkStart w:id="1425" w:name="_Toc527117790"/>
      <w:bookmarkStart w:id="1426" w:name="_Toc527620317"/>
      <w:bookmarkStart w:id="1427" w:name="_Toc529974559"/>
      <w:bookmarkStart w:id="1428" w:name="_Toc510784333"/>
      <w:bookmarkStart w:id="1429" w:name="_Toc510785482"/>
      <w:bookmarkStart w:id="1430" w:name="_Toc513198125"/>
      <w:bookmarkStart w:id="1431" w:name="_Toc515440377"/>
      <w:bookmarkStart w:id="1432" w:name="_Toc517858894"/>
      <w:bookmarkStart w:id="1433" w:name="_Toc519859134"/>
      <w:bookmarkStart w:id="1434" w:name="_Toc521495178"/>
      <w:bookmarkStart w:id="1435" w:name="_Toc527117791"/>
      <w:bookmarkStart w:id="1436" w:name="_Toc527620318"/>
      <w:bookmarkStart w:id="1437" w:name="_Toc529974560"/>
      <w:bookmarkStart w:id="1438" w:name="_Toc510785483"/>
      <w:bookmarkStart w:id="1439" w:name="_Toc510784334"/>
      <w:bookmarkStart w:id="1440" w:name="_Toc513198126"/>
      <w:bookmarkStart w:id="1441" w:name="_Toc515440378"/>
      <w:bookmarkStart w:id="1442" w:name="_Toc517858895"/>
      <w:bookmarkStart w:id="1443" w:name="_Toc519859135"/>
      <w:bookmarkStart w:id="1444" w:name="_Toc521495179"/>
      <w:bookmarkStart w:id="1445" w:name="_Toc527117792"/>
      <w:bookmarkStart w:id="1446" w:name="_Toc527620319"/>
      <w:bookmarkStart w:id="1447" w:name="_Toc529974561"/>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r w:rsidRPr="000F0F0F">
        <w:rPr>
          <w:lang w:eastAsia="en-US"/>
        </w:rPr>
        <w:t xml:space="preserve">Optional </w:t>
      </w:r>
      <w:r w:rsidR="0017491C">
        <w:rPr>
          <w:lang w:eastAsia="en-US"/>
        </w:rPr>
        <w:t>e</w:t>
      </w:r>
      <w:r w:rsidRPr="000F0F0F">
        <w:rPr>
          <w:lang w:eastAsia="en-US"/>
        </w:rPr>
        <w:t xml:space="preserve">lements </w:t>
      </w:r>
    </w:p>
    <w:p w14:paraId="450D3580" w14:textId="3DBF2B96" w:rsidR="00265ABD" w:rsidRDefault="00265ABD" w:rsidP="00EC4D03">
      <w:pPr>
        <w:pStyle w:val="ListParagraph"/>
        <w:numPr>
          <w:ilvl w:val="1"/>
          <w:numId w:val="35"/>
        </w:numPr>
      </w:pPr>
      <w:r>
        <w:t xml:space="preserve">S-131 datasets - </w:t>
      </w:r>
      <w:r w:rsidR="00CF17CE">
        <w:t>Since it is possible for an exchange set to contain only a feature or portrayal catalogue, or only a support file which is being updated or delivered as a new file, datasets are an optional component of S-131 exchange sets.</w:t>
      </w:r>
    </w:p>
    <w:p w14:paraId="2FAFE500" w14:textId="0CA552E4" w:rsidR="00E73EDF" w:rsidRPr="000F0F0F" w:rsidRDefault="007653F1" w:rsidP="00EC4D03">
      <w:pPr>
        <w:pStyle w:val="ListParagraph"/>
        <w:numPr>
          <w:ilvl w:val="1"/>
          <w:numId w:val="35"/>
        </w:numPr>
      </w:pPr>
      <w:r w:rsidRPr="000F0F0F">
        <w:t xml:space="preserve">Supplementary files – These are contained within the </w:t>
      </w:r>
      <w:r w:rsidR="0017491C">
        <w:t>E</w:t>
      </w:r>
      <w:r w:rsidRPr="000F0F0F">
        <w:t xml:space="preserve">xchange </w:t>
      </w:r>
      <w:r w:rsidR="0017491C">
        <w:t>S</w:t>
      </w:r>
      <w:r w:rsidRPr="000F0F0F">
        <w:t>et as files.</w:t>
      </w:r>
      <w:r w:rsidR="00CF17CE">
        <w:t xml:space="preserve"> If the exchange set contains a dataset, the support files referenced in the dataset must be included.</w:t>
      </w:r>
    </w:p>
    <w:p w14:paraId="09F0EAEC" w14:textId="7806E98F" w:rsidR="00E73EDF" w:rsidRPr="000F0F0F" w:rsidRDefault="007653F1" w:rsidP="00EC4D03">
      <w:pPr>
        <w:pStyle w:val="ListParagraph"/>
        <w:numPr>
          <w:ilvl w:val="1"/>
          <w:numId w:val="35"/>
        </w:numPr>
      </w:pPr>
      <w:r w:rsidRPr="000F0F0F">
        <w:t>S-1</w:t>
      </w:r>
      <w:r w:rsidR="00265ABD">
        <w:t>3</w:t>
      </w:r>
      <w:r w:rsidRPr="000F0F0F">
        <w:t>1 Feature Catalogue – If it is necessary to deliver the latest Feature Catalogue to the end user it may be done using the S-1</w:t>
      </w:r>
      <w:r w:rsidR="00265ABD">
        <w:t>3</w:t>
      </w:r>
      <w:r w:rsidRPr="000F0F0F">
        <w:t xml:space="preserve">1 </w:t>
      </w:r>
      <w:r w:rsidR="0017491C">
        <w:t>E</w:t>
      </w:r>
      <w:r w:rsidRPr="000F0F0F">
        <w:t xml:space="preserve">xchange </w:t>
      </w:r>
      <w:r w:rsidR="0017491C">
        <w:t>S</w:t>
      </w:r>
      <w:r w:rsidRPr="000F0F0F">
        <w:t>et mechanism for datasets.</w:t>
      </w:r>
    </w:p>
    <w:p w14:paraId="7A7122DE" w14:textId="041F0600" w:rsidR="00E73EDF" w:rsidRPr="0017491C" w:rsidRDefault="007653F1" w:rsidP="00EC4D03">
      <w:pPr>
        <w:pStyle w:val="ListParagraph"/>
        <w:numPr>
          <w:ilvl w:val="1"/>
          <w:numId w:val="35"/>
        </w:numPr>
      </w:pPr>
      <w:r w:rsidRPr="000F0F0F">
        <w:t>S-1</w:t>
      </w:r>
      <w:r w:rsidR="00265D36">
        <w:t>3</w:t>
      </w:r>
      <w:r w:rsidRPr="000F0F0F">
        <w:t xml:space="preserve">1 Portrayal Catalogue </w:t>
      </w:r>
      <w:r w:rsidR="0017491C">
        <w:t>–</w:t>
      </w:r>
      <w:r w:rsidRPr="000F0F0F">
        <w:t xml:space="preserve"> If it is necessary to deliver the latest Portrayal Catalogue to the end user it may be done using the S-</w:t>
      </w:r>
      <w:r w:rsidR="0008774F">
        <w:t>131</w:t>
      </w:r>
      <w:r w:rsidRPr="000F0F0F">
        <w:t xml:space="preserve"> </w:t>
      </w:r>
      <w:r w:rsidR="0017491C">
        <w:t>E</w:t>
      </w:r>
      <w:r w:rsidRPr="000F0F0F">
        <w:t xml:space="preserve">xchange </w:t>
      </w:r>
      <w:r w:rsidR="0017491C">
        <w:t>S</w:t>
      </w:r>
      <w:r w:rsidRPr="000F0F0F">
        <w:t>et mechanism for datasets.</w:t>
      </w:r>
    </w:p>
    <w:p w14:paraId="3D8B38D0" w14:textId="77777777" w:rsidR="0017491C" w:rsidRPr="000F0F0F" w:rsidRDefault="0017491C" w:rsidP="0017491C">
      <w:pPr>
        <w:spacing w:after="120" w:line="240" w:lineRule="auto"/>
      </w:pPr>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1448" w:name="_Toc510784336"/>
      <w:bookmarkStart w:id="1449" w:name="_Toc510785485"/>
      <w:bookmarkStart w:id="1450" w:name="_Toc513198128"/>
      <w:bookmarkStart w:id="1451" w:name="_Toc515440380"/>
      <w:bookmarkStart w:id="1452" w:name="_Toc517858897"/>
      <w:bookmarkStart w:id="1453" w:name="_Toc519859137"/>
      <w:bookmarkStart w:id="1454" w:name="_Toc521495181"/>
      <w:bookmarkStart w:id="1455" w:name="_Toc527117794"/>
      <w:bookmarkStart w:id="1456" w:name="_Toc527620321"/>
      <w:bookmarkStart w:id="1457" w:name="_Toc529974563"/>
      <w:bookmarkStart w:id="1458" w:name="_Toc510785486"/>
      <w:bookmarkStart w:id="1459" w:name="_Toc510784337"/>
      <w:bookmarkStart w:id="1460" w:name="_Toc513198129"/>
      <w:bookmarkStart w:id="1461" w:name="_Toc515440381"/>
      <w:bookmarkStart w:id="1462" w:name="_Toc517858898"/>
      <w:bookmarkStart w:id="1463" w:name="_Toc519859138"/>
      <w:bookmarkStart w:id="1464" w:name="_Toc521495182"/>
      <w:bookmarkStart w:id="1465" w:name="_Toc527117795"/>
      <w:bookmarkStart w:id="1466" w:name="_Toc527620322"/>
      <w:bookmarkStart w:id="1467" w:name="_Toc529974564"/>
      <w:bookmarkStart w:id="1468" w:name="_Toc510784338"/>
      <w:bookmarkStart w:id="1469" w:name="_Toc510785487"/>
      <w:bookmarkStart w:id="1470" w:name="_Toc513198130"/>
      <w:bookmarkStart w:id="1471" w:name="_Toc515440382"/>
      <w:bookmarkStart w:id="1472" w:name="_Toc517858899"/>
      <w:bookmarkStart w:id="1473" w:name="_Toc519859139"/>
      <w:bookmarkStart w:id="1474" w:name="_Toc521495183"/>
      <w:bookmarkStart w:id="1475" w:name="_Toc527117796"/>
      <w:bookmarkStart w:id="1476" w:name="_Toc527620323"/>
      <w:bookmarkStart w:id="1477" w:name="_Toc529974565"/>
      <w:bookmarkStart w:id="1478" w:name="_Toc510785488"/>
      <w:bookmarkStart w:id="1479" w:name="_Toc510784339"/>
      <w:bookmarkStart w:id="1480" w:name="_Toc513198131"/>
      <w:bookmarkStart w:id="1481" w:name="_Toc515440383"/>
      <w:bookmarkStart w:id="1482" w:name="_Toc517858900"/>
      <w:bookmarkStart w:id="1483" w:name="_Toc519859140"/>
      <w:bookmarkStart w:id="1484" w:name="_Toc521495184"/>
      <w:bookmarkStart w:id="1485" w:name="_Toc527117797"/>
      <w:bookmarkStart w:id="1486" w:name="_Toc527620324"/>
      <w:bookmarkStart w:id="1487" w:name="_Toc529974566"/>
      <w:bookmarkStart w:id="1488" w:name="_Toc439685309"/>
      <w:bookmarkStart w:id="1489" w:name="_Toc12022869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r w:rsidRPr="000F0F0F">
        <w:rPr>
          <w:lang w:eastAsia="en-US"/>
        </w:rPr>
        <w:lastRenderedPageBreak/>
        <w:t>Dataset</w:t>
      </w:r>
      <w:bookmarkEnd w:id="1488"/>
      <w:bookmarkEnd w:id="1489"/>
    </w:p>
    <w:p w14:paraId="0619802C" w14:textId="2F5B6F6D" w:rsidR="00E73EDF" w:rsidRPr="000F0F0F" w:rsidRDefault="00855D09" w:rsidP="0017491C">
      <w:pPr>
        <w:pStyle w:val="Heading3"/>
        <w:tabs>
          <w:tab w:val="clear" w:pos="660"/>
          <w:tab w:val="clear" w:pos="880"/>
          <w:tab w:val="left" w:pos="851"/>
        </w:tabs>
        <w:spacing w:before="120" w:after="120" w:line="240" w:lineRule="auto"/>
        <w:ind w:left="851" w:hanging="851"/>
        <w:jc w:val="both"/>
        <w:rPr>
          <w:lang w:eastAsia="en-US"/>
        </w:rPr>
      </w:pPr>
      <w:bookmarkStart w:id="1490" w:name="_Toc225648341"/>
      <w:bookmarkStart w:id="1491" w:name="_Toc225648342"/>
      <w:bookmarkStart w:id="1492" w:name="_Toc439685310"/>
      <w:bookmarkStart w:id="1493" w:name="_Ref111716507"/>
      <w:bookmarkStart w:id="1494" w:name="_Toc120228698"/>
      <w:r>
        <w:rPr>
          <w:lang w:eastAsia="en-US"/>
        </w:rPr>
        <w:t xml:space="preserve">Types of </w:t>
      </w:r>
      <w:r w:rsidR="007653F1" w:rsidRPr="000F0F0F">
        <w:rPr>
          <w:lang w:eastAsia="en-US"/>
        </w:rPr>
        <w:t>Datasets</w:t>
      </w:r>
      <w:bookmarkEnd w:id="1490"/>
      <w:bookmarkEnd w:id="1491"/>
      <w:bookmarkEnd w:id="1492"/>
      <w:bookmarkEnd w:id="1493"/>
      <w:bookmarkEnd w:id="1494"/>
      <w:r w:rsidR="007653F1" w:rsidRPr="000F0F0F">
        <w:rPr>
          <w:lang w:eastAsia="en-US"/>
        </w:rPr>
        <w:t xml:space="preserve"> </w:t>
      </w:r>
    </w:p>
    <w:p w14:paraId="171834C5" w14:textId="6CAED930" w:rsidR="00855D09" w:rsidRDefault="000B0702" w:rsidP="0017491C">
      <w:pPr>
        <w:autoSpaceDE w:val="0"/>
        <w:autoSpaceDN w:val="0"/>
        <w:adjustRightInd w:val="0"/>
        <w:spacing w:after="60" w:line="240" w:lineRule="auto"/>
        <w:rPr>
          <w:rFonts w:eastAsia="Times New Roman" w:cs="Arial"/>
          <w:lang w:eastAsia="en-US"/>
        </w:rPr>
      </w:pPr>
      <w:r>
        <w:rPr>
          <w:rFonts w:eastAsia="Times New Roman" w:cs="Arial"/>
          <w:lang w:eastAsia="en-US"/>
        </w:rPr>
        <w:fldChar w:fldCharType="begin"/>
      </w:r>
      <w:r>
        <w:rPr>
          <w:rFonts w:eastAsia="Times New Roman" w:cs="Arial"/>
          <w:lang w:eastAsia="en-US"/>
        </w:rPr>
        <w:instrText xml:space="preserve"> REF _Ref111713043 \h </w:instrText>
      </w:r>
      <w:r>
        <w:rPr>
          <w:rFonts w:eastAsia="Times New Roman" w:cs="Arial"/>
          <w:lang w:eastAsia="en-US"/>
        </w:rPr>
      </w:r>
      <w:r>
        <w:rPr>
          <w:rFonts w:eastAsia="Times New Roman" w:cs="Arial"/>
          <w:lang w:eastAsia="en-US"/>
        </w:rPr>
        <w:fldChar w:fldCharType="separate"/>
      </w:r>
      <w:r w:rsidR="0082228C">
        <w:t xml:space="preserve">Table </w:t>
      </w:r>
      <w:r w:rsidR="0082228C">
        <w:rPr>
          <w:noProof/>
        </w:rPr>
        <w:t>13</w:t>
      </w:r>
      <w:r w:rsidR="0082228C">
        <w:t>.</w:t>
      </w:r>
      <w:r w:rsidR="0082228C">
        <w:rPr>
          <w:noProof/>
        </w:rPr>
        <w:t>1</w:t>
      </w:r>
      <w:r>
        <w:rPr>
          <w:rFonts w:eastAsia="Times New Roman" w:cs="Arial"/>
          <w:lang w:eastAsia="en-US"/>
        </w:rPr>
        <w:fldChar w:fldCharType="end"/>
      </w:r>
      <w:r>
        <w:rPr>
          <w:rFonts w:eastAsia="Times New Roman" w:cs="Arial"/>
          <w:lang w:eastAsia="en-US"/>
        </w:rPr>
        <w:t xml:space="preserve"> lists the types of datasets which may be produced and contained within an exchange set.</w:t>
      </w:r>
      <w:r w:rsidR="00AC04A9">
        <w:rPr>
          <w:rFonts w:eastAsia="Times New Roman" w:cs="Arial"/>
          <w:lang w:eastAsia="en-US"/>
        </w:rPr>
        <w:t xml:space="preserve"> The corresponding value of the dataset discovery metadata “purpose” field and the format are also described.</w:t>
      </w:r>
    </w:p>
    <w:p w14:paraId="578B213A" w14:textId="334B8DEC" w:rsidR="00855D09" w:rsidRDefault="00855D09" w:rsidP="00855D09">
      <w:pPr>
        <w:pStyle w:val="Caption"/>
        <w:keepNext/>
      </w:pPr>
      <w:bookmarkStart w:id="1495" w:name="_Ref111713043"/>
      <w:r>
        <w:t xml:space="preserve">Table </w:t>
      </w:r>
      <w:ins w:id="1496" w:author="Raphael Malyankar" w:date="2022-11-15T22:37:00Z">
        <w:r w:rsidR="00AC5C5D">
          <w:fldChar w:fldCharType="begin"/>
        </w:r>
        <w:r w:rsidR="00AC5C5D">
          <w:instrText xml:space="preserve"> STYLEREF 1 \s </w:instrText>
        </w:r>
      </w:ins>
      <w:r w:rsidR="00AC5C5D">
        <w:fldChar w:fldCharType="separate"/>
      </w:r>
      <w:r w:rsidR="00AC5C5D">
        <w:rPr>
          <w:noProof/>
        </w:rPr>
        <w:t>13</w:t>
      </w:r>
      <w:ins w:id="1497"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1498" w:author="Raphael Malyankar" w:date="2022-11-15T22:37:00Z">
        <w:r w:rsidR="00AC5C5D">
          <w:rPr>
            <w:noProof/>
          </w:rPr>
          <w:t>1</w:t>
        </w:r>
        <w:r w:rsidR="00AC5C5D">
          <w:fldChar w:fldCharType="end"/>
        </w:r>
      </w:ins>
      <w:del w:id="1499"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13</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bookmarkEnd w:id="1495"/>
      <w:r>
        <w:t xml:space="preserve"> - Types of datasets</w:t>
      </w: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1452"/>
        <w:gridCol w:w="4788"/>
        <w:gridCol w:w="1746"/>
        <w:gridCol w:w="1332"/>
      </w:tblGrid>
      <w:tr w:rsidR="00386A20" w:rsidRPr="0075712D" w14:paraId="66F189FB" w14:textId="78EF2610" w:rsidTr="00386A20">
        <w:trPr>
          <w:cantSplit/>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D4682C" w14:textId="4D8C0691" w:rsidR="00AC04A9" w:rsidRPr="00386A20" w:rsidRDefault="00AC04A9" w:rsidP="00855D09">
            <w:pPr>
              <w:rPr>
                <w:b/>
                <w:bCs/>
                <w:lang w:val="en-CA"/>
              </w:rPr>
            </w:pPr>
            <w:r w:rsidRPr="00386A20">
              <w:rPr>
                <w:b/>
                <w:bCs/>
                <w:lang w:val="en-CA"/>
              </w:rPr>
              <w:t>Dataset 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AD49B5" w14:textId="0FE4D77F" w:rsidR="00AC04A9" w:rsidRPr="00386A20" w:rsidRDefault="00AC04A9" w:rsidP="00855D09">
            <w:pPr>
              <w:rPr>
                <w:b/>
                <w:bCs/>
                <w:lang w:val="en-CA"/>
              </w:rPr>
            </w:pPr>
            <w:r w:rsidRPr="00386A20">
              <w:rPr>
                <w:b/>
                <w:bCs/>
                <w:lang w:val="en-CA"/>
              </w:rPr>
              <w:t>Explanation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D3305" w14:textId="39AFF452" w:rsidR="00AC04A9" w:rsidRPr="00386A20" w:rsidRDefault="00AC04A9" w:rsidP="00855D09">
            <w:pPr>
              <w:rPr>
                <w:b/>
                <w:bCs/>
                <w:lang w:val="en-CA"/>
              </w:rPr>
            </w:pPr>
            <w:r w:rsidRPr="00386A20">
              <w:rPr>
                <w:b/>
                <w:bCs/>
                <w:lang w:val="en-CA"/>
              </w:rPr>
              <w:t>Encoding Format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9438D0" w14:textId="759F6D33" w:rsidR="00AC04A9" w:rsidRPr="00386A20" w:rsidRDefault="00AC04A9" w:rsidP="00855D09">
            <w:pPr>
              <w:rPr>
                <w:b/>
                <w:bCs/>
                <w:lang w:val="en-CA"/>
              </w:rPr>
            </w:pPr>
            <w:r w:rsidRPr="00386A20">
              <w:rPr>
                <w:b/>
                <w:bCs/>
                <w:lang w:val="en-CA"/>
              </w:rPr>
              <w:t>“purpose” field</w:t>
            </w:r>
          </w:p>
        </w:tc>
      </w:tr>
      <w:tr w:rsidR="00386A20" w:rsidRPr="0075712D" w14:paraId="70631363" w14:textId="165446ED" w:rsidTr="00386A20">
        <w:tc>
          <w:tcPr>
            <w:tcW w:w="0" w:type="auto"/>
            <w:tcBorders>
              <w:top w:val="single" w:sz="4" w:space="0" w:color="auto"/>
              <w:left w:val="single" w:sz="4" w:space="0" w:color="auto"/>
              <w:bottom w:val="single" w:sz="4" w:space="0" w:color="auto"/>
              <w:right w:val="single" w:sz="4" w:space="0" w:color="auto"/>
            </w:tcBorders>
            <w:hideMark/>
          </w:tcPr>
          <w:p w14:paraId="5B474B3B" w14:textId="5919B0B6" w:rsidR="00AC04A9" w:rsidRPr="00264B74" w:rsidRDefault="00AC04A9" w:rsidP="00386A20">
            <w:pPr>
              <w:spacing w:after="0"/>
              <w:rPr>
                <w:lang w:val="en-CA"/>
              </w:rPr>
            </w:pPr>
            <w:r w:rsidRPr="00264B74">
              <w:rPr>
                <w:lang w:val="en-CA"/>
              </w:rPr>
              <w:t>New dataset</w:t>
            </w:r>
          </w:p>
        </w:tc>
        <w:tc>
          <w:tcPr>
            <w:tcW w:w="0" w:type="auto"/>
            <w:tcBorders>
              <w:top w:val="single" w:sz="4" w:space="0" w:color="auto"/>
              <w:left w:val="single" w:sz="4" w:space="0" w:color="auto"/>
              <w:bottom w:val="single" w:sz="4" w:space="0" w:color="auto"/>
              <w:right w:val="single" w:sz="4" w:space="0" w:color="auto"/>
            </w:tcBorders>
            <w:hideMark/>
          </w:tcPr>
          <w:p w14:paraId="591E0999" w14:textId="62A85D97" w:rsidR="00AC04A9" w:rsidRPr="00264B74" w:rsidRDefault="00AC04A9" w:rsidP="00386A20">
            <w:pPr>
              <w:spacing w:after="0"/>
              <w:rPr>
                <w:lang w:val="en-CA"/>
              </w:rPr>
            </w:pPr>
            <w:r w:rsidRPr="00264B74">
              <w:rPr>
                <w:lang w:val="en-CA"/>
              </w:rPr>
              <w:t xml:space="preserve">Data for an area different (in coverage and/or extent) </w:t>
            </w:r>
            <w:r>
              <w:rPr>
                <w:lang w:val="en-CA"/>
              </w:rPr>
              <w:t>from</w:t>
            </w:r>
            <w:r w:rsidRPr="00264B74">
              <w:rPr>
                <w:lang w:val="en-CA"/>
              </w:rPr>
              <w:t xml:space="preserve"> existing datasets.</w:t>
            </w:r>
          </w:p>
        </w:tc>
        <w:tc>
          <w:tcPr>
            <w:tcW w:w="0" w:type="auto"/>
            <w:tcBorders>
              <w:top w:val="single" w:sz="4" w:space="0" w:color="auto"/>
              <w:left w:val="single" w:sz="4" w:space="0" w:color="auto"/>
              <w:bottom w:val="single" w:sz="4" w:space="0" w:color="auto"/>
              <w:right w:val="single" w:sz="4" w:space="0" w:color="auto"/>
            </w:tcBorders>
          </w:tcPr>
          <w:p w14:paraId="7C1CED55" w14:textId="3EF484BA" w:rsidR="00AC04A9" w:rsidRPr="00264B74" w:rsidRDefault="00AC04A9" w:rsidP="00386A20">
            <w:pPr>
              <w:spacing w:after="0"/>
              <w:rPr>
                <w:lang w:val="en-CA"/>
              </w:rPr>
            </w:pPr>
            <w:r>
              <w:rPr>
                <w:lang w:val="en-CA"/>
              </w:rPr>
              <w:t xml:space="preserve">Clause </w:t>
            </w:r>
            <w:r>
              <w:rPr>
                <w:lang w:val="en-CA"/>
              </w:rPr>
              <w:fldChar w:fldCharType="begin"/>
            </w:r>
            <w:r>
              <w:rPr>
                <w:lang w:val="en-CA"/>
              </w:rPr>
              <w:instrText xml:space="preserve"> REF _Ref111713899 \r \h </w:instrText>
            </w:r>
            <w:r>
              <w:rPr>
                <w:lang w:val="en-CA"/>
              </w:rPr>
            </w:r>
            <w:r>
              <w:rPr>
                <w:lang w:val="en-CA"/>
              </w:rPr>
              <w:fldChar w:fldCharType="separate"/>
            </w:r>
            <w:r w:rsidR="0082228C">
              <w:rPr>
                <w:lang w:val="en-CA"/>
              </w:rPr>
              <w:t>12</w:t>
            </w:r>
            <w:r>
              <w:rPr>
                <w:lang w:val="en-CA"/>
              </w:rPr>
              <w:fldChar w:fldCharType="end"/>
            </w:r>
          </w:p>
        </w:tc>
        <w:tc>
          <w:tcPr>
            <w:tcW w:w="0" w:type="auto"/>
            <w:tcBorders>
              <w:top w:val="single" w:sz="4" w:space="0" w:color="auto"/>
              <w:left w:val="single" w:sz="4" w:space="0" w:color="auto"/>
              <w:bottom w:val="single" w:sz="4" w:space="0" w:color="auto"/>
              <w:right w:val="single" w:sz="4" w:space="0" w:color="auto"/>
            </w:tcBorders>
          </w:tcPr>
          <w:p w14:paraId="3A31B0E3" w14:textId="04AB8A5D" w:rsidR="00AC04A9" w:rsidRPr="00264B74" w:rsidRDefault="00AC04A9" w:rsidP="00386A20">
            <w:pPr>
              <w:spacing w:after="0"/>
              <w:rPr>
                <w:lang w:val="en-CA"/>
              </w:rPr>
            </w:pPr>
            <w:proofErr w:type="spellStart"/>
            <w:r w:rsidRPr="000B0702">
              <w:rPr>
                <w:i/>
                <w:iCs/>
                <w:lang w:val="en-CA"/>
              </w:rPr>
              <w:t>newDataset</w:t>
            </w:r>
            <w:proofErr w:type="spellEnd"/>
          </w:p>
        </w:tc>
      </w:tr>
      <w:tr w:rsidR="00386A20" w:rsidRPr="0075712D" w14:paraId="0F30687A" w14:textId="1F5BD68C" w:rsidTr="00386A20">
        <w:tc>
          <w:tcPr>
            <w:tcW w:w="0" w:type="auto"/>
            <w:tcBorders>
              <w:top w:val="single" w:sz="4" w:space="0" w:color="auto"/>
              <w:left w:val="single" w:sz="4" w:space="0" w:color="auto"/>
              <w:bottom w:val="single" w:sz="4" w:space="0" w:color="auto"/>
              <w:right w:val="single" w:sz="4" w:space="0" w:color="auto"/>
            </w:tcBorders>
          </w:tcPr>
          <w:p w14:paraId="1501C0FE" w14:textId="4BD8674B" w:rsidR="00AC04A9" w:rsidRPr="00264B74" w:rsidRDefault="00AC04A9" w:rsidP="00386A20">
            <w:pPr>
              <w:spacing w:after="0"/>
              <w:rPr>
                <w:lang w:val="en-CA"/>
              </w:rPr>
            </w:pPr>
            <w:r>
              <w:rPr>
                <w:lang w:val="en-CA"/>
              </w:rPr>
              <w:t>Re-issue</w:t>
            </w:r>
          </w:p>
        </w:tc>
        <w:tc>
          <w:tcPr>
            <w:tcW w:w="0" w:type="auto"/>
            <w:tcBorders>
              <w:top w:val="single" w:sz="4" w:space="0" w:color="auto"/>
              <w:left w:val="single" w:sz="4" w:space="0" w:color="auto"/>
              <w:bottom w:val="single" w:sz="4" w:space="0" w:color="auto"/>
              <w:right w:val="single" w:sz="4" w:space="0" w:color="auto"/>
            </w:tcBorders>
          </w:tcPr>
          <w:p w14:paraId="7F558731" w14:textId="2D769E10" w:rsidR="00AC04A9" w:rsidRPr="00264B74" w:rsidRDefault="00AC04A9" w:rsidP="00386A20">
            <w:pPr>
              <w:spacing w:after="0"/>
              <w:rPr>
                <w:lang w:val="en-CA"/>
              </w:rPr>
            </w:pPr>
            <w:r w:rsidRPr="000F0F0F">
              <w:rPr>
                <w:rFonts w:cs="Arial"/>
                <w:lang w:val="en-US" w:eastAsia="en-US"/>
              </w:rPr>
              <w:t>Inclu</w:t>
            </w:r>
            <w:r>
              <w:rPr>
                <w:rFonts w:cs="Arial"/>
                <w:lang w:val="en-US" w:eastAsia="en-US"/>
              </w:rPr>
              <w:t>des</w:t>
            </w:r>
            <w:r w:rsidRPr="000F0F0F">
              <w:rPr>
                <w:rFonts w:cs="Arial"/>
                <w:lang w:val="en-US" w:eastAsia="en-US"/>
              </w:rPr>
              <w:t xml:space="preserve"> all the updates applied to the original dataset up to the date of the reissue. A Re-issue is intended to avoid unnecessary loading of the Base cell and all applicable updates individually for new users of the dataset,</w:t>
            </w:r>
            <w:r>
              <w:rPr>
                <w:rFonts w:cs="Arial"/>
                <w:lang w:val="en-US" w:eastAsia="en-US"/>
              </w:rPr>
              <w:t xml:space="preserve"> and</w:t>
            </w:r>
            <w:r w:rsidRPr="000F0F0F">
              <w:rPr>
                <w:rFonts w:cs="Arial"/>
                <w:lang w:val="en-US" w:eastAsia="en-US"/>
              </w:rPr>
              <w:t xml:space="preserve"> therefore does not contain any new information additional to that previously </w:t>
            </w:r>
            <w:r>
              <w:rPr>
                <w:rFonts w:cs="Arial"/>
                <w:lang w:val="en-US" w:eastAsia="en-US"/>
              </w:rPr>
              <w:t>distributed</w:t>
            </w:r>
            <w:r w:rsidRPr="000F0F0F">
              <w:rPr>
                <w:rFonts w:cs="Arial"/>
                <w:lang w:val="en-US" w:eastAsia="en-US"/>
              </w:rPr>
              <w:t xml:space="preserve"> by updates</w:t>
            </w:r>
            <w:r>
              <w:rPr>
                <w:rFonts w:cs="Arial"/>
                <w:lang w:val="en-US" w:eastAsia="en-US"/>
              </w:rPr>
              <w:t>.</w:t>
            </w:r>
            <w:r w:rsidRPr="000F0F0F">
              <w:rPr>
                <w:rFonts w:cs="Arial"/>
                <w:lang w:val="en-US" w:eastAsia="en-US"/>
              </w:rPr>
              <w:t xml:space="preserve"> </w:t>
            </w:r>
            <w:r>
              <w:rPr>
                <w:rFonts w:cs="Arial"/>
                <w:lang w:val="en-US" w:eastAsia="en-US"/>
              </w:rPr>
              <w:t>A reissue dataset</w:t>
            </w:r>
            <w:r w:rsidRPr="000F0F0F">
              <w:rPr>
                <w:rFonts w:cs="Arial"/>
                <w:lang w:val="en-US" w:eastAsia="en-US"/>
              </w:rPr>
              <w:t xml:space="preserve"> can be issued at any time</w:t>
            </w:r>
            <w:r>
              <w:rPr>
                <w:rFonts w:cs="Arial"/>
                <w:lang w:val="en-US" w:eastAsia="en-US"/>
              </w:rPr>
              <w:t>.</w:t>
            </w:r>
          </w:p>
        </w:tc>
        <w:tc>
          <w:tcPr>
            <w:tcW w:w="0" w:type="auto"/>
            <w:tcBorders>
              <w:top w:val="single" w:sz="4" w:space="0" w:color="auto"/>
              <w:left w:val="single" w:sz="4" w:space="0" w:color="auto"/>
              <w:bottom w:val="single" w:sz="4" w:space="0" w:color="auto"/>
              <w:right w:val="single" w:sz="4" w:space="0" w:color="auto"/>
            </w:tcBorders>
          </w:tcPr>
          <w:p w14:paraId="64498AD8" w14:textId="650FA7F5" w:rsidR="00AC04A9" w:rsidRPr="000F0F0F" w:rsidRDefault="00AC04A9" w:rsidP="00386A20">
            <w:pPr>
              <w:spacing w:after="0"/>
              <w:jc w:val="left"/>
              <w:rPr>
                <w:rFonts w:cs="Arial"/>
                <w:lang w:val="en-US" w:eastAsia="en-US"/>
              </w:rPr>
            </w:pPr>
            <w:r>
              <w:rPr>
                <w:rFonts w:cs="Arial"/>
                <w:lang w:val="en-US" w:eastAsia="en-US"/>
              </w:rPr>
              <w:t>As for new dataset</w:t>
            </w:r>
          </w:p>
        </w:tc>
        <w:tc>
          <w:tcPr>
            <w:tcW w:w="0" w:type="auto"/>
            <w:tcBorders>
              <w:top w:val="single" w:sz="4" w:space="0" w:color="auto"/>
              <w:left w:val="single" w:sz="4" w:space="0" w:color="auto"/>
              <w:bottom w:val="single" w:sz="4" w:space="0" w:color="auto"/>
              <w:right w:val="single" w:sz="4" w:space="0" w:color="auto"/>
            </w:tcBorders>
          </w:tcPr>
          <w:p w14:paraId="214289C9" w14:textId="22CA2845" w:rsidR="00AC04A9" w:rsidRPr="000F0F0F" w:rsidRDefault="00AC04A9" w:rsidP="00386A20">
            <w:pPr>
              <w:spacing w:after="0"/>
              <w:rPr>
                <w:rFonts w:cs="Arial"/>
                <w:lang w:val="en-US" w:eastAsia="en-US"/>
              </w:rPr>
            </w:pPr>
            <w:r>
              <w:rPr>
                <w:i/>
                <w:iCs/>
                <w:lang w:val="en-CA"/>
              </w:rPr>
              <w:t>reissue</w:t>
            </w:r>
          </w:p>
        </w:tc>
      </w:tr>
      <w:tr w:rsidR="00386A20" w:rsidRPr="0075712D" w14:paraId="6990DC6F" w14:textId="10AC9E18" w:rsidTr="00386A20">
        <w:tc>
          <w:tcPr>
            <w:tcW w:w="0" w:type="auto"/>
            <w:tcBorders>
              <w:top w:val="single" w:sz="4" w:space="0" w:color="auto"/>
              <w:left w:val="single" w:sz="4" w:space="0" w:color="auto"/>
              <w:bottom w:val="single" w:sz="4" w:space="0" w:color="auto"/>
              <w:right w:val="single" w:sz="4" w:space="0" w:color="auto"/>
            </w:tcBorders>
            <w:hideMark/>
          </w:tcPr>
          <w:p w14:paraId="23EBB0E2" w14:textId="77777777" w:rsidR="00AC04A9" w:rsidRPr="00264B74" w:rsidRDefault="00AC04A9" w:rsidP="00386A20">
            <w:pPr>
              <w:spacing w:after="0"/>
              <w:rPr>
                <w:lang w:val="en-CA"/>
              </w:rPr>
            </w:pPr>
            <w:r w:rsidRPr="00264B74">
              <w:rPr>
                <w:lang w:val="en-CA"/>
              </w:rPr>
              <w:t>New Edition of a dataset</w:t>
            </w:r>
          </w:p>
        </w:tc>
        <w:tc>
          <w:tcPr>
            <w:tcW w:w="0" w:type="auto"/>
            <w:tcBorders>
              <w:top w:val="single" w:sz="4" w:space="0" w:color="auto"/>
              <w:left w:val="single" w:sz="4" w:space="0" w:color="auto"/>
              <w:bottom w:val="single" w:sz="4" w:space="0" w:color="auto"/>
              <w:right w:val="single" w:sz="4" w:space="0" w:color="auto"/>
            </w:tcBorders>
            <w:hideMark/>
          </w:tcPr>
          <w:p w14:paraId="23ED8194" w14:textId="2F78FD27" w:rsidR="00AC04A9" w:rsidRPr="00264B74" w:rsidRDefault="00AC04A9" w:rsidP="00386A20">
            <w:pPr>
              <w:spacing w:after="0"/>
              <w:rPr>
                <w:lang w:val="en-CA"/>
              </w:rPr>
            </w:pPr>
            <w:r w:rsidRPr="00264B74">
              <w:rPr>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must increment up by one from the previous edition.</w:t>
            </w:r>
          </w:p>
        </w:tc>
        <w:tc>
          <w:tcPr>
            <w:tcW w:w="0" w:type="auto"/>
            <w:tcBorders>
              <w:top w:val="single" w:sz="4" w:space="0" w:color="auto"/>
              <w:left w:val="single" w:sz="4" w:space="0" w:color="auto"/>
              <w:bottom w:val="single" w:sz="4" w:space="0" w:color="auto"/>
              <w:right w:val="single" w:sz="4" w:space="0" w:color="auto"/>
            </w:tcBorders>
          </w:tcPr>
          <w:p w14:paraId="2F7B1A1D" w14:textId="04D90BE6" w:rsidR="00AC04A9" w:rsidRPr="00264B74" w:rsidRDefault="00AC04A9" w:rsidP="00386A20">
            <w:pPr>
              <w:spacing w:after="0"/>
              <w:jc w:val="left"/>
              <w:rPr>
                <w:lang w:val="en-CA"/>
              </w:rPr>
            </w:pPr>
            <w:r>
              <w:rPr>
                <w:rFonts w:cs="Arial"/>
                <w:lang w:val="en-US" w:eastAsia="en-US"/>
              </w:rPr>
              <w:t>As for new dataset</w:t>
            </w:r>
          </w:p>
        </w:tc>
        <w:tc>
          <w:tcPr>
            <w:tcW w:w="0" w:type="auto"/>
            <w:tcBorders>
              <w:top w:val="single" w:sz="4" w:space="0" w:color="auto"/>
              <w:left w:val="single" w:sz="4" w:space="0" w:color="auto"/>
              <w:bottom w:val="single" w:sz="4" w:space="0" w:color="auto"/>
              <w:right w:val="single" w:sz="4" w:space="0" w:color="auto"/>
            </w:tcBorders>
          </w:tcPr>
          <w:p w14:paraId="4939A96D" w14:textId="6C48D8E7" w:rsidR="00AC04A9" w:rsidRPr="00264B74" w:rsidRDefault="00AC04A9" w:rsidP="00386A20">
            <w:pPr>
              <w:spacing w:after="0"/>
              <w:rPr>
                <w:lang w:val="en-CA"/>
              </w:rPr>
            </w:pPr>
            <w:proofErr w:type="spellStart"/>
            <w:r w:rsidRPr="000B0702">
              <w:rPr>
                <w:i/>
                <w:iCs/>
                <w:lang w:val="en-CA"/>
              </w:rPr>
              <w:t>new</w:t>
            </w:r>
            <w:r>
              <w:rPr>
                <w:i/>
                <w:iCs/>
                <w:lang w:val="en-CA"/>
              </w:rPr>
              <w:t>Edition</w:t>
            </w:r>
            <w:proofErr w:type="spellEnd"/>
          </w:p>
        </w:tc>
      </w:tr>
      <w:tr w:rsidR="00386A20" w:rsidRPr="0075712D" w14:paraId="60DDA486" w14:textId="4425A8F8" w:rsidTr="00386A20">
        <w:tc>
          <w:tcPr>
            <w:tcW w:w="0" w:type="auto"/>
            <w:tcBorders>
              <w:top w:val="single" w:sz="4" w:space="0" w:color="auto"/>
              <w:left w:val="single" w:sz="4" w:space="0" w:color="auto"/>
              <w:bottom w:val="single" w:sz="4" w:space="0" w:color="auto"/>
              <w:right w:val="single" w:sz="4" w:space="0" w:color="auto"/>
            </w:tcBorders>
            <w:hideMark/>
          </w:tcPr>
          <w:p w14:paraId="75658E13" w14:textId="77777777" w:rsidR="00AC04A9" w:rsidRPr="00264B74" w:rsidRDefault="00AC04A9" w:rsidP="00386A20">
            <w:pPr>
              <w:spacing w:after="0"/>
              <w:rPr>
                <w:lang w:val="en-CA"/>
              </w:rPr>
            </w:pPr>
            <w:r w:rsidRPr="00264B74">
              <w:rPr>
                <w:lang w:val="en-CA"/>
              </w:rPr>
              <w:t>Update dataset</w:t>
            </w:r>
          </w:p>
        </w:tc>
        <w:tc>
          <w:tcPr>
            <w:tcW w:w="0" w:type="auto"/>
            <w:tcBorders>
              <w:top w:val="single" w:sz="4" w:space="0" w:color="auto"/>
              <w:left w:val="single" w:sz="4" w:space="0" w:color="auto"/>
              <w:bottom w:val="single" w:sz="4" w:space="0" w:color="auto"/>
              <w:right w:val="single" w:sz="4" w:space="0" w:color="auto"/>
            </w:tcBorders>
            <w:hideMark/>
          </w:tcPr>
          <w:p w14:paraId="5408637D" w14:textId="2AB20172" w:rsidR="00AC04A9" w:rsidRPr="00264B74" w:rsidRDefault="00AC04A9" w:rsidP="00386A20">
            <w:pPr>
              <w:spacing w:after="0"/>
              <w:rPr>
                <w:lang w:val="en-CA"/>
              </w:rPr>
            </w:pPr>
            <w:r w:rsidRPr="00264B74">
              <w:rPr>
                <w:lang w:val="en-CA"/>
              </w:rPr>
              <w:t xml:space="preserve">A delta </w:t>
            </w:r>
            <w:proofErr w:type="gramStart"/>
            <w:r w:rsidRPr="00264B74">
              <w:rPr>
                <w:lang w:val="en-CA"/>
              </w:rPr>
              <w:t>change</w:t>
            </w:r>
            <w:proofErr w:type="gramEnd"/>
            <w:r w:rsidRPr="00264B74">
              <w:rPr>
                <w:lang w:val="en-CA"/>
              </w:rPr>
              <w:t xml:space="preserve"> of the latest edition of a dataset. If there is more than one update dataset, the subsequent update will be a delta of the base dataset + earlier update datasets.</w:t>
            </w:r>
          </w:p>
        </w:tc>
        <w:tc>
          <w:tcPr>
            <w:tcW w:w="0" w:type="auto"/>
            <w:tcBorders>
              <w:top w:val="single" w:sz="4" w:space="0" w:color="auto"/>
              <w:left w:val="single" w:sz="4" w:space="0" w:color="auto"/>
              <w:bottom w:val="single" w:sz="4" w:space="0" w:color="auto"/>
              <w:right w:val="single" w:sz="4" w:space="0" w:color="auto"/>
            </w:tcBorders>
          </w:tcPr>
          <w:p w14:paraId="0C52578D" w14:textId="74FB393C" w:rsidR="00AC04A9" w:rsidRPr="00264B74" w:rsidRDefault="00AC04A9" w:rsidP="00386A20">
            <w:pPr>
              <w:spacing w:after="0"/>
              <w:jc w:val="left"/>
              <w:rPr>
                <w:lang w:val="en-CA"/>
              </w:rPr>
            </w:pPr>
            <w:r>
              <w:rPr>
                <w:rFonts w:cs="Arial"/>
                <w:lang w:val="en-US" w:eastAsia="en-US"/>
              </w:rPr>
              <w:t>As for new dataset</w:t>
            </w:r>
            <w:r w:rsidR="0091380B">
              <w:rPr>
                <w:rFonts w:cs="Arial"/>
                <w:lang w:val="en-US" w:eastAsia="en-US"/>
              </w:rPr>
              <w:t xml:space="preserve">. See Clause </w:t>
            </w:r>
            <w:r w:rsidR="0091380B">
              <w:rPr>
                <w:rFonts w:cs="Arial"/>
                <w:lang w:val="en-US" w:eastAsia="en-US"/>
              </w:rPr>
              <w:fldChar w:fldCharType="begin"/>
            </w:r>
            <w:r w:rsidR="0091380B">
              <w:rPr>
                <w:rFonts w:cs="Arial"/>
                <w:lang w:val="en-US" w:eastAsia="en-US"/>
              </w:rPr>
              <w:instrText xml:space="preserve"> REF _Ref111714263 \r \h </w:instrText>
            </w:r>
            <w:r w:rsidR="0091380B">
              <w:rPr>
                <w:rFonts w:cs="Arial"/>
                <w:lang w:val="en-US" w:eastAsia="en-US"/>
              </w:rPr>
            </w:r>
            <w:r w:rsidR="0091380B">
              <w:rPr>
                <w:rFonts w:cs="Arial"/>
                <w:lang w:val="en-US" w:eastAsia="en-US"/>
              </w:rPr>
              <w:fldChar w:fldCharType="separate"/>
            </w:r>
            <w:r w:rsidR="0082228C">
              <w:rPr>
                <w:rFonts w:cs="Arial"/>
                <w:lang w:val="en-US" w:eastAsia="en-US"/>
              </w:rPr>
              <w:t>12.14</w:t>
            </w:r>
            <w:r w:rsidR="0091380B">
              <w:rPr>
                <w:rFonts w:cs="Arial"/>
                <w:lang w:val="en-US" w:eastAsia="en-US"/>
              </w:rPr>
              <w:fldChar w:fldCharType="end"/>
            </w:r>
            <w:r w:rsidR="0091380B">
              <w:rPr>
                <w:rFonts w:cs="Arial"/>
                <w:lang w:val="en-US" w:eastAsia="en-US"/>
              </w:rPr>
              <w:t>.</w:t>
            </w:r>
          </w:p>
        </w:tc>
        <w:tc>
          <w:tcPr>
            <w:tcW w:w="0" w:type="auto"/>
            <w:tcBorders>
              <w:top w:val="single" w:sz="4" w:space="0" w:color="auto"/>
              <w:left w:val="single" w:sz="4" w:space="0" w:color="auto"/>
              <w:bottom w:val="single" w:sz="4" w:space="0" w:color="auto"/>
              <w:right w:val="single" w:sz="4" w:space="0" w:color="auto"/>
            </w:tcBorders>
          </w:tcPr>
          <w:p w14:paraId="73CFFAEC" w14:textId="7F42F493" w:rsidR="00AC04A9" w:rsidRPr="00264B74" w:rsidRDefault="00AC04A9" w:rsidP="00386A20">
            <w:pPr>
              <w:spacing w:after="0"/>
              <w:rPr>
                <w:lang w:val="en-CA"/>
              </w:rPr>
            </w:pPr>
            <w:r>
              <w:rPr>
                <w:i/>
                <w:iCs/>
                <w:lang w:val="en-CA"/>
              </w:rPr>
              <w:t>update</w:t>
            </w:r>
          </w:p>
        </w:tc>
      </w:tr>
      <w:tr w:rsidR="00386A20" w:rsidRPr="0075712D" w14:paraId="15687A8D" w14:textId="0CDA1EDB" w:rsidTr="00386A20">
        <w:tc>
          <w:tcPr>
            <w:tcW w:w="0" w:type="auto"/>
            <w:tcBorders>
              <w:top w:val="single" w:sz="4" w:space="0" w:color="auto"/>
              <w:left w:val="single" w:sz="4" w:space="0" w:color="auto"/>
              <w:bottom w:val="single" w:sz="4" w:space="0" w:color="auto"/>
              <w:right w:val="single" w:sz="4" w:space="0" w:color="auto"/>
            </w:tcBorders>
            <w:hideMark/>
          </w:tcPr>
          <w:p w14:paraId="31FD9B05" w14:textId="77777777" w:rsidR="00AC04A9" w:rsidRPr="00264B74" w:rsidRDefault="00AC04A9" w:rsidP="00386A20">
            <w:pPr>
              <w:spacing w:after="0"/>
              <w:rPr>
                <w:lang w:val="en-CA"/>
              </w:rPr>
            </w:pPr>
            <w:r w:rsidRPr="00264B74">
              <w:rPr>
                <w:lang w:val="en-CA"/>
              </w:rPr>
              <w:t>Cancellation</w:t>
            </w:r>
          </w:p>
        </w:tc>
        <w:tc>
          <w:tcPr>
            <w:tcW w:w="0" w:type="auto"/>
            <w:tcBorders>
              <w:top w:val="single" w:sz="4" w:space="0" w:color="auto"/>
              <w:left w:val="single" w:sz="4" w:space="0" w:color="auto"/>
              <w:bottom w:val="single" w:sz="4" w:space="0" w:color="auto"/>
              <w:right w:val="single" w:sz="4" w:space="0" w:color="auto"/>
            </w:tcBorders>
            <w:hideMark/>
          </w:tcPr>
          <w:p w14:paraId="32039427" w14:textId="77777777" w:rsidR="00AC04A9" w:rsidRDefault="00AC04A9" w:rsidP="00386A20">
            <w:pPr>
              <w:spacing w:after="0"/>
              <w:rPr>
                <w:lang w:val="en-CA"/>
              </w:rPr>
            </w:pPr>
            <w:r w:rsidRPr="00264B74">
              <w:rPr>
                <w:lang w:val="en-CA"/>
              </w:rPr>
              <w:t>Used to cancel dataset and any related update datasets.</w:t>
            </w:r>
            <w:r>
              <w:rPr>
                <w:lang w:val="en-CA"/>
              </w:rPr>
              <w:t xml:space="preserve"> </w:t>
            </w:r>
            <w:r w:rsidRPr="00165DA8">
              <w:rPr>
                <w:lang w:val="en-CA"/>
              </w:rPr>
              <w:t>The dataset is cancelled and is deleted from the system.</w:t>
            </w:r>
          </w:p>
          <w:p w14:paraId="6930EFB2" w14:textId="425BAD8C" w:rsidR="0091380B" w:rsidRPr="00264B74" w:rsidRDefault="0091380B" w:rsidP="00386A20">
            <w:pPr>
              <w:spacing w:after="0"/>
              <w:rPr>
                <w:lang w:val="en-CA"/>
              </w:rPr>
            </w:pPr>
            <w:r>
              <w:rPr>
                <w:lang w:val="en-CA"/>
              </w:rPr>
              <w:t>A cancellation dataset must be a pro-forma dataset containing only header information (no instances of spatial objects, information types, or feature types).</w:t>
            </w:r>
          </w:p>
        </w:tc>
        <w:tc>
          <w:tcPr>
            <w:tcW w:w="0" w:type="auto"/>
            <w:tcBorders>
              <w:top w:val="single" w:sz="4" w:space="0" w:color="auto"/>
              <w:left w:val="single" w:sz="4" w:space="0" w:color="auto"/>
              <w:bottom w:val="single" w:sz="4" w:space="0" w:color="auto"/>
              <w:right w:val="single" w:sz="4" w:space="0" w:color="auto"/>
            </w:tcBorders>
          </w:tcPr>
          <w:p w14:paraId="5E6019F4" w14:textId="2027C4D8" w:rsidR="00AC04A9" w:rsidRPr="00264B74" w:rsidRDefault="0091380B" w:rsidP="00386A20">
            <w:pPr>
              <w:spacing w:after="0"/>
              <w:jc w:val="left"/>
              <w:rPr>
                <w:lang w:val="en-CA"/>
              </w:rPr>
            </w:pPr>
            <w:r>
              <w:rPr>
                <w:rFonts w:cs="Arial"/>
                <w:lang w:val="en-US" w:eastAsia="en-US"/>
              </w:rPr>
              <w:t>As for new dataset, but containing only header information.</w:t>
            </w:r>
          </w:p>
        </w:tc>
        <w:tc>
          <w:tcPr>
            <w:tcW w:w="0" w:type="auto"/>
            <w:tcBorders>
              <w:top w:val="single" w:sz="4" w:space="0" w:color="auto"/>
              <w:left w:val="single" w:sz="4" w:space="0" w:color="auto"/>
              <w:bottom w:val="single" w:sz="4" w:space="0" w:color="auto"/>
              <w:right w:val="single" w:sz="4" w:space="0" w:color="auto"/>
            </w:tcBorders>
          </w:tcPr>
          <w:p w14:paraId="26DE796C" w14:textId="5F9426FC" w:rsidR="00AC04A9" w:rsidRPr="00264B74" w:rsidRDefault="00AC04A9" w:rsidP="00386A20">
            <w:pPr>
              <w:spacing w:after="0"/>
              <w:rPr>
                <w:lang w:val="en-CA"/>
              </w:rPr>
            </w:pPr>
            <w:r>
              <w:rPr>
                <w:i/>
                <w:iCs/>
                <w:lang w:val="en-CA"/>
              </w:rPr>
              <w:t>cancellation</w:t>
            </w:r>
          </w:p>
        </w:tc>
      </w:tr>
    </w:tbl>
    <w:p w14:paraId="62C77BC9" w14:textId="02C40699" w:rsidR="00855D09" w:rsidRDefault="00855D09" w:rsidP="00855D09">
      <w:pPr>
        <w:autoSpaceDE w:val="0"/>
        <w:autoSpaceDN w:val="0"/>
        <w:adjustRightInd w:val="0"/>
        <w:spacing w:after="120" w:line="240" w:lineRule="auto"/>
        <w:rPr>
          <w:rFonts w:eastAsia="Times New Roman" w:cs="Arial"/>
          <w:lang w:eastAsia="en-US"/>
        </w:rPr>
      </w:pPr>
    </w:p>
    <w:p w14:paraId="353DC7DE" w14:textId="77777777" w:rsidR="0091380B" w:rsidRPr="000F0F0F" w:rsidRDefault="0091380B" w:rsidP="00855D09">
      <w:pPr>
        <w:autoSpaceDE w:val="0"/>
        <w:autoSpaceDN w:val="0"/>
        <w:adjustRightInd w:val="0"/>
        <w:spacing w:after="120" w:line="240" w:lineRule="auto"/>
        <w:rPr>
          <w:rFonts w:eastAsia="Times New Roman" w:cs="Arial"/>
          <w:lang w:eastAsia="en-US"/>
        </w:rPr>
      </w:pP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1500" w:name="_Toc510785491"/>
      <w:bookmarkStart w:id="1501" w:name="_Toc510784342"/>
      <w:bookmarkStart w:id="1502" w:name="_Toc225065200"/>
      <w:bookmarkStart w:id="1503" w:name="_Toc439685311"/>
      <w:bookmarkStart w:id="1504" w:name="_Toc225648343"/>
      <w:bookmarkStart w:id="1505" w:name="_Ref111716874"/>
      <w:bookmarkStart w:id="1506" w:name="_Toc120228699"/>
      <w:bookmarkEnd w:id="1500"/>
      <w:bookmarkEnd w:id="1501"/>
      <w:r w:rsidRPr="000F0F0F">
        <w:rPr>
          <w:lang w:eastAsia="en-US"/>
        </w:rPr>
        <w:t>Dataset file naming</w:t>
      </w:r>
      <w:bookmarkEnd w:id="1502"/>
      <w:bookmarkEnd w:id="1503"/>
      <w:bookmarkEnd w:id="1504"/>
      <w:bookmarkEnd w:id="1505"/>
      <w:bookmarkEnd w:id="1506"/>
      <w:r w:rsidRPr="000F0F0F">
        <w:rPr>
          <w:lang w:eastAsia="en-US"/>
        </w:rPr>
        <w:t xml:space="preserve"> </w:t>
      </w:r>
    </w:p>
    <w:p w14:paraId="4124F480" w14:textId="0D668C18"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w:t>
      </w:r>
      <w:r>
        <w:rPr>
          <w:rFonts w:eastAsia="Times New Roman" w:cs="Arial"/>
          <w:lang w:eastAsia="en-US"/>
        </w:rPr>
        <w:t xml:space="preserve">(Clause </w:t>
      </w:r>
      <w:r>
        <w:rPr>
          <w:rFonts w:eastAsia="Times New Roman" w:cs="Arial"/>
          <w:lang w:eastAsia="en-US"/>
        </w:rPr>
        <w:fldChar w:fldCharType="begin"/>
      </w:r>
      <w:r>
        <w:rPr>
          <w:rFonts w:eastAsia="Times New Roman" w:cs="Arial"/>
          <w:lang w:eastAsia="en-US"/>
        </w:rPr>
        <w:instrText xml:space="preserve"> REF _Ref111716507 \r \h </w:instrText>
      </w:r>
      <w:r>
        <w:rPr>
          <w:rFonts w:eastAsia="Times New Roman" w:cs="Arial"/>
          <w:lang w:eastAsia="en-US"/>
        </w:rPr>
      </w:r>
      <w:r>
        <w:rPr>
          <w:rFonts w:eastAsia="Times New Roman" w:cs="Arial"/>
          <w:lang w:eastAsia="en-US"/>
        </w:rPr>
        <w:fldChar w:fldCharType="separate"/>
      </w:r>
      <w:r w:rsidR="0082228C">
        <w:rPr>
          <w:rFonts w:eastAsia="Times New Roman" w:cs="Arial"/>
          <w:lang w:eastAsia="en-US"/>
        </w:rPr>
        <w:t>13.3.1</w:t>
      </w:r>
      <w:r>
        <w:rPr>
          <w:rFonts w:eastAsia="Times New Roman" w:cs="Arial"/>
          <w:lang w:eastAsia="en-US"/>
        </w:rPr>
        <w:fldChar w:fldCharType="end"/>
      </w:r>
      <w:r w:rsidRPr="000F5956">
        <w:rPr>
          <w:rFonts w:eastAsia="Times New Roman" w:cs="Arial"/>
          <w:lang w:eastAsia="en-US"/>
        </w:rPr>
        <w:t xml:space="preserve">). </w:t>
      </w:r>
    </w:p>
    <w:p w14:paraId="2DD2BCC9" w14:textId="75F936B8" w:rsidR="000F5956" w:rsidRPr="000F5956" w:rsidRDefault="000F5956" w:rsidP="000F5956">
      <w:pPr>
        <w:autoSpaceDE w:val="0"/>
        <w:autoSpaceDN w:val="0"/>
        <w:adjustRightInd w:val="0"/>
        <w:spacing w:after="120" w:line="240" w:lineRule="auto"/>
        <w:rPr>
          <w:rFonts w:eastAsia="Times New Roman" w:cs="Arial"/>
          <w:lang w:eastAsia="en-US"/>
        </w:rPr>
      </w:pPr>
      <w:r>
        <w:rPr>
          <w:rFonts w:eastAsia="Times New Roman" w:cs="Arial"/>
          <w:lang w:eastAsia="en-US"/>
        </w:rPr>
        <w:t>S-131</w:t>
      </w:r>
      <w:r w:rsidRPr="000F5956">
        <w:rPr>
          <w:rFonts w:eastAsia="Times New Roman" w:cs="Arial"/>
          <w:lang w:eastAsia="en-US"/>
        </w:rPr>
        <w:t xml:space="preserve"> dataset files </w:t>
      </w:r>
      <w:r w:rsidR="00C16120">
        <w:rPr>
          <w:rFonts w:eastAsia="Times New Roman" w:cs="Arial"/>
          <w:lang w:eastAsia="en-US"/>
        </w:rPr>
        <w:t xml:space="preserve">for new, reissue, new editions, and cancellation datasets </w:t>
      </w:r>
      <w:r w:rsidRPr="000F5956">
        <w:rPr>
          <w:rFonts w:eastAsia="Times New Roman" w:cs="Arial"/>
          <w:lang w:eastAsia="en-US"/>
        </w:rPr>
        <w:t>are named according to the specifications given below:</w:t>
      </w:r>
    </w:p>
    <w:p w14:paraId="28EAB680" w14:textId="3A43AFF0"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1</w:t>
      </w:r>
      <w:r>
        <w:rPr>
          <w:rFonts w:eastAsia="Times New Roman" w:cs="Arial"/>
          <w:lang w:eastAsia="en-US"/>
        </w:rPr>
        <w:t>31</w:t>
      </w:r>
      <w:r w:rsidRPr="000F5956">
        <w:rPr>
          <w:rFonts w:eastAsia="Times New Roman" w:cs="Arial"/>
          <w:lang w:eastAsia="en-US"/>
        </w:rPr>
        <w:t xml:space="preserve">CCCCXXXXXXXXXX.GML </w:t>
      </w:r>
    </w:p>
    <w:p w14:paraId="4F6809B7" w14:textId="77777777"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The main part forms an identifier where:</w:t>
      </w:r>
    </w:p>
    <w:p w14:paraId="65499AAE" w14:textId="0A649A06" w:rsidR="000F5956" w:rsidRPr="00C16120" w:rsidRDefault="000F5956" w:rsidP="006A5C19">
      <w:pPr>
        <w:pStyle w:val="ListParagraph"/>
        <w:numPr>
          <w:ilvl w:val="0"/>
          <w:numId w:val="28"/>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The first three characters are always “131” and identify the dataset as an S-131 dataset.</w:t>
      </w:r>
    </w:p>
    <w:p w14:paraId="53BFDFF3" w14:textId="43337450" w:rsidR="000F5956" w:rsidRPr="00C16120" w:rsidRDefault="000F5956" w:rsidP="006A5C19">
      <w:pPr>
        <w:pStyle w:val="ListParagraph"/>
        <w:numPr>
          <w:ilvl w:val="0"/>
          <w:numId w:val="28"/>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 xml:space="preserve">The next four characters identify the issuing agency by its alphanumeric agency code in the IHO producer code register in the IHO GI Registry (i.e., the IHO is identified as “AA”, not “1810”). Where the agency code consists of fewer than four characters, sufficient zeros must </w:t>
      </w:r>
      <w:r w:rsidRPr="00C16120">
        <w:rPr>
          <w:rFonts w:eastAsia="Times New Roman" w:cs="Arial"/>
          <w:lang w:eastAsia="en-US"/>
        </w:rPr>
        <w:lastRenderedPageBreak/>
        <w:t>be suffixed to make the length exactly four characters (e.g., “</w:t>
      </w:r>
      <w:del w:id="1507" w:author="Raphael Malyankar" w:date="2023-01-10T14:51:00Z">
        <w:r w:rsidRPr="00C16120" w:rsidDel="001D3331">
          <w:rPr>
            <w:rFonts w:eastAsia="Times New Roman" w:cs="Arial"/>
            <w:lang w:eastAsia="en-US"/>
          </w:rPr>
          <w:delText>AA00</w:delText>
        </w:r>
      </w:del>
      <w:ins w:id="1508" w:author="Raphael Malyankar" w:date="2023-01-10T14:51:00Z">
        <w:r w:rsidR="001D3331">
          <w:rPr>
            <w:rFonts w:eastAsia="Times New Roman" w:cs="Arial"/>
            <w:lang w:eastAsia="en-US"/>
          </w:rPr>
          <w:t>US</w:t>
        </w:r>
        <w:r w:rsidR="001D3331" w:rsidRPr="00C16120">
          <w:rPr>
            <w:rFonts w:eastAsia="Times New Roman" w:cs="Arial"/>
            <w:lang w:eastAsia="en-US"/>
          </w:rPr>
          <w:t>00</w:t>
        </w:r>
      </w:ins>
      <w:r w:rsidRPr="00C16120">
        <w:rPr>
          <w:rFonts w:eastAsia="Times New Roman" w:cs="Arial"/>
          <w:lang w:eastAsia="en-US"/>
        </w:rPr>
        <w:t>”</w:t>
      </w:r>
      <w:ins w:id="1509" w:author="Raphael Malyankar" w:date="2023-01-10T14:51:00Z">
        <w:r w:rsidR="001D3331">
          <w:rPr>
            <w:rFonts w:eastAsia="Times New Roman" w:cs="Arial"/>
            <w:lang w:eastAsia="en-US"/>
          </w:rPr>
          <w:t xml:space="preserve"> instead of “US” - note that</w:t>
        </w:r>
      </w:ins>
      <w:ins w:id="1510" w:author="Raphael Malyankar" w:date="2023-01-10T14:52:00Z">
        <w:r w:rsidR="001D3331">
          <w:rPr>
            <w:rFonts w:eastAsia="Times New Roman" w:cs="Arial"/>
            <w:lang w:eastAsia="en-US"/>
          </w:rPr>
          <w:t xml:space="preserve"> the 4-character code</w:t>
        </w:r>
      </w:ins>
      <w:ins w:id="1511" w:author="Raphael Malyankar" w:date="2023-01-10T14:51:00Z">
        <w:r w:rsidR="001D3331">
          <w:rPr>
            <w:rFonts w:eastAsia="Times New Roman" w:cs="Arial"/>
            <w:lang w:eastAsia="en-US"/>
          </w:rPr>
          <w:t xml:space="preserve"> </w:t>
        </w:r>
      </w:ins>
      <w:del w:id="1512" w:author="Raphael Malyankar" w:date="2023-01-10T14:52:00Z">
        <w:r w:rsidRPr="00C16120" w:rsidDel="001D3331">
          <w:rPr>
            <w:rFonts w:eastAsia="Times New Roman" w:cs="Arial"/>
            <w:lang w:eastAsia="en-US"/>
          </w:rPr>
          <w:delText xml:space="preserve"> </w:delText>
        </w:r>
      </w:del>
      <w:r w:rsidRPr="00C16120">
        <w:rPr>
          <w:rFonts w:eastAsia="Times New Roman" w:cs="Arial"/>
          <w:lang w:eastAsia="en-US"/>
        </w:rPr>
        <w:t>for IHO</w:t>
      </w:r>
      <w:ins w:id="1513" w:author="Raphael Malyankar" w:date="2023-01-10T14:52:00Z">
        <w:r w:rsidR="001D3331">
          <w:rPr>
            <w:rFonts w:eastAsia="Times New Roman" w:cs="Arial"/>
            <w:lang w:eastAsia="en-US"/>
          </w:rPr>
          <w:t xml:space="preserve"> is exceptionally “00AA” </w:t>
        </w:r>
      </w:ins>
      <w:ins w:id="1514" w:author="Raphael Malyankar" w:date="2023-01-10T14:51:00Z">
        <w:r w:rsidR="001D3331">
          <w:rPr>
            <w:rFonts w:eastAsia="Times New Roman" w:cs="Arial"/>
            <w:lang w:eastAsia="en-US"/>
          </w:rPr>
          <w:t>based on current inform</w:t>
        </w:r>
      </w:ins>
      <w:ins w:id="1515" w:author="Raphael Malyankar" w:date="2023-01-10T14:52:00Z">
        <w:r w:rsidR="001D3331">
          <w:rPr>
            <w:rFonts w:eastAsia="Times New Roman" w:cs="Arial"/>
            <w:lang w:eastAsia="en-US"/>
          </w:rPr>
          <w:t>ation about plans for 4-character codes</w:t>
        </w:r>
      </w:ins>
      <w:r w:rsidRPr="00C16120">
        <w:rPr>
          <w:rFonts w:eastAsia="Times New Roman" w:cs="Arial"/>
          <w:lang w:eastAsia="en-US"/>
        </w:rPr>
        <w:t>)</w:t>
      </w:r>
      <w:ins w:id="1516" w:author="Raphael Malyankar" w:date="2022-11-24T23:39:00Z">
        <w:r w:rsidR="008465FB">
          <w:rPr>
            <w:rStyle w:val="FootnoteReference"/>
            <w:rFonts w:eastAsia="Times New Roman" w:cs="Arial"/>
            <w:lang w:eastAsia="en-US"/>
          </w:rPr>
          <w:footnoteReference w:id="3"/>
        </w:r>
      </w:ins>
      <w:r w:rsidRPr="00C16120">
        <w:rPr>
          <w:rFonts w:eastAsia="Times New Roman" w:cs="Arial"/>
          <w:lang w:eastAsia="en-US"/>
        </w:rPr>
        <w:t>.</w:t>
      </w:r>
    </w:p>
    <w:p w14:paraId="44598993" w14:textId="7661250D" w:rsidR="00C16120" w:rsidRPr="00C16120" w:rsidRDefault="000F5956" w:rsidP="006A5C19">
      <w:pPr>
        <w:pStyle w:val="ListParagraph"/>
        <w:numPr>
          <w:ilvl w:val="0"/>
          <w:numId w:val="28"/>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 xml:space="preserve">The </w:t>
      </w:r>
      <w:del w:id="1524" w:author="Raphael Malyankar" w:date="2023-01-10T14:41:00Z">
        <w:r w:rsidRPr="00C16120" w:rsidDel="00632340">
          <w:rPr>
            <w:rFonts w:eastAsia="Times New Roman" w:cs="Arial"/>
            <w:lang w:eastAsia="en-US"/>
          </w:rPr>
          <w:delText>eighth up to the seventeenth</w:delText>
        </w:r>
      </w:del>
      <w:ins w:id="1525" w:author="Raphael Malyankar" w:date="2023-01-10T14:41:00Z">
        <w:r w:rsidR="00632340">
          <w:rPr>
            <w:rFonts w:eastAsia="Times New Roman" w:cs="Arial"/>
            <w:lang w:eastAsia="en-US"/>
          </w:rPr>
          <w:t>subsequent</w:t>
        </w:r>
      </w:ins>
      <w:r w:rsidRPr="00C16120">
        <w:rPr>
          <w:rFonts w:eastAsia="Times New Roman" w:cs="Arial"/>
          <w:lang w:eastAsia="en-US"/>
        </w:rPr>
        <w:t xml:space="preserve"> character</w:t>
      </w:r>
      <w:ins w:id="1526" w:author="Raphael Malyankar" w:date="2023-01-10T14:41:00Z">
        <w:r w:rsidR="00632340">
          <w:rPr>
            <w:rFonts w:eastAsia="Times New Roman" w:cs="Arial"/>
            <w:lang w:eastAsia="en-US"/>
          </w:rPr>
          <w:t>s</w:t>
        </w:r>
      </w:ins>
      <w:r w:rsidRPr="00C16120">
        <w:rPr>
          <w:rFonts w:eastAsia="Times New Roman" w:cs="Arial"/>
          <w:lang w:eastAsia="en-US"/>
        </w:rPr>
        <w:t xml:space="preserve"> can be used in any way by the producer to provide a unique file name for the dataset. The following characters are allowed in the dataset name, A to Z, 0 to 9 and the special character _ (underscore).</w:t>
      </w:r>
    </w:p>
    <w:p w14:paraId="7A798149" w14:textId="5713E776" w:rsidR="000F5956" w:rsidRDefault="000F5956" w:rsidP="006A5C19">
      <w:pPr>
        <w:pStyle w:val="ListParagraph"/>
        <w:numPr>
          <w:ilvl w:val="0"/>
          <w:numId w:val="28"/>
        </w:numPr>
        <w:autoSpaceDE w:val="0"/>
        <w:autoSpaceDN w:val="0"/>
        <w:adjustRightInd w:val="0"/>
        <w:spacing w:after="120" w:line="240" w:lineRule="auto"/>
        <w:rPr>
          <w:ins w:id="1527" w:author="Raphael Malyankar" w:date="2023-01-10T14:42:00Z"/>
          <w:rFonts w:eastAsia="Times New Roman" w:cs="Arial"/>
          <w:lang w:eastAsia="en-US"/>
        </w:rPr>
      </w:pPr>
      <w:r w:rsidRPr="00C16120">
        <w:rPr>
          <w:rFonts w:eastAsia="Times New Roman" w:cs="Arial"/>
          <w:lang w:eastAsia="en-US"/>
        </w:rPr>
        <w:t xml:space="preserve">The ninth </w:t>
      </w:r>
      <w:del w:id="1528" w:author="Raphael Malyankar" w:date="2023-01-10T14:42:00Z">
        <w:r w:rsidRPr="00C16120" w:rsidDel="00EA3F9D">
          <w:rPr>
            <w:rFonts w:eastAsia="Times New Roman" w:cs="Arial"/>
            <w:lang w:eastAsia="en-US"/>
          </w:rPr>
          <w:delText>through seventeenth</w:delText>
        </w:r>
      </w:del>
      <w:ins w:id="1529" w:author="Raphael Malyankar" w:date="2023-01-10T14:42:00Z">
        <w:r w:rsidR="00EA3F9D">
          <w:rPr>
            <w:rFonts w:eastAsia="Times New Roman" w:cs="Arial"/>
            <w:lang w:eastAsia="en-US"/>
          </w:rPr>
          <w:t>and subsequent</w:t>
        </w:r>
      </w:ins>
      <w:r w:rsidRPr="00C16120">
        <w:rPr>
          <w:rFonts w:eastAsia="Times New Roman" w:cs="Arial"/>
          <w:lang w:eastAsia="en-US"/>
        </w:rPr>
        <w:t xml:space="preserve"> characters are optional (i.e., at least one character must be used</w:t>
      </w:r>
      <w:r w:rsidR="00C16120" w:rsidRPr="00C16120">
        <w:rPr>
          <w:rFonts w:eastAsia="Times New Roman" w:cs="Arial"/>
          <w:lang w:eastAsia="en-US"/>
        </w:rPr>
        <w:t xml:space="preserve"> after the producer code</w:t>
      </w:r>
      <w:r w:rsidRPr="00C16120">
        <w:rPr>
          <w:rFonts w:eastAsia="Times New Roman" w:cs="Arial"/>
          <w:lang w:eastAsia="en-US"/>
        </w:rPr>
        <w:t>).</w:t>
      </w:r>
    </w:p>
    <w:p w14:paraId="31A382C5" w14:textId="1B839614" w:rsidR="00EA3F9D" w:rsidRPr="00C16120" w:rsidRDefault="00EA3F9D" w:rsidP="006A5C19">
      <w:pPr>
        <w:pStyle w:val="ListParagraph"/>
        <w:numPr>
          <w:ilvl w:val="0"/>
          <w:numId w:val="28"/>
        </w:numPr>
        <w:autoSpaceDE w:val="0"/>
        <w:autoSpaceDN w:val="0"/>
        <w:adjustRightInd w:val="0"/>
        <w:spacing w:after="120" w:line="240" w:lineRule="auto"/>
        <w:rPr>
          <w:rFonts w:eastAsia="Times New Roman" w:cs="Arial"/>
          <w:lang w:eastAsia="en-US"/>
        </w:rPr>
      </w:pPr>
      <w:ins w:id="1530" w:author="Raphael Malyankar" w:date="2023-01-10T14:42:00Z">
        <w:r>
          <w:rPr>
            <w:rFonts w:eastAsia="Times New Roman" w:cs="Arial"/>
            <w:lang w:eastAsia="en-US"/>
          </w:rPr>
          <w:t>The maximum length of the file name must be 64 characters</w:t>
        </w:r>
      </w:ins>
      <w:ins w:id="1531" w:author="Raphael Malyankar" w:date="2023-01-10T14:48:00Z">
        <w:r>
          <w:rPr>
            <w:rFonts w:eastAsia="Times New Roman" w:cs="Arial"/>
            <w:lang w:eastAsia="en-US"/>
          </w:rPr>
          <w:t xml:space="preserve"> including the extension</w:t>
        </w:r>
        <w:r w:rsidR="00A96E1C">
          <w:rPr>
            <w:rFonts w:eastAsia="Times New Roman" w:cs="Arial"/>
            <w:lang w:eastAsia="en-US"/>
          </w:rPr>
          <w:t xml:space="preserve"> and its preceding ‘.” character</w:t>
        </w:r>
      </w:ins>
      <w:ins w:id="1532" w:author="Raphael Malyankar" w:date="2023-01-10T14:42:00Z">
        <w:r>
          <w:rPr>
            <w:rFonts w:eastAsia="Times New Roman" w:cs="Arial"/>
            <w:lang w:eastAsia="en-US"/>
          </w:rPr>
          <w:t xml:space="preserve">. Note that </w:t>
        </w:r>
      </w:ins>
      <w:ins w:id="1533" w:author="Raphael Malyankar" w:date="2023-01-10T14:43:00Z">
        <w:r>
          <w:rPr>
            <w:rFonts w:eastAsia="Times New Roman" w:cs="Arial"/>
            <w:lang w:eastAsia="en-US"/>
          </w:rPr>
          <w:t xml:space="preserve">since update datasets </w:t>
        </w:r>
      </w:ins>
      <w:ins w:id="1534" w:author="Raphael Malyankar" w:date="2023-01-10T14:48:00Z">
        <w:r>
          <w:rPr>
            <w:rFonts w:eastAsia="Times New Roman" w:cs="Arial"/>
            <w:lang w:eastAsia="en-US"/>
          </w:rPr>
          <w:t xml:space="preserve">must </w:t>
        </w:r>
      </w:ins>
      <w:ins w:id="1535" w:author="Raphael Malyankar" w:date="2023-01-10T14:43:00Z">
        <w:r>
          <w:rPr>
            <w:rFonts w:eastAsia="Times New Roman" w:cs="Arial"/>
            <w:lang w:eastAsia="en-US"/>
          </w:rPr>
          <w:t>follow the same rule, allowing for update</w:t>
        </w:r>
      </w:ins>
      <w:ins w:id="1536" w:author="Raphael Malyankar" w:date="2023-01-10T14:44:00Z">
        <w:r>
          <w:rPr>
            <w:rFonts w:eastAsia="Times New Roman" w:cs="Arial"/>
            <w:lang w:eastAsia="en-US"/>
          </w:rPr>
          <w:t>s lower</w:t>
        </w:r>
      </w:ins>
      <w:ins w:id="1537" w:author="Raphael Malyankar" w:date="2023-01-10T14:47:00Z">
        <w:r>
          <w:rPr>
            <w:rFonts w:eastAsia="Times New Roman" w:cs="Arial"/>
            <w:lang w:eastAsia="en-US"/>
          </w:rPr>
          <w:t>s</w:t>
        </w:r>
      </w:ins>
      <w:ins w:id="1538" w:author="Raphael Malyankar" w:date="2023-01-10T14:44:00Z">
        <w:r>
          <w:rPr>
            <w:rFonts w:eastAsia="Times New Roman" w:cs="Arial"/>
            <w:lang w:eastAsia="en-US"/>
          </w:rPr>
          <w:t xml:space="preserve"> this limit (e.g., allowing </w:t>
        </w:r>
      </w:ins>
      <w:ins w:id="1539" w:author="Raphael Malyankar" w:date="2023-01-10T14:45:00Z">
        <w:r>
          <w:rPr>
            <w:rFonts w:eastAsia="Times New Roman" w:cs="Arial"/>
            <w:lang w:eastAsia="en-US"/>
          </w:rPr>
          <w:t>for 999 updates reduces the limit</w:t>
        </w:r>
      </w:ins>
      <w:ins w:id="1540" w:author="Raphael Malyankar" w:date="2023-01-10T14:48:00Z">
        <w:r>
          <w:rPr>
            <w:rFonts w:eastAsia="Times New Roman" w:cs="Arial"/>
            <w:lang w:eastAsia="en-US"/>
          </w:rPr>
          <w:t xml:space="preserve"> for base datasets</w:t>
        </w:r>
      </w:ins>
      <w:ins w:id="1541" w:author="Raphael Malyankar" w:date="2023-01-10T14:45:00Z">
        <w:r>
          <w:rPr>
            <w:rFonts w:eastAsia="Times New Roman" w:cs="Arial"/>
            <w:lang w:eastAsia="en-US"/>
          </w:rPr>
          <w:t xml:space="preserve"> by 4 characters). </w:t>
        </w:r>
      </w:ins>
    </w:p>
    <w:p w14:paraId="45E1F5FF" w14:textId="577C67E8" w:rsidR="000F5956" w:rsidRDefault="00C16120" w:rsidP="00C16120">
      <w:pPr>
        <w:pStyle w:val="Heading3"/>
        <w:rPr>
          <w:lang w:eastAsia="en-US"/>
        </w:rPr>
      </w:pPr>
      <w:bookmarkStart w:id="1542" w:name="_Toc120228700"/>
      <w:r>
        <w:rPr>
          <w:lang w:eastAsia="en-US"/>
        </w:rPr>
        <w:t>Update dataset naming convention</w:t>
      </w:r>
      <w:bookmarkEnd w:id="1542"/>
    </w:p>
    <w:p w14:paraId="3F714B44" w14:textId="5AAB0227"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All update dataset files will have an identical name to the base dataset, aside from the separator and update number sequence.</w:t>
      </w:r>
    </w:p>
    <w:p w14:paraId="4788A895" w14:textId="6D7E67F5" w:rsidR="000F5956" w:rsidRPr="000F5956" w:rsidRDefault="000F5956" w:rsidP="000F5956">
      <w:pPr>
        <w:autoSpaceDE w:val="0"/>
        <w:autoSpaceDN w:val="0"/>
        <w:adjustRightInd w:val="0"/>
        <w:spacing w:after="120" w:line="240" w:lineRule="auto"/>
        <w:rPr>
          <w:rFonts w:eastAsia="Times New Roman" w:cs="Arial"/>
          <w:lang w:eastAsia="en-US"/>
        </w:rPr>
      </w:pPr>
      <w:r>
        <w:rPr>
          <w:rFonts w:eastAsia="Times New Roman" w:cs="Arial"/>
          <w:lang w:eastAsia="en-US"/>
        </w:rPr>
        <w:t>S-131</w:t>
      </w:r>
      <w:r w:rsidRPr="000F5956">
        <w:rPr>
          <w:rFonts w:eastAsia="Times New Roman" w:cs="Arial"/>
          <w:lang w:eastAsia="en-US"/>
        </w:rPr>
        <w:t xml:space="preserve"> update dataset files are named according to the specifications given below:</w:t>
      </w:r>
    </w:p>
    <w:p w14:paraId="1515471D" w14:textId="38815969"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1</w:t>
      </w:r>
      <w:r w:rsidR="00C16120">
        <w:rPr>
          <w:rFonts w:eastAsia="Times New Roman" w:cs="Arial"/>
          <w:lang w:eastAsia="en-US"/>
        </w:rPr>
        <w:t>31</w:t>
      </w:r>
      <w:r w:rsidRPr="000F5956">
        <w:rPr>
          <w:rFonts w:eastAsia="Times New Roman" w:cs="Arial"/>
          <w:lang w:eastAsia="en-US"/>
        </w:rPr>
        <w:t>CCCCXXXXXXXXXX_XXX.GML</w:t>
      </w:r>
    </w:p>
    <w:p w14:paraId="377EF939" w14:textId="3E76F3EE"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The main part forms an identifier where:</w:t>
      </w:r>
    </w:p>
    <w:p w14:paraId="1D2BD8A6" w14:textId="365A976E" w:rsidR="000F5956" w:rsidRPr="00C16120" w:rsidRDefault="000F5956" w:rsidP="006A5C19">
      <w:pPr>
        <w:pStyle w:val="ListParagraph"/>
        <w:numPr>
          <w:ilvl w:val="0"/>
          <w:numId w:val="29"/>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 xml:space="preserve">The first </w:t>
      </w:r>
      <w:ins w:id="1543" w:author="Raphael Malyankar" w:date="2023-01-10T14:46:00Z">
        <w:r w:rsidR="00EA3F9D">
          <w:rPr>
            <w:rFonts w:eastAsia="Times New Roman" w:cs="Arial"/>
            <w:lang w:eastAsia="en-US"/>
          </w:rPr>
          <w:t xml:space="preserve">character </w:t>
        </w:r>
      </w:ins>
      <w:r w:rsidRPr="00C16120">
        <w:rPr>
          <w:rFonts w:eastAsia="Times New Roman" w:cs="Arial"/>
          <w:lang w:eastAsia="en-US"/>
        </w:rPr>
        <w:t xml:space="preserve">up to the </w:t>
      </w:r>
      <w:del w:id="1544" w:author="Raphael Malyankar" w:date="2023-01-10T14:46:00Z">
        <w:r w:rsidRPr="00C16120" w:rsidDel="00EA3F9D">
          <w:rPr>
            <w:rFonts w:eastAsia="Times New Roman" w:cs="Arial"/>
            <w:lang w:eastAsia="en-US"/>
          </w:rPr>
          <w:delText xml:space="preserve">seventeenth </w:delText>
        </w:r>
      </w:del>
      <w:ins w:id="1545" w:author="Raphael Malyankar" w:date="2023-01-10T14:46:00Z">
        <w:r w:rsidR="00EA3F9D">
          <w:rPr>
            <w:rFonts w:eastAsia="Times New Roman" w:cs="Arial"/>
            <w:lang w:eastAsia="en-US"/>
          </w:rPr>
          <w:t>final underscore</w:t>
        </w:r>
        <w:r w:rsidR="00EA3F9D" w:rsidRPr="00C16120">
          <w:rPr>
            <w:rFonts w:eastAsia="Times New Roman" w:cs="Arial"/>
            <w:lang w:eastAsia="en-US"/>
          </w:rPr>
          <w:t xml:space="preserve"> </w:t>
        </w:r>
      </w:ins>
      <w:r w:rsidRPr="00C16120">
        <w:rPr>
          <w:rFonts w:eastAsia="Times New Roman" w:cs="Arial"/>
          <w:lang w:eastAsia="en-US"/>
        </w:rPr>
        <w:t>character</w:t>
      </w:r>
      <w:del w:id="1546" w:author="Raphael Malyankar" w:date="2023-01-10T14:46:00Z">
        <w:r w:rsidRPr="00C16120" w:rsidDel="00EA3F9D">
          <w:rPr>
            <w:rFonts w:eastAsia="Times New Roman" w:cs="Arial"/>
            <w:lang w:eastAsia="en-US"/>
          </w:rPr>
          <w:delText>s</w:delText>
        </w:r>
      </w:del>
      <w:r w:rsidRPr="00C16120">
        <w:rPr>
          <w:rFonts w:eastAsia="Times New Roman" w:cs="Arial"/>
          <w:lang w:eastAsia="en-US"/>
        </w:rPr>
        <w:t xml:space="preserve"> are the same as the dataset being updated and therefore conform to the rules described in clause </w:t>
      </w:r>
      <w:r w:rsidR="0020301E">
        <w:rPr>
          <w:rFonts w:eastAsia="Times New Roman" w:cs="Arial"/>
          <w:lang w:eastAsia="en-US"/>
        </w:rPr>
        <w:fldChar w:fldCharType="begin"/>
      </w:r>
      <w:r w:rsidR="0020301E">
        <w:rPr>
          <w:rFonts w:eastAsia="Times New Roman" w:cs="Arial"/>
          <w:lang w:eastAsia="en-US"/>
        </w:rPr>
        <w:instrText xml:space="preserve"> REF _Ref111716874 \r \h </w:instrText>
      </w:r>
      <w:r w:rsidR="0020301E">
        <w:rPr>
          <w:rFonts w:eastAsia="Times New Roman" w:cs="Arial"/>
          <w:lang w:eastAsia="en-US"/>
        </w:rPr>
      </w:r>
      <w:r w:rsidR="0020301E">
        <w:rPr>
          <w:rFonts w:eastAsia="Times New Roman" w:cs="Arial"/>
          <w:lang w:eastAsia="en-US"/>
        </w:rPr>
        <w:fldChar w:fldCharType="separate"/>
      </w:r>
      <w:r w:rsidR="0082228C">
        <w:rPr>
          <w:rFonts w:eastAsia="Times New Roman" w:cs="Arial"/>
          <w:lang w:eastAsia="en-US"/>
        </w:rPr>
        <w:t>13.3.2</w:t>
      </w:r>
      <w:r w:rsidR="0020301E">
        <w:rPr>
          <w:rFonts w:eastAsia="Times New Roman" w:cs="Arial"/>
          <w:lang w:eastAsia="en-US"/>
        </w:rPr>
        <w:fldChar w:fldCharType="end"/>
      </w:r>
      <w:r w:rsidRPr="00C16120">
        <w:rPr>
          <w:rFonts w:eastAsia="Times New Roman" w:cs="Arial"/>
          <w:lang w:eastAsia="en-US"/>
        </w:rPr>
        <w:t>.</w:t>
      </w:r>
    </w:p>
    <w:p w14:paraId="36232316" w14:textId="7710564E" w:rsidR="000F5956" w:rsidRPr="00C16120" w:rsidRDefault="000F5956" w:rsidP="006A5C19">
      <w:pPr>
        <w:pStyle w:val="ListParagraph"/>
        <w:numPr>
          <w:ilvl w:val="0"/>
          <w:numId w:val="29"/>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The next character must be an underscore “_”.</w:t>
      </w:r>
    </w:p>
    <w:p w14:paraId="09D543D6" w14:textId="2294A48F" w:rsidR="000F5956" w:rsidRDefault="000F5956" w:rsidP="006A5C19">
      <w:pPr>
        <w:pStyle w:val="ListParagraph"/>
        <w:numPr>
          <w:ilvl w:val="0"/>
          <w:numId w:val="29"/>
        </w:numPr>
        <w:autoSpaceDE w:val="0"/>
        <w:autoSpaceDN w:val="0"/>
        <w:adjustRightInd w:val="0"/>
        <w:spacing w:after="120" w:line="240" w:lineRule="auto"/>
        <w:rPr>
          <w:ins w:id="1547" w:author="Raphael Malyankar" w:date="2023-01-10T14:47:00Z"/>
          <w:rFonts w:eastAsia="Times New Roman" w:cs="Arial"/>
          <w:lang w:eastAsia="en-US"/>
        </w:rPr>
      </w:pPr>
      <w:r w:rsidRPr="00C16120">
        <w:rPr>
          <w:rFonts w:eastAsia="Times New Roman" w:cs="Arial"/>
          <w:lang w:eastAsia="en-US"/>
        </w:rPr>
        <w:t>The next three characters must be numerical (0-9) characters to indicate the place of the update dataset in the update sequence.</w:t>
      </w:r>
    </w:p>
    <w:p w14:paraId="3B79C982" w14:textId="4D266F9D" w:rsidR="00EA3F9D" w:rsidRPr="00C16120" w:rsidRDefault="00EA3F9D" w:rsidP="006A5C19">
      <w:pPr>
        <w:pStyle w:val="ListParagraph"/>
        <w:numPr>
          <w:ilvl w:val="0"/>
          <w:numId w:val="29"/>
        </w:numPr>
        <w:autoSpaceDE w:val="0"/>
        <w:autoSpaceDN w:val="0"/>
        <w:adjustRightInd w:val="0"/>
        <w:spacing w:after="120" w:line="240" w:lineRule="auto"/>
        <w:rPr>
          <w:rFonts w:eastAsia="Times New Roman" w:cs="Arial"/>
          <w:lang w:eastAsia="en-US"/>
        </w:rPr>
      </w:pPr>
      <w:ins w:id="1548" w:author="Raphael Malyankar" w:date="2023-01-10T14:47:00Z">
        <w:r>
          <w:rPr>
            <w:rFonts w:eastAsia="Times New Roman" w:cs="Arial"/>
            <w:lang w:eastAsia="en-US"/>
          </w:rPr>
          <w:t>The maximum length of the name must be 64 characters</w:t>
        </w:r>
      </w:ins>
      <w:ins w:id="1549" w:author="Raphael Malyankar" w:date="2023-01-10T14:48:00Z">
        <w:r>
          <w:rPr>
            <w:rFonts w:eastAsia="Times New Roman" w:cs="Arial"/>
            <w:lang w:eastAsia="en-US"/>
          </w:rPr>
          <w:t xml:space="preserve"> including the extension</w:t>
        </w:r>
      </w:ins>
      <w:ins w:id="1550" w:author="Raphael Malyankar" w:date="2023-01-10T14:49:00Z">
        <w:r w:rsidR="00A96E1C">
          <w:rPr>
            <w:rFonts w:eastAsia="Times New Roman" w:cs="Arial"/>
            <w:lang w:eastAsia="en-US"/>
          </w:rPr>
          <w:t xml:space="preserve"> and its preceding “.” character</w:t>
        </w:r>
      </w:ins>
      <w:ins w:id="1551" w:author="Raphael Malyankar" w:date="2023-01-10T14:47:00Z">
        <w:r>
          <w:rPr>
            <w:rFonts w:eastAsia="Times New Roman" w:cs="Arial"/>
            <w:lang w:eastAsia="en-US"/>
          </w:rPr>
          <w:t>.</w:t>
        </w:r>
      </w:ins>
    </w:p>
    <w:p w14:paraId="5D9E2591" w14:textId="77777777" w:rsidR="000F5956" w:rsidRDefault="000F5956" w:rsidP="000F5956">
      <w:pPr>
        <w:autoSpaceDE w:val="0"/>
        <w:autoSpaceDN w:val="0"/>
        <w:adjustRightInd w:val="0"/>
        <w:spacing w:after="120" w:line="240" w:lineRule="auto"/>
        <w:rPr>
          <w:rFonts w:eastAsia="Times New Roman" w:cs="Arial"/>
          <w:lang w:eastAsia="en-US"/>
        </w:rPr>
      </w:pP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1552" w:name="_Toc510785493"/>
      <w:bookmarkStart w:id="1553" w:name="_Toc510784344"/>
      <w:bookmarkStart w:id="1554" w:name="_Toc513198135"/>
      <w:bookmarkStart w:id="1555" w:name="_Toc515440387"/>
      <w:bookmarkStart w:id="1556" w:name="_Toc517858904"/>
      <w:bookmarkStart w:id="1557" w:name="_Toc519859144"/>
      <w:bookmarkStart w:id="1558" w:name="_Toc521495188"/>
      <w:bookmarkStart w:id="1559" w:name="_Toc527117801"/>
      <w:bookmarkStart w:id="1560" w:name="_Toc527620328"/>
      <w:bookmarkStart w:id="1561" w:name="_Toc529974570"/>
      <w:bookmarkStart w:id="1562" w:name="_Toc510784345"/>
      <w:bookmarkStart w:id="1563" w:name="_Toc510785494"/>
      <w:bookmarkStart w:id="1564" w:name="_Toc513198136"/>
      <w:bookmarkStart w:id="1565" w:name="_Toc515440388"/>
      <w:bookmarkStart w:id="1566" w:name="_Toc517858905"/>
      <w:bookmarkStart w:id="1567" w:name="_Toc519859145"/>
      <w:bookmarkStart w:id="1568" w:name="_Toc521495189"/>
      <w:bookmarkStart w:id="1569" w:name="_Toc527117802"/>
      <w:bookmarkStart w:id="1570" w:name="_Toc527620329"/>
      <w:bookmarkStart w:id="1571" w:name="_Toc529974571"/>
      <w:bookmarkStart w:id="1572" w:name="_Toc439685312"/>
      <w:bookmarkStart w:id="1573" w:name="_Toc12022870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1572"/>
      <w:bookmarkEnd w:id="1573"/>
    </w:p>
    <w:p w14:paraId="5749A8CB" w14:textId="649F237C"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This section defines the sequencing of S-1</w:t>
      </w:r>
      <w:r w:rsidR="00FE290B">
        <w:rPr>
          <w:rFonts w:cs="Arial"/>
        </w:rPr>
        <w:t>3</w:t>
      </w:r>
      <w:r w:rsidRPr="000F0F0F">
        <w:rPr>
          <w:rFonts w:cs="Arial"/>
        </w:rPr>
        <w:t xml:space="preserve">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37248EBD" w14:textId="41BCC0D7" w:rsidR="00E73EDF" w:rsidRPr="000F0F0F" w:rsidRDefault="007653F1" w:rsidP="00D3695C">
      <w:pPr>
        <w:keepNext/>
        <w:keepLines/>
        <w:tabs>
          <w:tab w:val="left" w:pos="-12"/>
          <w:tab w:val="left" w:pos="2187"/>
        </w:tabs>
        <w:spacing w:after="120" w:line="240" w:lineRule="auto"/>
        <w:ind w:left="2160" w:hanging="2160"/>
      </w:pPr>
      <w:r w:rsidRPr="000F0F0F">
        <w:rPr>
          <w:b/>
        </w:rPr>
        <w:t>Update comment</w:t>
      </w:r>
      <w:r w:rsidRPr="000F0F0F">
        <w:rPr>
          <w:b/>
        </w:rPr>
        <w:tab/>
      </w:r>
      <w:proofErr w:type="spellStart"/>
      <w:r w:rsidR="00265D36">
        <w:t>Comment</w:t>
      </w:r>
      <w:proofErr w:type="spellEnd"/>
      <w:r w:rsidR="00B658F6" w:rsidRPr="000F0F0F">
        <w:t xml:space="preserve"> </w:t>
      </w:r>
      <w:r w:rsidRPr="000F0F0F">
        <w:t xml:space="preserve">for describing the change introduced by an </w:t>
      </w:r>
      <w:r w:rsidR="00B303E4">
        <w:t>u</w:t>
      </w:r>
      <w:r w:rsidRPr="000F0F0F">
        <w:t xml:space="preserve">pdate. </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D9CE5C5"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message is only used to cancel a dataset. </w:t>
      </w:r>
      <w:r w:rsidRPr="00EE1D62">
        <w:rPr>
          <w:lang w:val="en-US"/>
        </w:rPr>
        <w:t xml:space="preserve">Where a dataset is cancelled and its name is </w:t>
      </w:r>
      <w:r w:rsidRPr="00EE1D62">
        <w:rPr>
          <w:lang w:val="en-US"/>
        </w:rPr>
        <w:lastRenderedPageBreak/>
        <w:t xml:space="preserve">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2269509F" w:rsidR="00B303E4" w:rsidRDefault="00265D36" w:rsidP="00265D36">
      <w:pPr>
        <w:pStyle w:val="Heading3"/>
        <w:rPr>
          <w:lang w:val="en-US" w:eastAsia="en-US"/>
        </w:rPr>
      </w:pPr>
      <w:bookmarkStart w:id="1574" w:name="_Toc120228702"/>
      <w:r>
        <w:rPr>
          <w:lang w:val="en-US" w:eastAsia="en-US"/>
        </w:rPr>
        <w:t>Exchange set structure</w:t>
      </w:r>
      <w:bookmarkEnd w:id="1574"/>
    </w:p>
    <w:p w14:paraId="236DCCCC" w14:textId="2998C937" w:rsidR="00265D36" w:rsidRPr="00265D36" w:rsidRDefault="00265D36" w:rsidP="00265D36">
      <w:pPr>
        <w:autoSpaceDE w:val="0"/>
        <w:autoSpaceDN w:val="0"/>
        <w:adjustRightInd w:val="0"/>
        <w:spacing w:after="120" w:line="240" w:lineRule="auto"/>
        <w:rPr>
          <w:rFonts w:eastAsia="Times New Roman" w:cs="Arial"/>
          <w:lang w:val="en-US" w:eastAsia="en-US"/>
        </w:rPr>
      </w:pPr>
      <w:r w:rsidRPr="00265D36">
        <w:rPr>
          <w:rFonts w:eastAsia="Times New Roman" w:cs="Arial"/>
          <w:lang w:val="en-US" w:eastAsia="en-US"/>
        </w:rPr>
        <w:t>The structure of an S-</w:t>
      </w:r>
      <w:r w:rsidR="0008774F">
        <w:rPr>
          <w:rFonts w:eastAsia="Times New Roman" w:cs="Arial"/>
          <w:lang w:val="en-US" w:eastAsia="en-US"/>
        </w:rPr>
        <w:t>131</w:t>
      </w:r>
      <w:r w:rsidRPr="00265D36">
        <w:rPr>
          <w:rFonts w:eastAsia="Times New Roman" w:cs="Arial"/>
          <w:lang w:val="en-US" w:eastAsia="en-US"/>
        </w:rPr>
        <w:t xml:space="preserve"> exchange set must be according to the structure described below, which is based on S-100 Clause 17-4.2. The S-</w:t>
      </w:r>
      <w:r w:rsidR="0008774F">
        <w:rPr>
          <w:rFonts w:eastAsia="Times New Roman" w:cs="Arial"/>
          <w:lang w:val="en-US" w:eastAsia="en-US"/>
        </w:rPr>
        <w:t>131</w:t>
      </w:r>
      <w:r w:rsidRPr="00265D36">
        <w:rPr>
          <w:rFonts w:eastAsia="Times New Roman" w:cs="Arial"/>
          <w:lang w:val="en-US" w:eastAsia="en-US"/>
        </w:rPr>
        <w:t xml:space="preserve"> exchange set structure is depicted in </w:t>
      </w:r>
      <w:r w:rsidR="00627E58">
        <w:rPr>
          <w:rFonts w:eastAsia="Times New Roman" w:cs="Arial"/>
          <w:lang w:val="en-US" w:eastAsia="en-US"/>
        </w:rPr>
        <w:fldChar w:fldCharType="begin"/>
      </w:r>
      <w:r w:rsidR="00627E58">
        <w:rPr>
          <w:rFonts w:eastAsia="Times New Roman" w:cs="Arial"/>
          <w:lang w:val="en-US" w:eastAsia="en-US"/>
        </w:rPr>
        <w:instrText xml:space="preserve"> REF _Ref111743381 \h </w:instrText>
      </w:r>
      <w:r w:rsidR="00627E58">
        <w:rPr>
          <w:rFonts w:eastAsia="Times New Roman" w:cs="Arial"/>
          <w:lang w:val="en-US" w:eastAsia="en-US"/>
        </w:rPr>
      </w:r>
      <w:r w:rsidR="00627E58">
        <w:rPr>
          <w:rFonts w:eastAsia="Times New Roman" w:cs="Arial"/>
          <w:lang w:val="en-US" w:eastAsia="en-US"/>
        </w:rPr>
        <w:fldChar w:fldCharType="separate"/>
      </w:r>
      <w:r w:rsidR="0082228C">
        <w:t xml:space="preserve">Figure </w:t>
      </w:r>
      <w:r w:rsidR="0082228C">
        <w:rPr>
          <w:noProof/>
        </w:rPr>
        <w:t>13</w:t>
      </w:r>
      <w:r w:rsidR="0082228C">
        <w:t>.</w:t>
      </w:r>
      <w:r w:rsidR="0082228C">
        <w:rPr>
          <w:noProof/>
        </w:rPr>
        <w:t>2</w:t>
      </w:r>
      <w:r w:rsidR="00627E58">
        <w:rPr>
          <w:rFonts w:eastAsia="Times New Roman" w:cs="Arial"/>
          <w:lang w:val="en-US" w:eastAsia="en-US"/>
        </w:rPr>
        <w:fldChar w:fldCharType="end"/>
      </w:r>
      <w:r w:rsidRPr="00265D36">
        <w:rPr>
          <w:rFonts w:eastAsia="Times New Roman" w:cs="Arial"/>
          <w:lang w:val="en-US" w:eastAsia="en-US"/>
        </w:rPr>
        <w:t>.</w:t>
      </w:r>
    </w:p>
    <w:p w14:paraId="46566F39" w14:textId="4DA5C4C1"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 xml:space="preserve">All content must be placed inside a top root folder named S100_ROOT. This is the only </w:t>
      </w:r>
      <w:proofErr w:type="gramStart"/>
      <w:r w:rsidRPr="00040E1B">
        <w:rPr>
          <w:rFonts w:eastAsia="Times New Roman" w:cs="Arial"/>
          <w:lang w:val="en-US" w:eastAsia="en-US"/>
        </w:rPr>
        <w:t>top level</w:t>
      </w:r>
      <w:proofErr w:type="gramEnd"/>
      <w:r w:rsidRPr="00040E1B">
        <w:rPr>
          <w:rFonts w:eastAsia="Times New Roman" w:cs="Arial"/>
          <w:lang w:val="en-US" w:eastAsia="en-US"/>
        </w:rPr>
        <w:t xml:space="preserve"> root folder in an exchange set containing only S-100 products.</w:t>
      </w:r>
    </w:p>
    <w:p w14:paraId="7CF5B1A0" w14:textId="5A115283"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S100_ROOT folder must contain a subfolder for S-1</w:t>
      </w:r>
      <w:r w:rsidR="007B11A6">
        <w:rPr>
          <w:rFonts w:eastAsia="Times New Roman" w:cs="Arial"/>
          <w:lang w:val="en-US" w:eastAsia="en-US"/>
        </w:rPr>
        <w:t>31</w:t>
      </w:r>
      <w:r w:rsidRPr="00040E1B">
        <w:rPr>
          <w:rFonts w:eastAsia="Times New Roman" w:cs="Arial"/>
          <w:lang w:val="en-US" w:eastAsia="en-US"/>
        </w:rPr>
        <w:t xml:space="preserve"> which holds content specific to S-1</w:t>
      </w:r>
      <w:r w:rsidR="007B11A6">
        <w:rPr>
          <w:rFonts w:eastAsia="Times New Roman" w:cs="Arial"/>
          <w:lang w:val="en-US" w:eastAsia="en-US"/>
        </w:rPr>
        <w:t>31</w:t>
      </w:r>
      <w:r w:rsidRPr="00040E1B">
        <w:rPr>
          <w:rFonts w:eastAsia="Times New Roman" w:cs="Arial"/>
          <w:lang w:val="en-US" w:eastAsia="en-US"/>
        </w:rPr>
        <w:t>.</w:t>
      </w:r>
    </w:p>
    <w:p w14:paraId="78AC31BF" w14:textId="33DF443A"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An S-1</w:t>
      </w:r>
      <w:r w:rsidR="007B11A6">
        <w:rPr>
          <w:rFonts w:eastAsia="Times New Roman" w:cs="Arial"/>
          <w:lang w:val="en-US" w:eastAsia="en-US"/>
        </w:rPr>
        <w:t>31</w:t>
      </w:r>
      <w:r w:rsidRPr="00040E1B">
        <w:rPr>
          <w:rFonts w:eastAsia="Times New Roman" w:cs="Arial"/>
          <w:lang w:val="en-US" w:eastAsia="en-US"/>
        </w:rPr>
        <w:t xml:space="preserve"> exchange set must contain an exchange set catalogue, CATALOG.XML, its digital signature CATALOG.SIGN and may contain any number of S-1</w:t>
      </w:r>
      <w:r w:rsidR="007B11A6">
        <w:rPr>
          <w:rFonts w:eastAsia="Times New Roman" w:cs="Arial"/>
          <w:lang w:val="en-US" w:eastAsia="en-US"/>
        </w:rPr>
        <w:t>31</w:t>
      </w:r>
      <w:r w:rsidRPr="00040E1B">
        <w:rPr>
          <w:rFonts w:eastAsia="Times New Roman" w:cs="Arial"/>
          <w:lang w:val="en-US" w:eastAsia="en-US"/>
        </w:rPr>
        <w:t xml:space="preserve"> conformant dataset files and catalogue files.</w:t>
      </w:r>
    </w:p>
    <w:p w14:paraId="00FD5883" w14:textId="2045F22E"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S-1</w:t>
      </w:r>
      <w:r w:rsidR="007B11A6">
        <w:rPr>
          <w:rFonts w:eastAsia="Times New Roman" w:cs="Arial"/>
          <w:lang w:val="en-US" w:eastAsia="en-US"/>
        </w:rPr>
        <w:t>31</w:t>
      </w:r>
      <w:r w:rsidRPr="00040E1B">
        <w:rPr>
          <w:rFonts w:eastAsia="Times New Roman" w:cs="Arial"/>
          <w:lang w:val="en-US" w:eastAsia="en-US"/>
        </w:rPr>
        <w:t xml:space="preserve"> subfolder must contain subfolders for the component dataset files (DATASET_FILES)</w:t>
      </w:r>
      <w:r w:rsidR="007B11A6">
        <w:rPr>
          <w:rFonts w:eastAsia="Times New Roman" w:cs="Arial"/>
          <w:lang w:val="en-US" w:eastAsia="en-US"/>
        </w:rPr>
        <w:t>, support files (SUPPORT_FILES),</w:t>
      </w:r>
      <w:r w:rsidRPr="00040E1B">
        <w:rPr>
          <w:rFonts w:eastAsia="Times New Roman" w:cs="Arial"/>
          <w:lang w:val="en-US" w:eastAsia="en-US"/>
        </w:rPr>
        <w:t xml:space="preserve"> and catalogues (CATALOGUES) as required:</w:t>
      </w:r>
    </w:p>
    <w:p w14:paraId="12395144" w14:textId="31CD703B" w:rsidR="00265D36" w:rsidRPr="00040E1B" w:rsidRDefault="00265D36" w:rsidP="007B11A6">
      <w:pPr>
        <w:pStyle w:val="ListParagraph"/>
        <w:numPr>
          <w:ilvl w:val="1"/>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DATASET_FILES subfolder is required if and only if the exchange set contains an S-</w:t>
      </w:r>
      <w:r w:rsidR="0008774F">
        <w:rPr>
          <w:rFonts w:eastAsia="Times New Roman" w:cs="Arial"/>
          <w:lang w:val="en-US" w:eastAsia="en-US"/>
        </w:rPr>
        <w:t>131</w:t>
      </w:r>
      <w:r w:rsidRPr="00040E1B">
        <w:rPr>
          <w:rFonts w:eastAsia="Times New Roman" w:cs="Arial"/>
          <w:lang w:val="en-US" w:eastAsia="en-US"/>
        </w:rPr>
        <w:t xml:space="preserve"> dataset.</w:t>
      </w:r>
    </w:p>
    <w:p w14:paraId="3BEF4F9B" w14:textId="7A0C61A4" w:rsidR="00265D36" w:rsidRDefault="00265D36" w:rsidP="007B11A6">
      <w:pPr>
        <w:pStyle w:val="ListParagraph"/>
        <w:numPr>
          <w:ilvl w:val="1"/>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CATALOGUES subfolder is required if and only if the exchange set contains a feature</w:t>
      </w:r>
      <w:r w:rsidR="0008774F">
        <w:rPr>
          <w:rFonts w:eastAsia="Times New Roman" w:cs="Arial"/>
          <w:lang w:val="en-US" w:eastAsia="en-US"/>
        </w:rPr>
        <w:t>, interoperability,</w:t>
      </w:r>
      <w:r w:rsidRPr="00040E1B">
        <w:rPr>
          <w:rFonts w:eastAsia="Times New Roman" w:cs="Arial"/>
          <w:lang w:val="en-US" w:eastAsia="en-US"/>
        </w:rPr>
        <w:t xml:space="preserve"> or portrayal catalogue.</w:t>
      </w:r>
    </w:p>
    <w:p w14:paraId="63F2111B" w14:textId="3F42CDA7" w:rsidR="007B11A6" w:rsidRPr="00040E1B" w:rsidRDefault="007B11A6" w:rsidP="007B11A6">
      <w:pPr>
        <w:pStyle w:val="ListParagraph"/>
        <w:numPr>
          <w:ilvl w:val="1"/>
          <w:numId w:val="36"/>
        </w:numPr>
        <w:autoSpaceDE w:val="0"/>
        <w:autoSpaceDN w:val="0"/>
        <w:adjustRightInd w:val="0"/>
        <w:spacing w:after="120" w:line="240" w:lineRule="auto"/>
        <w:rPr>
          <w:rFonts w:eastAsia="Times New Roman" w:cs="Arial"/>
          <w:lang w:val="en-US" w:eastAsia="en-US"/>
        </w:rPr>
      </w:pPr>
      <w:r>
        <w:rPr>
          <w:rFonts w:eastAsia="Times New Roman" w:cs="Arial"/>
          <w:lang w:val="en-US" w:eastAsia="en-US"/>
        </w:rPr>
        <w:t>The SUPPORT_FILES folder is required if and only if the exchange set contains at least one S-131 support file.</w:t>
      </w:r>
    </w:p>
    <w:p w14:paraId="66CDD199" w14:textId="17B926B9"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 xml:space="preserve">The DATASET_FILES folder must contain a subfolder named </w:t>
      </w:r>
      <w:r w:rsidR="007B11A6">
        <w:rPr>
          <w:rFonts w:eastAsia="Times New Roman" w:cs="Arial"/>
          <w:lang w:val="en-US" w:eastAsia="en-US"/>
        </w:rPr>
        <w:t>according to</w:t>
      </w:r>
      <w:r w:rsidRPr="00040E1B">
        <w:rPr>
          <w:rFonts w:eastAsia="Times New Roman" w:cs="Arial"/>
          <w:lang w:val="en-US" w:eastAsia="en-US"/>
        </w:rPr>
        <w:t xml:space="preserve"> the producer code.</w:t>
      </w:r>
    </w:p>
    <w:p w14:paraId="00EECC7A" w14:textId="74A91C0E"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Individual data files must be placed under the producer subfolder, either directly in the producer folder, or within a lower-level subfolder hierarchy. Individual data files may be optionally placed in their own subfolders or grouped with other data files.</w:t>
      </w:r>
    </w:p>
    <w:p w14:paraId="64271B64" w14:textId="71EB768A"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An exchange set may carry feature and portrayal catalogues in different versions, which should also be grouped together in the CATALOGUES folder.</w:t>
      </w:r>
    </w:p>
    <w:p w14:paraId="4B52B893" w14:textId="75A6C5AE"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 xml:space="preserve">If a portrayal catalogue is included in the exchange set, it may be packaged as either a ZIP archive containing all portrayal catalogue files, or a filesystem structure of folders and files. The structure of portrayal catalogues is described in S-100 Part 9 Clause 9-13.2. </w:t>
      </w:r>
    </w:p>
    <w:p w14:paraId="448F7B3A" w14:textId="62261770"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Except for the signature of the exchange catalogue file (CATALOG.XML), which is in the CATALOG.SIGN file, all digital signatures are included within their corresponding resource metadata records in CATALOG.XML.</w:t>
      </w:r>
    </w:p>
    <w:p w14:paraId="4F774765" w14:textId="362A6BEF"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Dataset and catalogue file and/or folder names should be such as to avoid inadvertent overwriting of files.</w:t>
      </w:r>
    </w:p>
    <w:p w14:paraId="2DFADA0A" w14:textId="26F29953"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Digital signatures for exchange sets conforming to Edition 1.</w:t>
      </w:r>
      <w:r w:rsidR="00881B00">
        <w:rPr>
          <w:rFonts w:eastAsia="Times New Roman" w:cs="Arial"/>
          <w:lang w:val="en-US" w:eastAsia="en-US"/>
        </w:rPr>
        <w:t>0</w:t>
      </w:r>
      <w:r w:rsidRPr="00040E1B">
        <w:rPr>
          <w:rFonts w:eastAsia="Times New Roman" w:cs="Arial"/>
          <w:lang w:val="en-US" w:eastAsia="en-US"/>
        </w:rPr>
        <w:t>.0 of S-1</w:t>
      </w:r>
      <w:r w:rsidR="00881B00">
        <w:rPr>
          <w:rFonts w:eastAsia="Times New Roman" w:cs="Arial"/>
          <w:lang w:val="en-US" w:eastAsia="en-US"/>
        </w:rPr>
        <w:t>31</w:t>
      </w:r>
      <w:r w:rsidRPr="00040E1B">
        <w:rPr>
          <w:rFonts w:eastAsia="Times New Roman" w:cs="Arial"/>
          <w:lang w:val="en-US" w:eastAsia="en-US"/>
        </w:rPr>
        <w:t xml:space="preserve"> may be dummy values (values that conform to the format requirements but are not actual signatures). Proper digital signatures will be mandatory when S-1</w:t>
      </w:r>
      <w:r w:rsidR="00881B00">
        <w:rPr>
          <w:rFonts w:eastAsia="Times New Roman" w:cs="Arial"/>
          <w:lang w:val="en-US" w:eastAsia="en-US"/>
        </w:rPr>
        <w:t>31</w:t>
      </w:r>
      <w:r w:rsidRPr="00040E1B">
        <w:rPr>
          <w:rFonts w:eastAsia="Times New Roman" w:cs="Arial"/>
          <w:lang w:val="en-US" w:eastAsia="en-US"/>
        </w:rPr>
        <w:t xml:space="preserve"> reaches Readiness Level 3 (cf. S-97 1.1.0 Clause A-5).</w:t>
      </w:r>
    </w:p>
    <w:p w14:paraId="331761AC" w14:textId="77777777" w:rsidR="00537BF3" w:rsidRDefault="00265D36" w:rsidP="00537BF3">
      <w:pPr>
        <w:keepNext/>
        <w:autoSpaceDE w:val="0"/>
        <w:autoSpaceDN w:val="0"/>
        <w:adjustRightInd w:val="0"/>
        <w:spacing w:after="120" w:line="240" w:lineRule="auto"/>
        <w:jc w:val="center"/>
      </w:pPr>
      <w:r>
        <w:rPr>
          <w:rFonts w:eastAsia="Times New Roman" w:cs="Arial"/>
          <w:noProof/>
          <w:lang w:val="en-US" w:eastAsia="en-US"/>
        </w:rPr>
        <w:lastRenderedPageBreak/>
        <w:drawing>
          <wp:inline distT="0" distB="0" distL="0" distR="0" wp14:anchorId="52689BD4" wp14:editId="6CE19FD6">
            <wp:extent cx="5770880" cy="5222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icalExchangeSet.png"/>
                    <pic:cNvPicPr/>
                  </pic:nvPicPr>
                  <pic:blipFill>
                    <a:blip r:embed="rId52"/>
                    <a:stretch>
                      <a:fillRect/>
                    </a:stretch>
                  </pic:blipFill>
                  <pic:spPr>
                    <a:xfrm>
                      <a:off x="0" y="0"/>
                      <a:ext cx="5770880" cy="5222618"/>
                    </a:xfrm>
                    <a:prstGeom prst="rect">
                      <a:avLst/>
                    </a:prstGeom>
                  </pic:spPr>
                </pic:pic>
              </a:graphicData>
            </a:graphic>
          </wp:inline>
        </w:drawing>
      </w:r>
    </w:p>
    <w:p w14:paraId="2BAEC357" w14:textId="1BDAA67B" w:rsidR="00265D36" w:rsidRDefault="00537BF3" w:rsidP="00537BF3">
      <w:pPr>
        <w:pStyle w:val="Caption"/>
        <w:jc w:val="center"/>
        <w:rPr>
          <w:rFonts w:eastAsia="Times New Roman" w:cs="Arial"/>
          <w:lang w:val="en-US" w:eastAsia="en-US"/>
        </w:rPr>
      </w:pPr>
      <w:bookmarkStart w:id="1575" w:name="_Ref111743381"/>
      <w:r>
        <w:t xml:space="preserve">Figure </w:t>
      </w:r>
      <w:ins w:id="1576" w:author="Raphael Malyankar" w:date="2022-11-04T16:52:00Z">
        <w:r w:rsidR="00C30215">
          <w:fldChar w:fldCharType="begin"/>
        </w:r>
        <w:r w:rsidR="00C30215">
          <w:instrText xml:space="preserve"> STYLEREF 1 \s </w:instrText>
        </w:r>
      </w:ins>
      <w:r w:rsidR="00C30215">
        <w:fldChar w:fldCharType="separate"/>
      </w:r>
      <w:r w:rsidR="00C30215">
        <w:rPr>
          <w:noProof/>
        </w:rPr>
        <w:t>13</w:t>
      </w:r>
      <w:ins w:id="157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578" w:author="Raphael Malyankar" w:date="2022-11-04T16:52:00Z">
        <w:r w:rsidR="00C30215">
          <w:rPr>
            <w:noProof/>
          </w:rPr>
          <w:t>2</w:t>
        </w:r>
        <w:r w:rsidR="00C30215">
          <w:fldChar w:fldCharType="end"/>
        </w:r>
      </w:ins>
      <w:del w:id="157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13</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w:delText>
        </w:r>
        <w:r w:rsidR="008C4B28" w:rsidDel="00C30215">
          <w:fldChar w:fldCharType="end"/>
        </w:r>
      </w:del>
      <w:bookmarkEnd w:id="1575"/>
      <w:r>
        <w:t xml:space="preserve"> - Typical Exchange Set structure</w:t>
      </w:r>
    </w:p>
    <w:p w14:paraId="78F44DF8" w14:textId="6BE7271C" w:rsidR="00265D36" w:rsidRDefault="00265D36" w:rsidP="00265D36">
      <w:pPr>
        <w:autoSpaceDE w:val="0"/>
        <w:autoSpaceDN w:val="0"/>
        <w:adjustRightInd w:val="0"/>
        <w:spacing w:after="120" w:line="240" w:lineRule="auto"/>
        <w:rPr>
          <w:rFonts w:eastAsia="Times New Roman" w:cs="Arial"/>
          <w:lang w:val="en-US" w:eastAsia="en-US"/>
        </w:rPr>
      </w:pPr>
    </w:p>
    <w:p w14:paraId="1DD43AFC" w14:textId="77777777" w:rsidR="00265D36" w:rsidRPr="00EE1D62" w:rsidRDefault="00265D36" w:rsidP="00265D36">
      <w:pPr>
        <w:autoSpaceDE w:val="0"/>
        <w:autoSpaceDN w:val="0"/>
        <w:adjustRightInd w:val="0"/>
        <w:spacing w:after="120" w:line="240" w:lineRule="auto"/>
        <w:rPr>
          <w:rFonts w:eastAsia="Times New Roman" w:cs="Arial"/>
          <w:lang w:val="en-US" w:eastAsia="en-US"/>
        </w:rPr>
      </w:pPr>
    </w:p>
    <w:p w14:paraId="1DDACF5D" w14:textId="0EEB3092" w:rsidR="00E73EDF" w:rsidRPr="00EE1D62" w:rsidRDefault="007653F1" w:rsidP="00B303E4">
      <w:pPr>
        <w:pStyle w:val="Heading2"/>
        <w:tabs>
          <w:tab w:val="clear" w:pos="540"/>
        </w:tabs>
        <w:spacing w:before="120" w:after="200" w:line="240" w:lineRule="auto"/>
        <w:ind w:left="709" w:hanging="709"/>
        <w:rPr>
          <w:lang w:eastAsia="en-US"/>
        </w:rPr>
      </w:pPr>
      <w:bookmarkStart w:id="1580" w:name="_Toc439685313"/>
      <w:bookmarkStart w:id="1581" w:name="_Toc120228703"/>
      <w:r w:rsidRPr="00EE1D62">
        <w:rPr>
          <w:lang w:eastAsia="en-US"/>
        </w:rPr>
        <w:t xml:space="preserve">Support </w:t>
      </w:r>
      <w:r w:rsidR="00EB36AC">
        <w:rPr>
          <w:lang w:eastAsia="en-US"/>
        </w:rPr>
        <w:t>f</w:t>
      </w:r>
      <w:r w:rsidRPr="00EE1D62">
        <w:rPr>
          <w:lang w:eastAsia="en-US"/>
        </w:rPr>
        <w:t>iles</w:t>
      </w:r>
      <w:bookmarkEnd w:id="1580"/>
      <w:bookmarkEnd w:id="1581"/>
    </w:p>
    <w:p w14:paraId="6E51F62E" w14:textId="5E146F01"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w:t>
      </w:r>
      <w:r w:rsidR="00FE1078">
        <w:t>MHI</w:t>
      </w:r>
      <w:r w:rsidRPr="00EE1D62">
        <w:t xml:space="preserve"> </w:t>
      </w:r>
      <w:r w:rsidR="00EB36AC">
        <w:t>E</w:t>
      </w:r>
      <w:r w:rsidRPr="00EE1D62">
        <w:t xml:space="preserve">xchange </w:t>
      </w:r>
      <w:r w:rsidR="00EB36AC">
        <w:t>S</w:t>
      </w:r>
      <w:r w:rsidRPr="00EE1D62">
        <w:t xml:space="preserve">et. </w:t>
      </w:r>
    </w:p>
    <w:p w14:paraId="7820C063" w14:textId="3C588258" w:rsidR="00FE290B" w:rsidRDefault="00FE290B" w:rsidP="006A5C19">
      <w:pPr>
        <w:pStyle w:val="ListParagraph1"/>
        <w:numPr>
          <w:ilvl w:val="0"/>
          <w:numId w:val="15"/>
        </w:numPr>
        <w:tabs>
          <w:tab w:val="left" w:pos="373"/>
          <w:tab w:val="left" w:pos="1167"/>
        </w:tabs>
        <w:spacing w:after="60" w:line="240" w:lineRule="auto"/>
      </w:pPr>
      <w:r>
        <w:t>Plain t</w:t>
      </w:r>
      <w:r w:rsidR="007653F1" w:rsidRPr="00EE1D62">
        <w:t>ext files must contain only general text as defined by this standard</w:t>
      </w:r>
      <w:r w:rsidR="0055057E">
        <w:t xml:space="preserve"> (t</w:t>
      </w:r>
      <w:r w:rsidR="0055057E" w:rsidRPr="0055057E">
        <w:t xml:space="preserve">ext consisting only of printable characters and without HTML, XML, or other </w:t>
      </w:r>
      <w:proofErr w:type="spellStart"/>
      <w:r w:rsidR="0055057E" w:rsidRPr="0055057E">
        <w:t>markup</w:t>
      </w:r>
      <w:proofErr w:type="spellEnd"/>
      <w:r w:rsidR="0055057E">
        <w:t>)</w:t>
      </w:r>
      <w:r w:rsidR="007653F1" w:rsidRPr="00EE1D62">
        <w:t>.</w:t>
      </w:r>
      <w:r>
        <w:t xml:space="preserve"> The extension must be TXT.</w:t>
      </w:r>
    </w:p>
    <w:p w14:paraId="51A340DD" w14:textId="6F71C744" w:rsidR="00C135AA" w:rsidRDefault="00FE290B" w:rsidP="006A5C19">
      <w:pPr>
        <w:pStyle w:val="ListParagraph1"/>
        <w:numPr>
          <w:ilvl w:val="0"/>
          <w:numId w:val="15"/>
        </w:numPr>
        <w:tabs>
          <w:tab w:val="left" w:pos="373"/>
          <w:tab w:val="left" w:pos="1167"/>
        </w:tabs>
        <w:spacing w:after="60" w:line="240" w:lineRule="auto"/>
      </w:pPr>
      <w:r>
        <w:t xml:space="preserve">HTML and XML files must contain only text and </w:t>
      </w:r>
      <w:proofErr w:type="spellStart"/>
      <w:r>
        <w:t>markup</w:t>
      </w:r>
      <w:proofErr w:type="spellEnd"/>
      <w:r>
        <w:t xml:space="preserve"> as defined in the relevant W3C standards. Files must use the UTF-</w:t>
      </w:r>
      <w:proofErr w:type="gramStart"/>
      <w:r>
        <w:t>8 character</w:t>
      </w:r>
      <w:proofErr w:type="gramEnd"/>
      <w:r>
        <w:t xml:space="preserve"> set encoding. References in datasets to HTML and XML support files must treat them as text files (i.e., they should not be referenced using attributes intended for picture files).</w:t>
      </w:r>
      <w:r w:rsidR="00C135AA">
        <w:t xml:space="preserve"> The extension must be HTM for HTML files and XML for general XML files.</w:t>
      </w:r>
    </w:p>
    <w:p w14:paraId="2761394A" w14:textId="1E6638A2" w:rsidR="00E73EDF" w:rsidRPr="00C135AA" w:rsidRDefault="007653F1" w:rsidP="006A5C19">
      <w:pPr>
        <w:pStyle w:val="ListParagraph1"/>
        <w:numPr>
          <w:ilvl w:val="0"/>
          <w:numId w:val="15"/>
        </w:numPr>
        <w:tabs>
          <w:tab w:val="left" w:pos="373"/>
          <w:tab w:val="left" w:pos="1167"/>
        </w:tabs>
        <w:spacing w:after="60" w:line="240" w:lineRule="auto"/>
      </w:pPr>
      <w:r w:rsidRPr="00EE1D62">
        <w:t xml:space="preserve">Picture files must be in TIFF </w:t>
      </w:r>
      <w:r w:rsidR="000055EF" w:rsidRPr="00EE1D62">
        <w:t>(</w:t>
      </w:r>
      <w:r w:rsidRPr="00EE1D62">
        <w:t>6.0 specification</w:t>
      </w:r>
      <w:r w:rsidR="000055EF" w:rsidRPr="00C135AA">
        <w:t>)</w:t>
      </w:r>
      <w:r w:rsidRPr="00C135AA">
        <w:t xml:space="preserve"> </w:t>
      </w:r>
      <w:r w:rsidR="00C135AA">
        <w:t>and use the e</w:t>
      </w:r>
      <w:r w:rsidR="00C135AA" w:rsidRPr="00C135AA">
        <w:t xml:space="preserve">xtension </w:t>
      </w:r>
      <w:r w:rsidRPr="00C135AA">
        <w:t>TIF</w:t>
      </w:r>
      <w:r w:rsidR="00A937DD" w:rsidRPr="00C135AA">
        <w:t>.</w:t>
      </w:r>
    </w:p>
    <w:p w14:paraId="1C3F5664" w14:textId="0BB6084C" w:rsidR="00B303E4" w:rsidRPr="00190CF4" w:rsidRDefault="00B303E4" w:rsidP="00190CF4">
      <w:pPr>
        <w:pStyle w:val="Caption"/>
        <w:spacing w:line="240" w:lineRule="auto"/>
        <w:jc w:val="center"/>
        <w:rPr>
          <w:rFonts w:cs="Arial"/>
        </w:rPr>
      </w:pPr>
    </w:p>
    <w:p w14:paraId="61FA6F18" w14:textId="41900164" w:rsidR="00FE290B" w:rsidRDefault="00FE290B" w:rsidP="00FE290B">
      <w:pPr>
        <w:pStyle w:val="Caption"/>
        <w:keepNext/>
      </w:pPr>
      <w:r>
        <w:t xml:space="preserve">Table </w:t>
      </w:r>
      <w:ins w:id="1582" w:author="Raphael Malyankar" w:date="2022-11-15T22:37:00Z">
        <w:r w:rsidR="00AC5C5D">
          <w:fldChar w:fldCharType="begin"/>
        </w:r>
        <w:r w:rsidR="00AC5C5D">
          <w:instrText xml:space="preserve"> STYLEREF 1 \s </w:instrText>
        </w:r>
      </w:ins>
      <w:r w:rsidR="00AC5C5D">
        <w:fldChar w:fldCharType="separate"/>
      </w:r>
      <w:r w:rsidR="00AC5C5D">
        <w:rPr>
          <w:noProof/>
        </w:rPr>
        <w:t>13</w:t>
      </w:r>
      <w:ins w:id="1583"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1584" w:author="Raphael Malyankar" w:date="2022-11-15T22:37:00Z">
        <w:r w:rsidR="00AC5C5D">
          <w:rPr>
            <w:noProof/>
          </w:rPr>
          <w:t>2</w:t>
        </w:r>
        <w:r w:rsidR="00AC5C5D">
          <w:fldChar w:fldCharType="end"/>
        </w:r>
      </w:ins>
      <w:del w:id="1585"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13</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2</w:delText>
        </w:r>
        <w:r w:rsidR="001E4CE0" w:rsidDel="00AC5C5D">
          <w:fldChar w:fldCharType="end"/>
        </w:r>
      </w:del>
      <w:r>
        <w:t xml:space="preserve"> - Support file formats and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FE290B" w:rsidRPr="00EE1D62" w14:paraId="66363467" w14:textId="77777777" w:rsidTr="00190CF4">
        <w:trPr>
          <w:cantSplit/>
          <w:jc w:val="center"/>
        </w:trPr>
        <w:tc>
          <w:tcPr>
            <w:tcW w:w="1493" w:type="dxa"/>
            <w:vMerge w:val="restart"/>
          </w:tcPr>
          <w:p w14:paraId="10FA7AFE" w14:textId="4B03B2AF" w:rsidR="00FE290B" w:rsidRPr="00EE1D62" w:rsidRDefault="00FE290B"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Text</w:t>
            </w:r>
          </w:p>
        </w:tc>
        <w:tc>
          <w:tcPr>
            <w:tcW w:w="1299" w:type="dxa"/>
          </w:tcPr>
          <w:p w14:paraId="744D15E5" w14:textId="77777777"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47EA89D2" w:rsidR="00FE290B" w:rsidRPr="00EE1D62" w:rsidRDefault="00FE290B" w:rsidP="00C128E3">
            <w:pPr>
              <w:pStyle w:val="NormalWeb"/>
              <w:spacing w:before="60" w:beforeAutospacing="0" w:after="60" w:afterAutospacing="0"/>
              <w:jc w:val="both"/>
              <w:rPr>
                <w:rFonts w:ascii="Arial" w:hAnsi="Arial" w:cs="Arial"/>
                <w:sz w:val="18"/>
                <w:szCs w:val="18"/>
              </w:rPr>
            </w:pPr>
            <w:r>
              <w:rPr>
                <w:rFonts w:ascii="Arial" w:hAnsi="Arial" w:cs="Arial"/>
                <w:sz w:val="18"/>
                <w:szCs w:val="18"/>
              </w:rPr>
              <w:t>Plain-text files</w:t>
            </w:r>
          </w:p>
        </w:tc>
      </w:tr>
      <w:tr w:rsidR="00FE290B" w:rsidRPr="00EE1D62" w14:paraId="6BEFA84D" w14:textId="77777777" w:rsidTr="00190CF4">
        <w:trPr>
          <w:cantSplit/>
          <w:jc w:val="center"/>
        </w:trPr>
        <w:tc>
          <w:tcPr>
            <w:tcW w:w="1493" w:type="dxa"/>
            <w:vMerge/>
          </w:tcPr>
          <w:p w14:paraId="488548C1" w14:textId="14085818" w:rsidR="00FE290B" w:rsidRPr="00EE1D62" w:rsidRDefault="00FE290B"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contain embedded </w:t>
            </w:r>
            <w:proofErr w:type="spellStart"/>
            <w:r w:rsidRPr="00EE1D62">
              <w:rPr>
                <w:rFonts w:ascii="Arial" w:hAnsi="Arial" w:cs="Arial"/>
                <w:sz w:val="18"/>
                <w:szCs w:val="18"/>
              </w:rPr>
              <w:t>Javascript</w:t>
            </w:r>
            <w:proofErr w:type="spellEnd"/>
            <w:r w:rsidRPr="00EE1D62">
              <w:rPr>
                <w:rFonts w:ascii="Arial" w:hAnsi="Arial" w:cs="Arial"/>
                <w:sz w:val="18"/>
                <w:szCs w:val="18"/>
              </w:rPr>
              <w:t xml:space="preserve">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FE290B" w:rsidRPr="00EE1D62" w14:paraId="10D9FC62" w14:textId="77777777" w:rsidTr="00190CF4">
        <w:trPr>
          <w:cantSplit/>
          <w:jc w:val="center"/>
        </w:trPr>
        <w:tc>
          <w:tcPr>
            <w:tcW w:w="1493" w:type="dxa"/>
            <w:vMerge/>
          </w:tcPr>
          <w:p w14:paraId="64189000" w14:textId="77777777" w:rsidR="00FE290B" w:rsidRPr="00EE1D62" w:rsidRDefault="00FE290B"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A230010" w:rsidR="00FE290B" w:rsidRPr="00EE1D62" w:rsidRDefault="00FE290B"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XML documents must only be included in accordance with guidance provided within the Data Classification and Encoding Guide (Annex A). This may include a </w:t>
            </w:r>
            <w:r>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77777777" w:rsidR="00E73EDF" w:rsidRPr="000F0F1D" w:rsidRDefault="007653F1" w:rsidP="00E36276">
      <w:pPr>
        <w:pStyle w:val="Heading3"/>
        <w:tabs>
          <w:tab w:val="clear" w:pos="660"/>
          <w:tab w:val="clear" w:pos="880"/>
          <w:tab w:val="left" w:pos="851"/>
        </w:tabs>
        <w:spacing w:before="120" w:after="120" w:line="240" w:lineRule="auto"/>
        <w:ind w:left="851" w:hanging="851"/>
        <w:jc w:val="both"/>
      </w:pPr>
      <w:bookmarkStart w:id="1586" w:name="_Toc510784348"/>
      <w:bookmarkStart w:id="1587" w:name="_Toc510785497"/>
      <w:bookmarkStart w:id="1588" w:name="_Toc226430998"/>
      <w:bookmarkStart w:id="1589" w:name="_Toc225065202"/>
      <w:bookmarkStart w:id="1590" w:name="_Toc439685314"/>
      <w:bookmarkStart w:id="1591" w:name="_Toc225648345"/>
      <w:bookmarkStart w:id="1592" w:name="_Toc120228704"/>
      <w:bookmarkEnd w:id="1586"/>
      <w:bookmarkEnd w:id="1587"/>
      <w:r w:rsidRPr="000F0F1D">
        <w:t>Support File Naming</w:t>
      </w:r>
      <w:bookmarkEnd w:id="1588"/>
      <w:bookmarkEnd w:id="1589"/>
      <w:bookmarkEnd w:id="1590"/>
      <w:bookmarkEnd w:id="1591"/>
      <w:bookmarkEnd w:id="1592"/>
    </w:p>
    <w:p w14:paraId="1B55B6AB" w14:textId="6B39BD6C" w:rsidR="00E73EDF" w:rsidRPr="000F0F1D" w:rsidRDefault="007653F1" w:rsidP="00E36276">
      <w:pPr>
        <w:spacing w:after="120" w:line="240" w:lineRule="auto"/>
      </w:pPr>
      <w:r w:rsidRPr="000F0F1D">
        <w:t>All support files must have unique file identifiers. The support file metadata that accompanies the file will inform the user of the name and purpose of the file (t</w:t>
      </w:r>
      <w:r w:rsidRPr="000F0F1D">
        <w:rPr>
          <w:rFonts w:hint="eastAsia"/>
        </w:rPr>
        <w:t>hat is</w:t>
      </w:r>
      <w:r w:rsidRPr="000F0F1D">
        <w:t xml:space="preserve"> new, replacement and deletion). </w:t>
      </w:r>
    </w:p>
    <w:p w14:paraId="424D8574" w14:textId="77777777" w:rsidR="00E73EDF" w:rsidRPr="000F0F1D" w:rsidRDefault="007653F1" w:rsidP="00E36276">
      <w:pPr>
        <w:autoSpaceDE w:val="0"/>
        <w:autoSpaceDN w:val="0"/>
        <w:adjustRightInd w:val="0"/>
        <w:spacing w:after="120" w:line="240" w:lineRule="auto"/>
        <w:rPr>
          <w:rFonts w:eastAsia="Times New Roman" w:cs="Arial"/>
          <w:lang w:eastAsia="en-US"/>
        </w:rPr>
      </w:pPr>
      <w:r w:rsidRPr="000F0F1D">
        <w:rPr>
          <w:rFonts w:eastAsia="Times New Roman" w:cs="Arial"/>
          <w:lang w:eastAsia="en-US"/>
        </w:rPr>
        <w:t>In this encoding the support files are named according to the specifications given below:</w:t>
      </w:r>
    </w:p>
    <w:p w14:paraId="768B5007" w14:textId="793DE3A1" w:rsidR="00E73EDF" w:rsidRPr="000F0F1D" w:rsidRDefault="00EC5278" w:rsidP="00E36276">
      <w:pPr>
        <w:autoSpaceDE w:val="0"/>
        <w:autoSpaceDN w:val="0"/>
        <w:adjustRightInd w:val="0"/>
        <w:spacing w:after="120" w:line="240" w:lineRule="auto"/>
        <w:rPr>
          <w:rFonts w:eastAsia="Times New Roman" w:cs="Arial"/>
          <w:lang w:eastAsia="en-US"/>
        </w:rPr>
      </w:pPr>
      <w:r w:rsidRPr="000F0F1D">
        <w:rPr>
          <w:rFonts w:eastAsia="Times New Roman" w:cs="Arial"/>
          <w:lang w:eastAsia="en-US"/>
        </w:rPr>
        <w:t>1</w:t>
      </w:r>
      <w:r w:rsidR="0008774F" w:rsidRPr="000F0F1D">
        <w:rPr>
          <w:rFonts w:eastAsia="Times New Roman" w:cs="Arial"/>
          <w:lang w:eastAsia="en-US"/>
        </w:rPr>
        <w:t>3</w:t>
      </w:r>
      <w:r w:rsidRPr="000F0F1D">
        <w:rPr>
          <w:rFonts w:eastAsia="Times New Roman" w:cs="Arial"/>
          <w:lang w:eastAsia="en-US"/>
        </w:rPr>
        <w:t>1</w:t>
      </w:r>
      <w:r w:rsidR="007653F1" w:rsidRPr="000F0F1D">
        <w:rPr>
          <w:rFonts w:eastAsia="Times New Roman" w:cs="Arial"/>
          <w:lang w:eastAsia="en-US"/>
        </w:rPr>
        <w:t>CC</w:t>
      </w:r>
      <w:r w:rsidR="005511DB" w:rsidRPr="000F0F1D">
        <w:rPr>
          <w:rFonts w:eastAsia="Times New Roman" w:cs="Arial"/>
          <w:lang w:eastAsia="en-US"/>
        </w:rPr>
        <w:t>CC</w:t>
      </w:r>
      <w:r w:rsidR="00812B6A" w:rsidRPr="000F0F1D">
        <w:rPr>
          <w:rFonts w:eastAsia="Times New Roman" w:cs="Arial"/>
          <w:lang w:eastAsia="en-US"/>
        </w:rPr>
        <w:t>ØØØØØØØØØØ</w:t>
      </w:r>
      <w:r w:rsidR="007653F1" w:rsidRPr="000F0F1D">
        <w:rPr>
          <w:rFonts w:eastAsia="Times New Roman" w:cs="Arial"/>
          <w:lang w:eastAsia="en-US"/>
        </w:rPr>
        <w:t>.EEE</w:t>
      </w:r>
    </w:p>
    <w:p w14:paraId="1E618C78" w14:textId="77777777" w:rsidR="00E73EDF" w:rsidRPr="000F0F1D" w:rsidRDefault="007653F1" w:rsidP="00E36276">
      <w:pPr>
        <w:autoSpaceDE w:val="0"/>
        <w:autoSpaceDN w:val="0"/>
        <w:adjustRightInd w:val="0"/>
        <w:spacing w:after="60" w:line="240" w:lineRule="auto"/>
        <w:rPr>
          <w:rFonts w:eastAsia="Times New Roman" w:cs="Arial"/>
          <w:lang w:eastAsia="en-US"/>
        </w:rPr>
      </w:pPr>
      <w:r w:rsidRPr="000F0F1D">
        <w:rPr>
          <w:rFonts w:eastAsia="Times New Roman" w:cs="Arial"/>
          <w:lang w:eastAsia="en-US"/>
        </w:rPr>
        <w:t>The main part forms an identifier where:</w:t>
      </w:r>
    </w:p>
    <w:p w14:paraId="7D8F5A6D" w14:textId="39CBB076" w:rsidR="00EC5278" w:rsidRPr="000F0F1D" w:rsidRDefault="00EC5278" w:rsidP="006A5C19">
      <w:pPr>
        <w:numPr>
          <w:ilvl w:val="0"/>
          <w:numId w:val="14"/>
        </w:numPr>
        <w:autoSpaceDE w:val="0"/>
        <w:autoSpaceDN w:val="0"/>
        <w:adjustRightInd w:val="0"/>
        <w:spacing w:after="60" w:line="240" w:lineRule="auto"/>
        <w:ind w:left="567" w:hanging="283"/>
        <w:rPr>
          <w:rFonts w:eastAsia="Times New Roman" w:cs="Arial"/>
          <w:lang w:eastAsia="en-US"/>
        </w:rPr>
      </w:pPr>
      <w:r w:rsidRPr="000F0F1D">
        <w:rPr>
          <w:rFonts w:eastAsia="Times New Roman" w:cs="Arial"/>
          <w:lang w:eastAsia="en-US"/>
        </w:rPr>
        <w:t>1</w:t>
      </w:r>
      <w:r w:rsidR="0008774F" w:rsidRPr="000F0F1D">
        <w:rPr>
          <w:rFonts w:eastAsia="Times New Roman" w:cs="Arial"/>
          <w:lang w:eastAsia="en-US"/>
        </w:rPr>
        <w:t>3</w:t>
      </w:r>
      <w:r w:rsidRPr="000F0F1D">
        <w:rPr>
          <w:rFonts w:eastAsia="Times New Roman" w:cs="Arial"/>
          <w:lang w:eastAsia="en-US"/>
        </w:rPr>
        <w:t xml:space="preserve">1 </w:t>
      </w:r>
      <w:r w:rsidR="00E36276" w:rsidRPr="000F0F1D">
        <w:rPr>
          <w:rFonts w:eastAsia="Times New Roman" w:cs="Arial"/>
          <w:lang w:eastAsia="en-US"/>
        </w:rPr>
        <w:t>–</w:t>
      </w:r>
      <w:r w:rsidRPr="000F0F1D">
        <w:rPr>
          <w:rFonts w:eastAsia="Times New Roman" w:cs="Arial"/>
          <w:lang w:eastAsia="en-US"/>
        </w:rPr>
        <w:t xml:space="preserve"> the first 3 characters identify the support file as applicable to an S-101 dataset (mandatory).</w:t>
      </w:r>
    </w:p>
    <w:p w14:paraId="1F569DBB" w14:textId="455E53EC" w:rsidR="00E73EDF" w:rsidRPr="000F0F1D" w:rsidRDefault="00812B6A" w:rsidP="006A5C19">
      <w:pPr>
        <w:numPr>
          <w:ilvl w:val="0"/>
          <w:numId w:val="14"/>
        </w:numPr>
        <w:autoSpaceDE w:val="0"/>
        <w:autoSpaceDN w:val="0"/>
        <w:adjustRightInd w:val="0"/>
        <w:spacing w:after="60" w:line="240" w:lineRule="auto"/>
        <w:ind w:left="567" w:hanging="283"/>
        <w:rPr>
          <w:rFonts w:eastAsia="Times New Roman" w:cs="Arial"/>
          <w:lang w:eastAsia="en-US"/>
        </w:rPr>
      </w:pPr>
      <w:r w:rsidRPr="000F0F1D">
        <w:rPr>
          <w:rFonts w:eastAsia="Times New Roman" w:cs="Arial"/>
          <w:lang w:eastAsia="en-US"/>
        </w:rPr>
        <w:t xml:space="preserve">CCCC </w:t>
      </w:r>
      <w:r w:rsidR="00E36276" w:rsidRPr="000F0F1D">
        <w:rPr>
          <w:rFonts w:eastAsia="Times New Roman" w:cs="Arial"/>
          <w:lang w:eastAsia="en-US"/>
        </w:rPr>
        <w:t>–</w:t>
      </w:r>
      <w:r w:rsidRPr="000F0F1D">
        <w:rPr>
          <w:rFonts w:eastAsia="Times New Roman" w:cs="Arial"/>
          <w:lang w:eastAsia="en-US"/>
        </w:rPr>
        <w:t xml:space="preserve"> </w:t>
      </w:r>
      <w:r w:rsidR="007653F1" w:rsidRPr="000F0F1D">
        <w:rPr>
          <w:rFonts w:eastAsia="Times New Roman" w:cs="Arial"/>
          <w:lang w:eastAsia="en-US"/>
        </w:rPr>
        <w:t xml:space="preserve">the </w:t>
      </w:r>
      <w:r w:rsidR="00EC5278" w:rsidRPr="000F0F1D">
        <w:rPr>
          <w:rFonts w:eastAsia="Times New Roman" w:cs="Arial"/>
          <w:lang w:eastAsia="en-US"/>
        </w:rPr>
        <w:t>fourth to seventh</w:t>
      </w:r>
      <w:r w:rsidR="007653F1" w:rsidRPr="000F0F1D">
        <w:rPr>
          <w:rFonts w:eastAsia="Times New Roman" w:cs="Arial"/>
          <w:lang w:eastAsia="en-US"/>
        </w:rPr>
        <w:t xml:space="preserve"> characters identify the </w:t>
      </w:r>
      <w:r w:rsidR="00E36276" w:rsidRPr="000F0F1D">
        <w:rPr>
          <w:rFonts w:eastAsia="Times New Roman" w:cs="Arial"/>
          <w:lang w:eastAsia="en-US"/>
        </w:rPr>
        <w:t>P</w:t>
      </w:r>
      <w:r w:rsidR="005511DB" w:rsidRPr="000F0F1D">
        <w:rPr>
          <w:rFonts w:eastAsia="Times New Roman" w:cs="Arial"/>
          <w:lang w:eastAsia="en-US"/>
        </w:rPr>
        <w:t>roducer</w:t>
      </w:r>
      <w:r w:rsidR="00883E8E" w:rsidRPr="000F0F1D">
        <w:rPr>
          <w:rFonts w:eastAsia="Times New Roman" w:cs="Arial"/>
          <w:lang w:eastAsia="en-US"/>
        </w:rPr>
        <w:t xml:space="preserve"> </w:t>
      </w:r>
      <w:r w:rsidR="00E36276" w:rsidRPr="000F0F1D">
        <w:rPr>
          <w:rFonts w:eastAsia="Times New Roman" w:cs="Arial"/>
          <w:lang w:eastAsia="en-US"/>
        </w:rPr>
        <w:t>C</w:t>
      </w:r>
      <w:r w:rsidR="00883E8E" w:rsidRPr="000F0F1D">
        <w:rPr>
          <w:rFonts w:eastAsia="Times New Roman" w:cs="Arial"/>
          <w:lang w:eastAsia="en-US"/>
        </w:rPr>
        <w:t xml:space="preserve">ode of the </w:t>
      </w:r>
      <w:r w:rsidR="007653F1" w:rsidRPr="000F0F1D">
        <w:rPr>
          <w:rFonts w:eastAsia="Times New Roman" w:cs="Arial"/>
          <w:lang w:eastAsia="en-US"/>
        </w:rPr>
        <w:t>issuing agency (mandatory)</w:t>
      </w:r>
      <w:r w:rsidR="00883E8E" w:rsidRPr="000F0F1D">
        <w:rPr>
          <w:rFonts w:eastAsia="Times New Roman" w:cs="Arial"/>
          <w:lang w:eastAsia="en-US"/>
        </w:rPr>
        <w:t>.</w:t>
      </w:r>
      <w:r w:rsidR="00E36276" w:rsidRPr="000F0F1D">
        <w:rPr>
          <w:rFonts w:eastAsia="Times New Roman" w:cs="Arial"/>
          <w:lang w:eastAsia="en-US"/>
        </w:rPr>
        <w:t xml:space="preserve"> </w:t>
      </w:r>
      <w:r w:rsidR="00832DC9" w:rsidRPr="000F0F1D">
        <w:rPr>
          <w:rFonts w:eastAsia="Times New Roman" w:cs="Arial"/>
          <w:lang w:eastAsia="en-US"/>
        </w:rPr>
        <w:t xml:space="preserve">Where the </w:t>
      </w:r>
      <w:r w:rsidR="00E36276" w:rsidRPr="000F0F1D">
        <w:rPr>
          <w:rFonts w:eastAsia="Times New Roman" w:cs="Arial"/>
          <w:lang w:eastAsia="en-US"/>
        </w:rPr>
        <w:t>P</w:t>
      </w:r>
      <w:r w:rsidR="00832DC9" w:rsidRPr="000F0F1D">
        <w:rPr>
          <w:rFonts w:eastAsia="Times New Roman" w:cs="Arial"/>
          <w:lang w:eastAsia="en-US"/>
        </w:rPr>
        <w:t xml:space="preserve">roducer </w:t>
      </w:r>
      <w:r w:rsidR="00E36276" w:rsidRPr="000F0F1D">
        <w:rPr>
          <w:rFonts w:eastAsia="Times New Roman" w:cs="Arial"/>
          <w:lang w:eastAsia="en-US"/>
        </w:rPr>
        <w:t>C</w:t>
      </w:r>
      <w:r w:rsidR="00832DC9" w:rsidRPr="000F0F1D">
        <w:rPr>
          <w:rFonts w:eastAsia="Times New Roman" w:cs="Arial"/>
          <w:lang w:eastAsia="en-US"/>
        </w:rPr>
        <w:t xml:space="preserve">ode is derived from a </w:t>
      </w:r>
      <w:proofErr w:type="gramStart"/>
      <w:r w:rsidR="00832DC9" w:rsidRPr="000F0F1D">
        <w:rPr>
          <w:rFonts w:eastAsia="Times New Roman" w:cs="Arial"/>
          <w:lang w:eastAsia="en-US"/>
        </w:rPr>
        <w:t>2 or 3 character</w:t>
      </w:r>
      <w:proofErr w:type="gramEnd"/>
      <w:r w:rsidR="00832DC9" w:rsidRPr="000F0F1D">
        <w:rPr>
          <w:rFonts w:eastAsia="Times New Roman" w:cs="Arial"/>
          <w:lang w:eastAsia="en-US"/>
        </w:rPr>
        <w:t xml:space="preserve"> format (for instance when converting S-57 ENCs), the missing characters of the </w:t>
      </w:r>
      <w:r w:rsidR="00E36276" w:rsidRPr="000F0F1D">
        <w:rPr>
          <w:rFonts w:eastAsia="Times New Roman" w:cs="Arial"/>
          <w:lang w:eastAsia="en-US"/>
        </w:rPr>
        <w:t>P</w:t>
      </w:r>
      <w:r w:rsidR="00832DC9" w:rsidRPr="000F0F1D">
        <w:rPr>
          <w:rFonts w:eastAsia="Times New Roman" w:cs="Arial"/>
          <w:lang w:eastAsia="en-US"/>
        </w:rPr>
        <w:t xml:space="preserve">roducer </w:t>
      </w:r>
      <w:r w:rsidR="00E36276" w:rsidRPr="000F0F1D">
        <w:rPr>
          <w:rFonts w:eastAsia="Times New Roman" w:cs="Arial"/>
          <w:lang w:eastAsia="en-US"/>
        </w:rPr>
        <w:t>C</w:t>
      </w:r>
      <w:r w:rsidR="00832DC9" w:rsidRPr="000F0F1D">
        <w:rPr>
          <w:rFonts w:eastAsia="Times New Roman" w:cs="Arial"/>
          <w:lang w:eastAsia="en-US"/>
        </w:rPr>
        <w:t xml:space="preserve">ode </w:t>
      </w:r>
      <w:r w:rsidR="00551E8F" w:rsidRPr="000F0F1D">
        <w:rPr>
          <w:rFonts w:eastAsia="Times New Roman" w:cs="Arial"/>
          <w:lang w:eastAsia="en-US"/>
        </w:rPr>
        <w:t>must</w:t>
      </w:r>
      <w:r w:rsidR="00832DC9" w:rsidRPr="000F0F1D">
        <w:rPr>
          <w:rFonts w:eastAsia="Times New Roman" w:cs="Arial"/>
          <w:lang w:eastAsia="en-US"/>
        </w:rPr>
        <w:t xml:space="preserve"> be populated with zeros (“00” or “0” respectively)</w:t>
      </w:r>
      <w:r w:rsidR="007935E1" w:rsidRPr="000F0F1D">
        <w:rPr>
          <w:rFonts w:eastAsia="Times New Roman" w:cs="Arial"/>
          <w:lang w:eastAsia="en-US"/>
        </w:rPr>
        <w:t xml:space="preserve"> for the sixth and seventh characters of the </w:t>
      </w:r>
      <w:r w:rsidR="00551E8F" w:rsidRPr="000F0F1D">
        <w:rPr>
          <w:rFonts w:eastAsia="Times New Roman" w:cs="Arial"/>
          <w:lang w:eastAsia="en-US"/>
        </w:rPr>
        <w:t xml:space="preserve">support </w:t>
      </w:r>
      <w:r w:rsidR="007935E1" w:rsidRPr="000F0F1D">
        <w:rPr>
          <w:rFonts w:eastAsia="Times New Roman" w:cs="Arial"/>
          <w:lang w:eastAsia="en-US"/>
        </w:rPr>
        <w:t>file name, as required</w:t>
      </w:r>
      <w:r w:rsidR="00832DC9" w:rsidRPr="000F0F1D">
        <w:rPr>
          <w:rFonts w:eastAsia="Times New Roman" w:cs="Arial"/>
          <w:lang w:eastAsia="en-US"/>
        </w:rPr>
        <w:t>.</w:t>
      </w:r>
    </w:p>
    <w:p w14:paraId="58EDC302" w14:textId="581C17A8" w:rsidR="00E73EDF" w:rsidRPr="000F0F1D" w:rsidRDefault="00812B6A" w:rsidP="006A5C19">
      <w:pPr>
        <w:numPr>
          <w:ilvl w:val="0"/>
          <w:numId w:val="14"/>
        </w:numPr>
        <w:autoSpaceDE w:val="0"/>
        <w:autoSpaceDN w:val="0"/>
        <w:adjustRightInd w:val="0"/>
        <w:spacing w:after="60" w:line="240" w:lineRule="auto"/>
        <w:ind w:left="567" w:hanging="283"/>
      </w:pPr>
      <w:r w:rsidRPr="000F0F1D">
        <w:rPr>
          <w:rFonts w:eastAsia="Times New Roman" w:cs="Arial"/>
          <w:lang w:eastAsia="en-US"/>
        </w:rPr>
        <w:t xml:space="preserve">ØØØØØØØØØØ </w:t>
      </w:r>
      <w:r w:rsidR="00E36276" w:rsidRPr="000F0F1D">
        <w:rPr>
          <w:rFonts w:eastAsia="Times New Roman" w:cs="Arial"/>
          <w:lang w:eastAsia="en-US"/>
        </w:rPr>
        <w:t>–</w:t>
      </w:r>
      <w:r w:rsidRPr="000F0F1D">
        <w:rPr>
          <w:rFonts w:eastAsia="Times New Roman" w:cs="Arial"/>
          <w:lang w:eastAsia="en-US"/>
        </w:rPr>
        <w:t xml:space="preserve"> </w:t>
      </w:r>
      <w:r w:rsidR="007653F1" w:rsidRPr="000F0F1D">
        <w:rPr>
          <w:rFonts w:eastAsia="Times New Roman" w:cs="Arial"/>
          <w:lang w:eastAsia="en-US"/>
        </w:rPr>
        <w:t xml:space="preserve">the </w:t>
      </w:r>
      <w:r w:rsidR="00EC5278" w:rsidRPr="000F0F1D">
        <w:rPr>
          <w:rFonts w:eastAsia="Times New Roman" w:cs="Arial"/>
          <w:lang w:eastAsia="en-US"/>
        </w:rPr>
        <w:t>eighth</w:t>
      </w:r>
      <w:r w:rsidR="005511DB" w:rsidRPr="000F0F1D">
        <w:rPr>
          <w:rFonts w:eastAsia="Times New Roman" w:cs="Arial"/>
          <w:lang w:eastAsia="en-US"/>
        </w:rPr>
        <w:t xml:space="preserve"> </w:t>
      </w:r>
      <w:del w:id="1593" w:author="Raphael Malyankar" w:date="2023-01-10T14:53:00Z">
        <w:r w:rsidR="007653F1" w:rsidRPr="000F0F1D" w:rsidDel="00871178">
          <w:rPr>
            <w:rFonts w:eastAsia="Times New Roman" w:cs="Arial"/>
            <w:lang w:eastAsia="en-US"/>
          </w:rPr>
          <w:delText xml:space="preserve">to the maximum </w:delText>
        </w:r>
        <w:r w:rsidRPr="000F0F1D" w:rsidDel="00871178">
          <w:rPr>
            <w:rFonts w:eastAsia="Times New Roman" w:cs="Arial"/>
            <w:lang w:eastAsia="en-US"/>
          </w:rPr>
          <w:delText>sevent</w:delText>
        </w:r>
        <w:r w:rsidR="00EC5278" w:rsidRPr="000F0F1D" w:rsidDel="00871178">
          <w:rPr>
            <w:rFonts w:eastAsia="Times New Roman" w:cs="Arial"/>
            <w:lang w:eastAsia="en-US"/>
          </w:rPr>
          <w:delText>een</w:delText>
        </w:r>
        <w:r w:rsidR="005511DB" w:rsidRPr="000F0F1D" w:rsidDel="00871178">
          <w:rPr>
            <w:rFonts w:eastAsia="Times New Roman" w:cs="Arial"/>
            <w:lang w:eastAsia="en-US"/>
          </w:rPr>
          <w:delText>th</w:delText>
        </w:r>
      </w:del>
      <w:ins w:id="1594" w:author="Raphael Malyankar" w:date="2023-01-10T14:53:00Z">
        <w:r w:rsidR="00871178">
          <w:rPr>
            <w:rFonts w:eastAsia="Times New Roman" w:cs="Arial"/>
            <w:lang w:eastAsia="en-US"/>
          </w:rPr>
          <w:t>and following</w:t>
        </w:r>
      </w:ins>
      <w:r w:rsidR="007653F1" w:rsidRPr="000F0F1D">
        <w:rPr>
          <w:rFonts w:eastAsia="Times New Roman" w:cs="Arial"/>
          <w:lang w:eastAsia="en-US"/>
        </w:rPr>
        <w:t xml:space="preserve"> characters are optional and can be used in any way by the </w:t>
      </w:r>
      <w:r w:rsidR="000559BE" w:rsidRPr="000F0F1D">
        <w:rPr>
          <w:lang w:eastAsia="en-US"/>
        </w:rPr>
        <w:t>P</w:t>
      </w:r>
      <w:r w:rsidR="007653F1" w:rsidRPr="000F0F1D">
        <w:rPr>
          <w:lang w:eastAsia="en-US"/>
        </w:rPr>
        <w:t xml:space="preserve">roducer to provide the unique </w:t>
      </w:r>
      <w:r w:rsidR="00EC5278" w:rsidRPr="000F0F1D">
        <w:rPr>
          <w:lang w:eastAsia="en-US"/>
        </w:rPr>
        <w:t xml:space="preserve">support </w:t>
      </w:r>
      <w:r w:rsidR="007653F1" w:rsidRPr="000F0F1D">
        <w:rPr>
          <w:lang w:eastAsia="en-US"/>
        </w:rPr>
        <w:t>file name. The following characters are allowed in the support file name</w:t>
      </w:r>
      <w:r w:rsidR="00883E8E" w:rsidRPr="000F0F1D">
        <w:rPr>
          <w:lang w:eastAsia="en-US"/>
        </w:rPr>
        <w:t>:</w:t>
      </w:r>
      <w:r w:rsidR="007653F1" w:rsidRPr="000F0F1D">
        <w:rPr>
          <w:lang w:eastAsia="en-US"/>
        </w:rPr>
        <w:t xml:space="preserve"> A to Z, 0 to 9</w:t>
      </w:r>
      <w:r w:rsidR="007653F1" w:rsidRPr="000F0F1D">
        <w:t xml:space="preserve"> and the special character _ (underscore)</w:t>
      </w:r>
      <w:r w:rsidR="00883E8E" w:rsidRPr="000F0F1D">
        <w:t>.</w:t>
      </w:r>
    </w:p>
    <w:p w14:paraId="345F06C8" w14:textId="48C4756E" w:rsidR="00E73EDF" w:rsidRDefault="007653F1" w:rsidP="006A5C19">
      <w:pPr>
        <w:numPr>
          <w:ilvl w:val="0"/>
          <w:numId w:val="14"/>
        </w:numPr>
        <w:autoSpaceDE w:val="0"/>
        <w:autoSpaceDN w:val="0"/>
        <w:adjustRightInd w:val="0"/>
        <w:spacing w:after="120" w:line="240" w:lineRule="auto"/>
        <w:ind w:left="567" w:hanging="283"/>
        <w:rPr>
          <w:ins w:id="1595" w:author="Raphael Malyankar" w:date="2023-01-10T14:53:00Z"/>
        </w:rPr>
      </w:pPr>
      <w:proofErr w:type="gramStart"/>
      <w:r w:rsidRPr="000F0F1D">
        <w:rPr>
          <w:lang w:eastAsia="en-US"/>
        </w:rPr>
        <w:t>.EEE</w:t>
      </w:r>
      <w:proofErr w:type="gramEnd"/>
      <w:r w:rsidRPr="000F0F1D">
        <w:rPr>
          <w:lang w:eastAsia="en-US"/>
        </w:rPr>
        <w:t xml:space="preserve"> – support file extension. (TXT, HTM, XML or TIF)</w:t>
      </w:r>
      <w:r w:rsidR="005511DB" w:rsidRPr="000F0F1D">
        <w:rPr>
          <w:lang w:eastAsia="en-US"/>
        </w:rPr>
        <w:t>.</w:t>
      </w:r>
    </w:p>
    <w:p w14:paraId="33D9CEEF" w14:textId="1E464D82" w:rsidR="00871178" w:rsidRPr="000F0F1D" w:rsidRDefault="00871178" w:rsidP="006A5C19">
      <w:pPr>
        <w:numPr>
          <w:ilvl w:val="0"/>
          <w:numId w:val="14"/>
        </w:numPr>
        <w:autoSpaceDE w:val="0"/>
        <w:autoSpaceDN w:val="0"/>
        <w:adjustRightInd w:val="0"/>
        <w:spacing w:after="120" w:line="240" w:lineRule="auto"/>
        <w:ind w:left="567" w:hanging="283"/>
      </w:pPr>
      <w:ins w:id="1596" w:author="Raphael Malyankar" w:date="2023-01-10T14:53:00Z">
        <w:r>
          <w:rPr>
            <w:lang w:eastAsia="en-US"/>
          </w:rPr>
          <w:t>The maximum length of the file name</w:t>
        </w:r>
      </w:ins>
      <w:ins w:id="1597" w:author="Raphael Malyankar" w:date="2023-01-10T14:54:00Z">
        <w:r>
          <w:rPr>
            <w:lang w:eastAsia="en-US"/>
          </w:rPr>
          <w:t xml:space="preserve"> (including the extension and preceding “.”) is 64 characters.</w:t>
        </w:r>
      </w:ins>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1598" w:name="_Toc510784350"/>
      <w:bookmarkStart w:id="1599" w:name="_Toc510785499"/>
      <w:bookmarkStart w:id="1600" w:name="_Toc513198140"/>
      <w:bookmarkStart w:id="1601" w:name="_Toc515440392"/>
      <w:bookmarkStart w:id="1602" w:name="_Toc517858909"/>
      <w:bookmarkStart w:id="1603" w:name="_Toc519859149"/>
      <w:bookmarkStart w:id="1604" w:name="_Toc521495193"/>
      <w:bookmarkStart w:id="1605" w:name="_Toc527117806"/>
      <w:bookmarkStart w:id="1606" w:name="_Toc527620333"/>
      <w:bookmarkStart w:id="1607" w:name="_Toc529974575"/>
      <w:bookmarkStart w:id="1608" w:name="_Toc510784351"/>
      <w:bookmarkStart w:id="1609" w:name="_Toc510785500"/>
      <w:bookmarkStart w:id="1610" w:name="_Toc513198141"/>
      <w:bookmarkStart w:id="1611" w:name="_Toc515440393"/>
      <w:bookmarkStart w:id="1612" w:name="_Toc517858910"/>
      <w:bookmarkStart w:id="1613" w:name="_Toc519859150"/>
      <w:bookmarkStart w:id="1614" w:name="_Toc521495194"/>
      <w:bookmarkStart w:id="1615" w:name="_Toc527117807"/>
      <w:bookmarkStart w:id="1616" w:name="_Toc527620334"/>
      <w:bookmarkStart w:id="1617" w:name="_Toc529974576"/>
      <w:bookmarkStart w:id="1618" w:name="_Toc510785501"/>
      <w:bookmarkStart w:id="1619" w:name="_Toc510784352"/>
      <w:bookmarkStart w:id="1620" w:name="_Toc513198142"/>
      <w:bookmarkStart w:id="1621" w:name="_Toc515440394"/>
      <w:bookmarkStart w:id="1622" w:name="_Toc517858911"/>
      <w:bookmarkStart w:id="1623" w:name="_Toc519859151"/>
      <w:bookmarkStart w:id="1624" w:name="_Toc521495195"/>
      <w:bookmarkStart w:id="1625" w:name="_Toc527117808"/>
      <w:bookmarkStart w:id="1626" w:name="_Toc527620335"/>
      <w:bookmarkStart w:id="1627" w:name="_Toc529974577"/>
      <w:bookmarkStart w:id="1628" w:name="_Toc439685315"/>
      <w:bookmarkStart w:id="1629" w:name="_Toc120228705"/>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1628"/>
      <w:bookmarkEnd w:id="1629"/>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06A29DAC"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the same file, before that file is deleted.</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8B25F0D"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refer to</w:t>
      </w:r>
      <w:r w:rsidR="00D54115">
        <w:rPr>
          <w:rFonts w:cs="Arial"/>
          <w:lang w:val="en-US" w:eastAsia="en-US"/>
        </w:rPr>
        <w:t xml:space="preserve"> </w:t>
      </w:r>
      <w:r w:rsidR="00D54115">
        <w:rPr>
          <w:rFonts w:cs="Arial"/>
          <w:lang w:val="en-US" w:eastAsia="en-US"/>
        </w:rPr>
        <w:fldChar w:fldCharType="begin"/>
      </w:r>
      <w:r w:rsidR="00D54115">
        <w:rPr>
          <w:rFonts w:cs="Arial"/>
          <w:lang w:val="en-US" w:eastAsia="en-US"/>
        </w:rPr>
        <w:instrText xml:space="preserve"> REF _Ref111743381 \h </w:instrText>
      </w:r>
      <w:r w:rsidR="00D54115">
        <w:rPr>
          <w:rFonts w:cs="Arial"/>
          <w:lang w:val="en-US" w:eastAsia="en-US"/>
        </w:rPr>
      </w:r>
      <w:r w:rsidR="00D54115">
        <w:rPr>
          <w:rFonts w:cs="Arial"/>
          <w:lang w:val="en-US" w:eastAsia="en-US"/>
        </w:rPr>
        <w:fldChar w:fldCharType="separate"/>
      </w:r>
      <w:r w:rsidR="0082228C">
        <w:t xml:space="preserve">Figure </w:t>
      </w:r>
      <w:r w:rsidR="0082228C">
        <w:rPr>
          <w:noProof/>
        </w:rPr>
        <w:t>13</w:t>
      </w:r>
      <w:r w:rsidR="0082228C">
        <w:t>.</w:t>
      </w:r>
      <w:r w:rsidR="0082228C">
        <w:rPr>
          <w:noProof/>
        </w:rPr>
        <w:t>2</w:t>
      </w:r>
      <w:r w:rsidR="00D54115">
        <w:rPr>
          <w:rFonts w:cs="Arial"/>
          <w:lang w:val="en-US" w:eastAsia="en-US"/>
        </w:rPr>
        <w:fldChar w:fldCharType="end"/>
      </w:r>
      <w:r w:rsidR="00D54115">
        <w:rPr>
          <w:rFonts w:cs="Arial"/>
          <w:lang w:val="en-US" w:eastAsia="en-US"/>
        </w:rPr>
        <w:t xml:space="preserve"> </w:t>
      </w:r>
      <w:r w:rsidR="007F0E40" w:rsidRPr="00EC74DC">
        <w:rPr>
          <w:rFonts w:cs="Arial"/>
          <w:lang w:val="en-US" w:eastAsia="en-US"/>
        </w:rPr>
        <w:t xml:space="preserve">– </w:t>
      </w:r>
      <w:r w:rsidR="00814BE6">
        <w:rPr>
          <w:rFonts w:cs="Arial"/>
          <w:lang w:val="en-US" w:eastAsia="en-US"/>
        </w:rPr>
        <w:t>Typical</w:t>
      </w:r>
      <w:r w:rsidR="007F0E40" w:rsidRPr="00EC74DC">
        <w:rPr>
          <w:rFonts w:cs="Arial"/>
          <w:lang w:val="en-US" w:eastAsia="en-US"/>
        </w:rPr>
        <w:t xml:space="preserve"> Exchange Set</w:t>
      </w:r>
      <w:r w:rsidR="00814BE6">
        <w:rPr>
          <w:rFonts w:cs="Arial"/>
          <w:lang w:val="en-US" w:eastAsia="en-US"/>
        </w:rPr>
        <w:t xml:space="preserve"> structure</w:t>
      </w:r>
      <w:r w:rsidR="00913DFE">
        <w:rPr>
          <w:rFonts w:cs="Arial"/>
          <w:lang w:eastAsia="en-US"/>
        </w:rPr>
        <w:t>.</w:t>
      </w:r>
    </w:p>
    <w:p w14:paraId="0F06E603" w14:textId="3DFC4D87"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 support file name after a deletion period is possible only if the support file edition number is higher than the previous edition number before deletion.</w:t>
      </w:r>
    </w:p>
    <w:p w14:paraId="0A30B043" w14:textId="42186C37"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16B1D248" w14:textId="3EDCCAC8" w:rsidR="00913DFE"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794333DE" w14:textId="00C1472A" w:rsidR="00ED1AEB" w:rsidRDefault="00ED1AEB" w:rsidP="000559BE">
      <w:pPr>
        <w:spacing w:after="120" w:line="240" w:lineRule="auto"/>
        <w:rPr>
          <w:rFonts w:cs="Arial"/>
          <w:lang w:val="en-US" w:eastAsia="en-US"/>
        </w:rPr>
      </w:pPr>
      <w:r>
        <w:rPr>
          <w:rFonts w:cs="Arial"/>
          <w:lang w:val="en-US" w:eastAsia="en-US"/>
        </w:rPr>
        <w:t>Picture and text files are treated differently with respect to changes not applicable to all features or information types referencing the support file.</w:t>
      </w:r>
    </w:p>
    <w:p w14:paraId="6B5B44E5" w14:textId="3178F532" w:rsidR="00ED1AEB" w:rsidRPr="0003194C" w:rsidRDefault="00ED1AEB" w:rsidP="006A5C19">
      <w:pPr>
        <w:pStyle w:val="ListParagraph"/>
        <w:numPr>
          <w:ilvl w:val="0"/>
          <w:numId w:val="30"/>
        </w:numPr>
        <w:spacing w:after="120" w:line="240" w:lineRule="auto"/>
        <w:rPr>
          <w:rFonts w:cs="Arial"/>
          <w:lang w:val="en-US" w:eastAsia="en-US"/>
        </w:rPr>
      </w:pPr>
      <w:r w:rsidRPr="00601FF1">
        <w:rPr>
          <w:rFonts w:cs="Arial"/>
          <w:b/>
          <w:bCs/>
          <w:lang w:val="en-US" w:eastAsia="en-US"/>
        </w:rPr>
        <w:lastRenderedPageBreak/>
        <w:t>Picture files</w:t>
      </w:r>
      <w:r w:rsidRPr="0003194C">
        <w:rPr>
          <w:rFonts w:cs="Arial"/>
          <w:lang w:val="en-US" w:eastAsia="en-US"/>
        </w:rPr>
        <w:t xml:space="preserve">: </w:t>
      </w:r>
      <w:r w:rsidR="006D018A" w:rsidRPr="0003194C">
        <w:rPr>
          <w:rFonts w:cs="Arial"/>
          <w:lang w:val="en-US" w:eastAsia="en-US"/>
        </w:rPr>
        <w:t xml:space="preserve">If a </w:t>
      </w:r>
      <w:r w:rsidR="000559BE" w:rsidRPr="0003194C">
        <w:rPr>
          <w:rFonts w:cs="Arial"/>
          <w:lang w:val="en-US" w:eastAsia="en-US"/>
        </w:rPr>
        <w:t>N</w:t>
      </w:r>
      <w:r w:rsidR="006D018A" w:rsidRPr="0003194C">
        <w:rPr>
          <w:rFonts w:cs="Arial"/>
          <w:lang w:val="en-US" w:eastAsia="en-US"/>
        </w:rPr>
        <w:t xml:space="preserve">ew </w:t>
      </w:r>
      <w:r w:rsidR="000559BE" w:rsidRPr="0003194C">
        <w:rPr>
          <w:rFonts w:cs="Arial"/>
          <w:lang w:val="en-US" w:eastAsia="en-US"/>
        </w:rPr>
        <w:t>E</w:t>
      </w:r>
      <w:r w:rsidR="006D018A" w:rsidRPr="0003194C">
        <w:rPr>
          <w:rFonts w:cs="Arial"/>
          <w:lang w:val="en-US" w:eastAsia="en-US"/>
        </w:rPr>
        <w:t xml:space="preserve">dition of a </w:t>
      </w:r>
      <w:r w:rsidRPr="0003194C">
        <w:rPr>
          <w:rFonts w:cs="Arial"/>
          <w:lang w:val="en-US" w:eastAsia="en-US"/>
        </w:rPr>
        <w:t xml:space="preserve">picture </w:t>
      </w:r>
      <w:r w:rsidR="006D018A" w:rsidRPr="0003194C">
        <w:rPr>
          <w:rFonts w:cs="Arial"/>
          <w:lang w:val="en-US" w:eastAsia="en-US"/>
        </w:rPr>
        <w:t xml:space="preserve">support file contains changes not applicable to all </w:t>
      </w:r>
      <w:r w:rsidRPr="0003194C">
        <w:rPr>
          <w:rFonts w:cs="Arial"/>
          <w:lang w:val="en-US" w:eastAsia="en-US"/>
        </w:rPr>
        <w:t>features or information type instances</w:t>
      </w:r>
      <w:r w:rsidR="00773DEB" w:rsidRPr="0003194C">
        <w:rPr>
          <w:rFonts w:cs="Arial"/>
          <w:lang w:val="en-US" w:eastAsia="en-US"/>
        </w:rPr>
        <w:t xml:space="preserve"> that reference the original picture</w:t>
      </w:r>
      <w:r w:rsidR="006D018A" w:rsidRPr="0003194C">
        <w:rPr>
          <w:rFonts w:cs="Arial"/>
          <w:lang w:val="en-US" w:eastAsia="en-US"/>
        </w:rPr>
        <w:t>, a completely new</w:t>
      </w:r>
      <w:r w:rsidR="000559BE" w:rsidRPr="0003194C">
        <w:rPr>
          <w:rFonts w:cs="Arial"/>
          <w:lang w:val="en-US" w:eastAsia="en-US"/>
        </w:rPr>
        <w:t xml:space="preserve"> </w:t>
      </w:r>
      <w:r w:rsidR="00773DEB" w:rsidRPr="0003194C">
        <w:rPr>
          <w:rFonts w:cs="Arial"/>
          <w:lang w:val="en-US" w:eastAsia="en-US"/>
        </w:rPr>
        <w:t xml:space="preserve">picture </w:t>
      </w:r>
      <w:r w:rsidR="000559BE" w:rsidRPr="0003194C">
        <w:rPr>
          <w:rFonts w:cs="Arial"/>
          <w:lang w:val="en-US" w:eastAsia="en-US"/>
        </w:rPr>
        <w:t>file must be created</w:t>
      </w:r>
      <w:r w:rsidR="00773DEB" w:rsidRPr="0003194C">
        <w:rPr>
          <w:rFonts w:cs="Arial"/>
          <w:lang w:val="en-US" w:eastAsia="en-US"/>
        </w:rPr>
        <w:t>. U</w:t>
      </w:r>
      <w:r w:rsidRPr="0003194C">
        <w:rPr>
          <w:rFonts w:cs="Arial"/>
          <w:lang w:val="en-US" w:eastAsia="en-US"/>
        </w:rPr>
        <w:t xml:space="preserve">pdates </w:t>
      </w:r>
      <w:r w:rsidR="00773DEB" w:rsidRPr="0003194C">
        <w:rPr>
          <w:rFonts w:cs="Arial"/>
          <w:lang w:val="en-US" w:eastAsia="en-US"/>
        </w:rPr>
        <w:t>changing the file reference in the</w:t>
      </w:r>
      <w:r w:rsidRPr="0003194C">
        <w:rPr>
          <w:rFonts w:cs="Arial"/>
          <w:lang w:val="en-US" w:eastAsia="en-US"/>
        </w:rPr>
        <w:t xml:space="preserve"> </w:t>
      </w:r>
      <w:r w:rsidR="00773DEB" w:rsidRPr="0003194C">
        <w:rPr>
          <w:rFonts w:cs="Arial"/>
          <w:lang w:val="en-US" w:eastAsia="en-US"/>
        </w:rPr>
        <w:t xml:space="preserve">feature or information type </w:t>
      </w:r>
      <w:r w:rsidRPr="0003194C">
        <w:rPr>
          <w:rFonts w:cs="Arial"/>
          <w:lang w:val="en-US" w:eastAsia="en-US"/>
        </w:rPr>
        <w:t xml:space="preserve">instances </w:t>
      </w:r>
      <w:r w:rsidR="00773DEB" w:rsidRPr="0003194C">
        <w:rPr>
          <w:rFonts w:cs="Arial"/>
          <w:lang w:val="en-US" w:eastAsia="en-US"/>
        </w:rPr>
        <w:t>that use</w:t>
      </w:r>
      <w:r w:rsidRPr="0003194C">
        <w:rPr>
          <w:rFonts w:cs="Arial"/>
          <w:lang w:val="en-US" w:eastAsia="en-US"/>
        </w:rPr>
        <w:t xml:space="preserve"> the new picture must be generated and distributed as updates to the appropriate datasets.</w:t>
      </w:r>
    </w:p>
    <w:p w14:paraId="59A9919D" w14:textId="29062C88" w:rsidR="00E73EDF" w:rsidRPr="0003194C" w:rsidRDefault="006D018A" w:rsidP="006A5C19">
      <w:pPr>
        <w:pStyle w:val="ListParagraph"/>
        <w:numPr>
          <w:ilvl w:val="0"/>
          <w:numId w:val="30"/>
        </w:numPr>
        <w:spacing w:after="120" w:line="240" w:lineRule="auto"/>
        <w:rPr>
          <w:rFonts w:cs="Arial"/>
          <w:lang w:val="en-US" w:eastAsia="en-US"/>
        </w:rPr>
      </w:pPr>
      <w:r w:rsidRPr="00601FF1">
        <w:rPr>
          <w:rFonts w:cs="Arial"/>
          <w:b/>
          <w:bCs/>
          <w:lang w:val="en-US" w:eastAsia="en-US"/>
        </w:rPr>
        <w:t>T</w:t>
      </w:r>
      <w:r w:rsidR="00773DEB" w:rsidRPr="00601FF1">
        <w:rPr>
          <w:rFonts w:cs="Arial"/>
          <w:b/>
          <w:bCs/>
          <w:lang w:val="en-US" w:eastAsia="en-US"/>
        </w:rPr>
        <w:t>ext files</w:t>
      </w:r>
      <w:r w:rsidR="00773DEB" w:rsidRPr="0003194C">
        <w:rPr>
          <w:rFonts w:cs="Arial"/>
          <w:lang w:val="en-US" w:eastAsia="en-US"/>
        </w:rPr>
        <w:t xml:space="preserve">: The possibility that </w:t>
      </w:r>
      <w:r w:rsidR="009B0E0F" w:rsidRPr="0003194C">
        <w:rPr>
          <w:rFonts w:cs="Arial"/>
          <w:lang w:val="en-US" w:eastAsia="en-US"/>
        </w:rPr>
        <w:t xml:space="preserve">different </w:t>
      </w:r>
      <w:r w:rsidR="00773DEB" w:rsidRPr="0003194C">
        <w:rPr>
          <w:rFonts w:cs="Arial"/>
          <w:lang w:val="en-US" w:eastAsia="en-US"/>
        </w:rPr>
        <w:t>feature or information type</w:t>
      </w:r>
      <w:r w:rsidR="009B0E0F" w:rsidRPr="0003194C">
        <w:rPr>
          <w:rFonts w:cs="Arial"/>
          <w:lang w:val="en-US" w:eastAsia="en-US"/>
        </w:rPr>
        <w:t xml:space="preserve"> instances</w:t>
      </w:r>
      <w:r w:rsidR="00773DEB" w:rsidRPr="0003194C">
        <w:rPr>
          <w:rFonts w:cs="Arial"/>
          <w:lang w:val="en-US" w:eastAsia="en-US"/>
        </w:rPr>
        <w:t xml:space="preserve"> reference different portions of the file </w:t>
      </w:r>
      <w:r w:rsidR="009B0E0F" w:rsidRPr="0003194C">
        <w:rPr>
          <w:rFonts w:cs="Arial"/>
          <w:lang w:val="en-US" w:eastAsia="en-US"/>
        </w:rPr>
        <w:t xml:space="preserve">(by means of </w:t>
      </w:r>
      <w:proofErr w:type="spellStart"/>
      <w:r w:rsidR="009B0E0F" w:rsidRPr="0003194C">
        <w:rPr>
          <w:rFonts w:cs="Arial"/>
          <w:i/>
          <w:iCs/>
          <w:lang w:val="en-US" w:eastAsia="en-US"/>
        </w:rPr>
        <w:t>fileLocator</w:t>
      </w:r>
      <w:proofErr w:type="spellEnd"/>
      <w:r w:rsidR="009B0E0F" w:rsidRPr="0003194C">
        <w:rPr>
          <w:rFonts w:cs="Arial"/>
          <w:lang w:val="en-US" w:eastAsia="en-US"/>
        </w:rPr>
        <w:t xml:space="preserve"> attributes) </w:t>
      </w:r>
      <w:r w:rsidR="00773DEB" w:rsidRPr="0003194C">
        <w:rPr>
          <w:rFonts w:cs="Arial"/>
          <w:lang w:val="en-US" w:eastAsia="en-US"/>
        </w:rPr>
        <w:t xml:space="preserve">must be </w:t>
      </w:r>
      <w:proofErr w:type="gramStart"/>
      <w:r w:rsidR="00773DEB" w:rsidRPr="0003194C">
        <w:rPr>
          <w:rFonts w:cs="Arial"/>
          <w:lang w:val="en-US" w:eastAsia="en-US"/>
        </w:rPr>
        <w:t>taken into account</w:t>
      </w:r>
      <w:proofErr w:type="gramEnd"/>
      <w:r w:rsidR="009B0E0F" w:rsidRPr="0003194C">
        <w:rPr>
          <w:rFonts w:cs="Arial"/>
          <w:lang w:val="en-US" w:eastAsia="en-US"/>
        </w:rPr>
        <w:t>.</w:t>
      </w:r>
    </w:p>
    <w:p w14:paraId="6CE72CFA" w14:textId="0119D857" w:rsidR="009B0E0F" w:rsidRPr="0003194C" w:rsidRDefault="009B0E0F" w:rsidP="006A5C19">
      <w:pPr>
        <w:pStyle w:val="ListParagraph"/>
        <w:numPr>
          <w:ilvl w:val="1"/>
          <w:numId w:val="30"/>
        </w:numPr>
        <w:spacing w:after="120" w:line="240" w:lineRule="auto"/>
        <w:rPr>
          <w:rFonts w:cs="Arial"/>
          <w:lang w:val="en-US" w:eastAsia="en-US"/>
        </w:rPr>
      </w:pPr>
      <w:r w:rsidRPr="0003194C">
        <w:rPr>
          <w:rFonts w:cs="Arial"/>
          <w:lang w:val="en-US" w:eastAsia="en-US"/>
        </w:rPr>
        <w:t xml:space="preserve">For plain-text files (TXT), since users may see additional portions of the file as well as the specific section referenced, the same criteria as picture files must be applied and a new TXT file created if </w:t>
      </w:r>
      <w:r w:rsidR="00B42D1F" w:rsidRPr="0003194C">
        <w:rPr>
          <w:rFonts w:cs="Arial"/>
          <w:lang w:val="en-US" w:eastAsia="en-US"/>
        </w:rPr>
        <w:t>there are objects that still need the old information</w:t>
      </w:r>
      <w:r w:rsidRPr="0003194C">
        <w:rPr>
          <w:rFonts w:cs="Arial"/>
          <w:lang w:val="en-US" w:eastAsia="en-US"/>
        </w:rPr>
        <w:t>.</w:t>
      </w:r>
    </w:p>
    <w:p w14:paraId="5202E1C1" w14:textId="6880D5E9" w:rsidR="00B42D1F" w:rsidRPr="0003194C" w:rsidRDefault="00B42D1F" w:rsidP="006A5C19">
      <w:pPr>
        <w:pStyle w:val="ListParagraph"/>
        <w:numPr>
          <w:ilvl w:val="1"/>
          <w:numId w:val="30"/>
        </w:numPr>
        <w:spacing w:after="120" w:line="240" w:lineRule="auto"/>
        <w:rPr>
          <w:rFonts w:cs="Arial"/>
          <w:lang w:val="en-US" w:eastAsia="en-US"/>
        </w:rPr>
      </w:pPr>
      <w:r w:rsidRPr="0003194C">
        <w:rPr>
          <w:rFonts w:cs="Arial"/>
          <w:lang w:val="en-US" w:eastAsia="en-US"/>
        </w:rPr>
        <w:t>For HTML and XML files,</w:t>
      </w:r>
      <w:r w:rsidR="0003194C">
        <w:rPr>
          <w:rFonts w:cs="Arial"/>
          <w:lang w:val="en-US" w:eastAsia="en-US"/>
        </w:rPr>
        <w:t xml:space="preserve"> instances may have</w:t>
      </w:r>
      <w:r w:rsidRPr="0003194C">
        <w:rPr>
          <w:rFonts w:cs="Arial"/>
          <w:lang w:val="en-US" w:eastAsia="en-US"/>
        </w:rPr>
        <w:t xml:space="preserve"> </w:t>
      </w:r>
      <w:proofErr w:type="spellStart"/>
      <w:r w:rsidRPr="0003194C">
        <w:rPr>
          <w:rFonts w:cs="Arial"/>
          <w:i/>
          <w:iCs/>
          <w:lang w:val="en-US" w:eastAsia="en-US"/>
        </w:rPr>
        <w:t>fileLocator</w:t>
      </w:r>
      <w:proofErr w:type="spellEnd"/>
      <w:r w:rsidRPr="0003194C">
        <w:rPr>
          <w:rFonts w:cs="Arial"/>
          <w:lang w:val="en-US" w:eastAsia="en-US"/>
        </w:rPr>
        <w:t xml:space="preserve"> attributes </w:t>
      </w:r>
      <w:r w:rsidR="0003194C">
        <w:rPr>
          <w:rFonts w:cs="Arial"/>
          <w:lang w:val="en-US" w:eastAsia="en-US"/>
        </w:rPr>
        <w:t xml:space="preserve">that </w:t>
      </w:r>
      <w:r w:rsidRPr="0003194C">
        <w:rPr>
          <w:rFonts w:cs="Arial"/>
          <w:lang w:val="en-US" w:eastAsia="en-US"/>
        </w:rPr>
        <w:t>point to either HTML “anchors” (i.e., bookmarks) or specific sections identified by an “id” attribute. If some instances still need to reference the old information, there are two possible solutions:</w:t>
      </w:r>
    </w:p>
    <w:p w14:paraId="578D1FBA" w14:textId="2B6B51EF" w:rsidR="00B42D1F" w:rsidRPr="0003194C" w:rsidRDefault="00B42D1F" w:rsidP="006A5C19">
      <w:pPr>
        <w:pStyle w:val="ListParagraph"/>
        <w:numPr>
          <w:ilvl w:val="2"/>
          <w:numId w:val="30"/>
        </w:numPr>
        <w:spacing w:after="120" w:line="240" w:lineRule="auto"/>
        <w:rPr>
          <w:rFonts w:cs="Arial"/>
          <w:lang w:val="en-US" w:eastAsia="en-US"/>
        </w:rPr>
      </w:pPr>
      <w:r w:rsidRPr="0003194C">
        <w:rPr>
          <w:rFonts w:cs="Arial"/>
          <w:lang w:val="en-US" w:eastAsia="en-US"/>
        </w:rPr>
        <w:t xml:space="preserve">An updated support file </w:t>
      </w:r>
      <w:r w:rsidR="000923FA" w:rsidRPr="0003194C">
        <w:rPr>
          <w:rFonts w:cs="Arial"/>
          <w:lang w:val="en-US" w:eastAsia="en-US"/>
        </w:rPr>
        <w:t>can</w:t>
      </w:r>
      <w:r w:rsidRPr="0003194C">
        <w:rPr>
          <w:rFonts w:cs="Arial"/>
          <w:lang w:val="en-US" w:eastAsia="en-US"/>
        </w:rPr>
        <w:t xml:space="preserve"> be created with the new information added in a new section of the file, identified by a new “HTML anchor” or “id” attribute. Feature and information type instances that need to reference the changed information must have their </w:t>
      </w:r>
      <w:proofErr w:type="spellStart"/>
      <w:r w:rsidRPr="0003194C">
        <w:rPr>
          <w:rFonts w:cs="Arial"/>
          <w:i/>
          <w:iCs/>
          <w:lang w:val="en-US" w:eastAsia="en-US"/>
        </w:rPr>
        <w:t>file</w:t>
      </w:r>
      <w:r w:rsidR="000923FA" w:rsidRPr="0003194C">
        <w:rPr>
          <w:rFonts w:cs="Arial"/>
          <w:i/>
          <w:iCs/>
          <w:lang w:val="en-US" w:eastAsia="en-US"/>
        </w:rPr>
        <w:t>Locator</w:t>
      </w:r>
      <w:proofErr w:type="spellEnd"/>
      <w:r w:rsidR="000923FA" w:rsidRPr="0003194C">
        <w:rPr>
          <w:rFonts w:cs="Arial"/>
          <w:lang w:val="en-US" w:eastAsia="en-US"/>
        </w:rPr>
        <w:t xml:space="preserve"> values updated to reference the new section or bookmark.</w:t>
      </w:r>
    </w:p>
    <w:p w14:paraId="2DD3E7F8" w14:textId="3576ED23" w:rsidR="0003194C" w:rsidRDefault="000923FA" w:rsidP="006A5C19">
      <w:pPr>
        <w:pStyle w:val="ListParagraph"/>
        <w:numPr>
          <w:ilvl w:val="2"/>
          <w:numId w:val="30"/>
        </w:numPr>
        <w:spacing w:after="120" w:line="240" w:lineRule="auto"/>
        <w:rPr>
          <w:rFonts w:cs="Arial"/>
          <w:lang w:val="en-US" w:eastAsia="en-US"/>
        </w:rPr>
      </w:pPr>
      <w:r w:rsidRPr="0003194C">
        <w:rPr>
          <w:rFonts w:cs="Arial"/>
          <w:lang w:val="en-US" w:eastAsia="en-US"/>
        </w:rPr>
        <w:t xml:space="preserve">A new support file can be created and feature and information type instances that need to reference the new information must have their </w:t>
      </w:r>
      <w:proofErr w:type="spellStart"/>
      <w:r w:rsidRPr="0003194C">
        <w:rPr>
          <w:rFonts w:cs="Arial"/>
          <w:i/>
          <w:iCs/>
          <w:lang w:val="en-US" w:eastAsia="en-US"/>
        </w:rPr>
        <w:t>file</w:t>
      </w:r>
      <w:r w:rsidR="0003194C" w:rsidRPr="0003194C">
        <w:rPr>
          <w:rFonts w:cs="Arial"/>
          <w:i/>
          <w:iCs/>
          <w:lang w:val="en-US" w:eastAsia="en-US"/>
        </w:rPr>
        <w:t>R</w:t>
      </w:r>
      <w:r w:rsidRPr="0003194C">
        <w:rPr>
          <w:rFonts w:cs="Arial"/>
          <w:i/>
          <w:iCs/>
          <w:lang w:val="en-US" w:eastAsia="en-US"/>
        </w:rPr>
        <w:t>eference</w:t>
      </w:r>
      <w:proofErr w:type="spellEnd"/>
      <w:r w:rsidRPr="0003194C">
        <w:rPr>
          <w:rFonts w:cs="Arial"/>
          <w:lang w:val="en-US" w:eastAsia="en-US"/>
        </w:rPr>
        <w:t xml:space="preserve"> and </w:t>
      </w:r>
      <w:proofErr w:type="spellStart"/>
      <w:r w:rsidRPr="0003194C">
        <w:rPr>
          <w:rFonts w:cs="Arial"/>
          <w:i/>
          <w:iCs/>
          <w:lang w:val="en-US" w:eastAsia="en-US"/>
        </w:rPr>
        <w:t>fileLocator</w:t>
      </w:r>
      <w:proofErr w:type="spellEnd"/>
      <w:r w:rsidRPr="0003194C">
        <w:rPr>
          <w:rFonts w:cs="Arial"/>
          <w:lang w:val="en-US" w:eastAsia="en-US"/>
        </w:rPr>
        <w:t xml:space="preserve"> attributes updated.</w:t>
      </w:r>
    </w:p>
    <w:p w14:paraId="2E741B9A" w14:textId="0F992CE8" w:rsidR="0003194C" w:rsidRDefault="0003194C" w:rsidP="006A5C19">
      <w:pPr>
        <w:pStyle w:val="ListParagraph"/>
        <w:numPr>
          <w:ilvl w:val="1"/>
          <w:numId w:val="30"/>
        </w:numPr>
        <w:spacing w:after="120" w:line="240" w:lineRule="auto"/>
        <w:rPr>
          <w:rFonts w:cs="Arial"/>
          <w:lang w:val="en-US" w:eastAsia="en-US"/>
        </w:rPr>
      </w:pPr>
      <w:r>
        <w:rPr>
          <w:rFonts w:cs="Arial"/>
          <w:lang w:val="en-US" w:eastAsia="en-US"/>
        </w:rPr>
        <w:t xml:space="preserve">If there are no </w:t>
      </w:r>
      <w:proofErr w:type="spellStart"/>
      <w:r w:rsidRPr="00601FF1">
        <w:rPr>
          <w:rFonts w:cs="Arial"/>
          <w:i/>
          <w:iCs/>
          <w:lang w:val="en-US" w:eastAsia="en-US"/>
        </w:rPr>
        <w:t>fileLocator</w:t>
      </w:r>
      <w:proofErr w:type="spellEnd"/>
      <w:r>
        <w:rPr>
          <w:rFonts w:cs="Arial"/>
          <w:lang w:val="en-US" w:eastAsia="en-US"/>
        </w:rPr>
        <w:t xml:space="preserve"> attributes in referencing instances, </w:t>
      </w:r>
      <w:r w:rsidR="00601FF1">
        <w:rPr>
          <w:rFonts w:cs="Arial"/>
          <w:lang w:val="en-US" w:eastAsia="en-US"/>
        </w:rPr>
        <w:t xml:space="preserve">a new support file may be created or </w:t>
      </w:r>
      <w:r>
        <w:rPr>
          <w:rFonts w:cs="Arial"/>
          <w:lang w:val="en-US" w:eastAsia="en-US"/>
        </w:rPr>
        <w:t xml:space="preserve">the </w:t>
      </w:r>
      <w:r w:rsidR="00601FF1">
        <w:rPr>
          <w:rFonts w:cs="Arial"/>
          <w:lang w:val="en-US" w:eastAsia="en-US"/>
        </w:rPr>
        <w:t xml:space="preserve">existing </w:t>
      </w:r>
      <w:r>
        <w:rPr>
          <w:rFonts w:cs="Arial"/>
          <w:lang w:val="en-US" w:eastAsia="en-US"/>
        </w:rPr>
        <w:t>support file may be updated to add the new information and facilitate locator attributes by adding HTML anchors or XML id attributes.</w:t>
      </w:r>
      <w:r w:rsidR="00601FF1">
        <w:rPr>
          <w:rFonts w:cs="Arial"/>
          <w:lang w:val="en-US" w:eastAsia="en-US"/>
        </w:rPr>
        <w:t xml:space="preserve"> The affected feature or information type instances must be updated accordingly.</w:t>
      </w:r>
    </w:p>
    <w:p w14:paraId="7CBA1019" w14:textId="453FE7F2" w:rsidR="000923FA" w:rsidRDefault="000923FA" w:rsidP="006A5C19">
      <w:pPr>
        <w:pStyle w:val="ListParagraph"/>
        <w:numPr>
          <w:ilvl w:val="0"/>
          <w:numId w:val="30"/>
        </w:numPr>
        <w:spacing w:after="120" w:line="240" w:lineRule="auto"/>
        <w:rPr>
          <w:rFonts w:cs="Arial"/>
          <w:lang w:val="en-US" w:eastAsia="en-US"/>
        </w:rPr>
      </w:pPr>
      <w:r w:rsidRPr="0003194C">
        <w:rPr>
          <w:rFonts w:cs="Arial"/>
          <w:lang w:val="en-US" w:eastAsia="en-US"/>
        </w:rPr>
        <w:t xml:space="preserve">In </w:t>
      </w:r>
      <w:r w:rsidR="00601FF1">
        <w:rPr>
          <w:rFonts w:cs="Arial"/>
          <w:lang w:val="en-US" w:eastAsia="en-US"/>
        </w:rPr>
        <w:t>all</w:t>
      </w:r>
      <w:r w:rsidRPr="0003194C">
        <w:rPr>
          <w:rFonts w:cs="Arial"/>
          <w:lang w:val="en-US" w:eastAsia="en-US"/>
        </w:rPr>
        <w:t xml:space="preserve"> cases, the file content must be reviewed and updated to ensure that there is no possibility of reader confusion. For example, if a regulation changes only for some regions, a sentence </w:t>
      </w:r>
      <w:r w:rsidR="0003194C" w:rsidRPr="0003194C">
        <w:rPr>
          <w:rFonts w:cs="Arial"/>
          <w:lang w:val="en-US" w:eastAsia="en-US"/>
        </w:rPr>
        <w:t>to the effect that “Revised</w:t>
      </w:r>
      <w:r w:rsidRPr="0003194C">
        <w:rPr>
          <w:rFonts w:cs="Arial"/>
          <w:lang w:val="en-US" w:eastAsia="en-US"/>
        </w:rPr>
        <w:t xml:space="preserve"> for regions X, Y, and Z effective from (date)</w:t>
      </w:r>
      <w:r w:rsidR="0003194C" w:rsidRPr="0003194C">
        <w:rPr>
          <w:rFonts w:cs="Arial"/>
          <w:lang w:val="en-US" w:eastAsia="en-US"/>
        </w:rPr>
        <w:t>” may be added.</w:t>
      </w:r>
    </w:p>
    <w:p w14:paraId="3FB216FD" w14:textId="51B7FB49" w:rsidR="00601FF1" w:rsidRDefault="00601FF1" w:rsidP="00601FF1">
      <w:pPr>
        <w:spacing w:after="120" w:line="240" w:lineRule="auto"/>
        <w:rPr>
          <w:rFonts w:cs="Arial"/>
          <w:lang w:val="en-US" w:eastAsia="en-US"/>
        </w:rPr>
      </w:pPr>
      <w:r>
        <w:rPr>
          <w:rFonts w:cs="Arial"/>
          <w:lang w:val="en-US" w:eastAsia="en-US"/>
        </w:rPr>
        <w:t xml:space="preserve">The potential necessity of appropriate changes in referencing instances should also be considered, for example to picture caption or </w:t>
      </w:r>
      <w:r w:rsidRPr="00601FF1">
        <w:rPr>
          <w:rFonts w:cs="Arial"/>
          <w:i/>
          <w:iCs/>
          <w:lang w:val="en-US" w:eastAsia="en-US"/>
        </w:rPr>
        <w:t>headline</w:t>
      </w:r>
      <w:r>
        <w:rPr>
          <w:rFonts w:cs="Arial"/>
          <w:lang w:val="en-US" w:eastAsia="en-US"/>
        </w:rPr>
        <w:t xml:space="preserve"> attributes.</w:t>
      </w:r>
    </w:p>
    <w:p w14:paraId="4499D413" w14:textId="5DDEA568" w:rsidR="000F5956" w:rsidRPr="001B4868" w:rsidRDefault="00CE6150" w:rsidP="00E55914">
      <w:pPr>
        <w:spacing w:after="120" w:line="240" w:lineRule="auto"/>
        <w:rPr>
          <w:rFonts w:cs="Arial"/>
          <w:lang w:val="en-US" w:eastAsia="en-US"/>
        </w:rPr>
      </w:pPr>
      <w:r>
        <w:rPr>
          <w:rFonts w:cs="Arial"/>
          <w:lang w:val="en-US" w:eastAsia="en-US"/>
        </w:rPr>
        <w:t>In deciding between options, producers should consider the expected lifetime of support files and the effects on update frequency for both datasets and support files, especially in connection with removal of obsolete information from the system as a whole as well as the removal of obsolete sections within support files.</w:t>
      </w:r>
    </w:p>
    <w:p w14:paraId="275E67CD" w14:textId="698CD2C5" w:rsidR="00E73EDF" w:rsidRPr="00EC74DC" w:rsidRDefault="007653F1" w:rsidP="00E55914">
      <w:pPr>
        <w:pStyle w:val="Heading2"/>
        <w:tabs>
          <w:tab w:val="clear" w:pos="540"/>
        </w:tabs>
        <w:spacing w:before="120" w:after="200" w:line="240" w:lineRule="auto"/>
        <w:ind w:left="709" w:hanging="709"/>
        <w:rPr>
          <w:lang w:eastAsia="en-US"/>
        </w:rPr>
      </w:pPr>
      <w:bookmarkStart w:id="1630" w:name="_Toc517858913"/>
      <w:bookmarkStart w:id="1631" w:name="_Toc519859153"/>
      <w:bookmarkStart w:id="1632" w:name="_Toc521495197"/>
      <w:bookmarkStart w:id="1633" w:name="_Toc527117810"/>
      <w:bookmarkStart w:id="1634" w:name="_Toc527620337"/>
      <w:bookmarkStart w:id="1635" w:name="_Toc529974579"/>
      <w:bookmarkStart w:id="1636" w:name="_Toc439685316"/>
      <w:bookmarkStart w:id="1637" w:name="_Toc120228706"/>
      <w:bookmarkEnd w:id="1630"/>
      <w:bookmarkEnd w:id="1631"/>
      <w:bookmarkEnd w:id="1632"/>
      <w:bookmarkEnd w:id="1633"/>
      <w:bookmarkEnd w:id="1634"/>
      <w:bookmarkEnd w:id="1635"/>
      <w:r w:rsidRPr="00EC74DC">
        <w:rPr>
          <w:lang w:eastAsia="en-US"/>
        </w:rPr>
        <w:t>Exchange Catalogue</w:t>
      </w:r>
      <w:bookmarkEnd w:id="1636"/>
      <w:bookmarkEnd w:id="1637"/>
    </w:p>
    <w:p w14:paraId="6BC0ED93" w14:textId="13E95C4B"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S-1</w:t>
      </w:r>
      <w:r w:rsidR="001B4868">
        <w:rPr>
          <w:rFonts w:eastAsia="Times New Roman" w:cs="Arial"/>
          <w:lang w:eastAsia="en-US"/>
        </w:rPr>
        <w:t>3</w:t>
      </w:r>
      <w:r w:rsidR="00954759" w:rsidRPr="00EC74DC">
        <w:rPr>
          <w:rFonts w:eastAsia="Times New Roman" w:cs="Arial"/>
          <w:lang w:eastAsia="en-US"/>
        </w:rPr>
        <w:t xml:space="preserve">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 xml:space="preserve">atalogue are described in Clause </w:t>
      </w:r>
      <w:r w:rsidR="001B4868">
        <w:rPr>
          <w:rFonts w:eastAsia="Times New Roman" w:cs="Arial"/>
          <w:lang w:eastAsia="en-US"/>
        </w:rPr>
        <w:fldChar w:fldCharType="begin"/>
      </w:r>
      <w:r w:rsidR="001B4868">
        <w:rPr>
          <w:rFonts w:eastAsia="Times New Roman" w:cs="Arial"/>
          <w:lang w:eastAsia="en-US"/>
        </w:rPr>
        <w:instrText xml:space="preserve"> REF _Ref111726086 \r \h </w:instrText>
      </w:r>
      <w:r w:rsidR="001B4868">
        <w:rPr>
          <w:rFonts w:eastAsia="Times New Roman" w:cs="Arial"/>
          <w:lang w:eastAsia="en-US"/>
        </w:rPr>
      </w:r>
      <w:r w:rsidR="001B4868">
        <w:rPr>
          <w:rFonts w:eastAsia="Times New Roman" w:cs="Arial"/>
          <w:lang w:eastAsia="en-US"/>
        </w:rPr>
        <w:fldChar w:fldCharType="separate"/>
      </w:r>
      <w:r w:rsidR="0082228C">
        <w:rPr>
          <w:rFonts w:eastAsia="Times New Roman" w:cs="Arial"/>
          <w:lang w:eastAsia="en-US"/>
        </w:rPr>
        <w:t>14</w:t>
      </w:r>
      <w:r w:rsidR="001B4868">
        <w:rPr>
          <w:rFonts w:eastAsia="Times New Roman" w:cs="Arial"/>
          <w:lang w:eastAsia="en-US"/>
        </w:rPr>
        <w:fldChar w:fldCharType="end"/>
      </w:r>
      <w:r w:rsidRPr="00EC74DC">
        <w:rPr>
          <w:rFonts w:eastAsia="Times New Roman" w:cs="Arial"/>
          <w:lang w:eastAsia="en-US"/>
        </w:rPr>
        <w:t>.</w:t>
      </w:r>
      <w:bookmarkEnd w:id="1398"/>
      <w:bookmarkEnd w:id="1399"/>
    </w:p>
    <w:p w14:paraId="43890A91" w14:textId="0FA824DE" w:rsidR="000F5956" w:rsidRPr="000F5956" w:rsidRDefault="000F5956" w:rsidP="000F5956">
      <w:pPr>
        <w:pStyle w:val="Heading2"/>
        <w:rPr>
          <w:lang w:eastAsia="en-US"/>
        </w:rPr>
      </w:pPr>
      <w:bookmarkStart w:id="1638" w:name="_Toc120228707"/>
      <w:r w:rsidRPr="000F5956">
        <w:rPr>
          <w:lang w:eastAsia="en-US"/>
        </w:rPr>
        <w:t>Dataset loading</w:t>
      </w:r>
      <w:bookmarkEnd w:id="1638"/>
    </w:p>
    <w:p w14:paraId="7B6727E7" w14:textId="77777777"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Datasets must always be loaded in the order of base dataset first, then update datasets in the corrected sequential order. Systems are not to load updates out of order, for example if update 1-5 is present, then 6 is missing, update 7 must not be loaded.</w:t>
      </w:r>
    </w:p>
    <w:p w14:paraId="3F72B0D8" w14:textId="62342677" w:rsidR="000F5956" w:rsidRPr="000F5956" w:rsidRDefault="000F5956" w:rsidP="000F5956">
      <w:pPr>
        <w:pStyle w:val="Heading3"/>
        <w:rPr>
          <w:lang w:eastAsia="en-US"/>
        </w:rPr>
      </w:pPr>
      <w:bookmarkStart w:id="1639" w:name="_Toc120228708"/>
      <w:r w:rsidRPr="000F5956">
        <w:rPr>
          <w:lang w:eastAsia="en-US"/>
        </w:rPr>
        <w:t>New editions</w:t>
      </w:r>
      <w:bookmarkEnd w:id="1639"/>
    </w:p>
    <w:p w14:paraId="7D763482" w14:textId="473A93AC"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When a new edition of a dataset is received, the system must replace the previous edition, along with any updates with the new edition of the dataset. Loading of subsequent updates follow</w:t>
      </w:r>
      <w:r w:rsidR="001B4868">
        <w:rPr>
          <w:rFonts w:eastAsia="Times New Roman" w:cs="Arial"/>
          <w:lang w:eastAsia="en-US"/>
        </w:rPr>
        <w:t>s</w:t>
      </w:r>
      <w:r w:rsidRPr="000F5956">
        <w:rPr>
          <w:rFonts w:eastAsia="Times New Roman" w:cs="Arial"/>
          <w:lang w:eastAsia="en-US"/>
        </w:rPr>
        <w:t xml:space="preserve"> the same rule as above.</w:t>
      </w:r>
    </w:p>
    <w:p w14:paraId="3AC94967" w14:textId="5D7AF054" w:rsidR="000F5956" w:rsidRPr="000F5956" w:rsidRDefault="000F5956" w:rsidP="000F5956">
      <w:pPr>
        <w:pStyle w:val="Heading2"/>
        <w:rPr>
          <w:lang w:eastAsia="en-US"/>
        </w:rPr>
      </w:pPr>
      <w:bookmarkStart w:id="1640" w:name="_Toc120228709"/>
      <w:r w:rsidRPr="000F5956">
        <w:rPr>
          <w:lang w:eastAsia="en-US"/>
        </w:rPr>
        <w:lastRenderedPageBreak/>
        <w:t>Dataset size</w:t>
      </w:r>
      <w:bookmarkEnd w:id="1640"/>
    </w:p>
    <w:p w14:paraId="5D9BF441" w14:textId="15447760" w:rsidR="000F5956" w:rsidRPr="000F5956" w:rsidRDefault="001B4868" w:rsidP="000F5956">
      <w:pPr>
        <w:autoSpaceDE w:val="0"/>
        <w:autoSpaceDN w:val="0"/>
        <w:adjustRightInd w:val="0"/>
        <w:spacing w:after="120" w:line="240" w:lineRule="auto"/>
        <w:rPr>
          <w:rFonts w:eastAsia="Times New Roman" w:cs="Arial"/>
          <w:lang w:eastAsia="en-US"/>
        </w:rPr>
      </w:pPr>
      <w:r>
        <w:rPr>
          <w:rFonts w:eastAsia="Times New Roman" w:cs="Arial"/>
          <w:lang w:eastAsia="en-US"/>
        </w:rPr>
        <w:t>MHI</w:t>
      </w:r>
      <w:r w:rsidR="000F5956" w:rsidRPr="000F5956">
        <w:rPr>
          <w:rFonts w:eastAsia="Times New Roman" w:cs="Arial"/>
          <w:lang w:eastAsia="en-US"/>
        </w:rPr>
        <w:t xml:space="preserve"> datasets must not exceed 20MB.</w:t>
      </w:r>
    </w:p>
    <w:p w14:paraId="17AC5A84" w14:textId="42F65707" w:rsidR="00B873E8" w:rsidRPr="00EC74DC"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Update datasets must not exceed 500KB.</w:t>
      </w:r>
    </w:p>
    <w:p w14:paraId="044CA3A7" w14:textId="77777777" w:rsidR="00E73EDF" w:rsidRPr="00EC74DC" w:rsidRDefault="007653F1" w:rsidP="00B873E8">
      <w:pPr>
        <w:pStyle w:val="Heading2"/>
        <w:tabs>
          <w:tab w:val="clear" w:pos="540"/>
        </w:tabs>
        <w:spacing w:before="120" w:after="200" w:line="240" w:lineRule="auto"/>
        <w:ind w:left="709" w:hanging="709"/>
      </w:pPr>
      <w:bookmarkStart w:id="1641" w:name="_Toc510784355"/>
      <w:bookmarkStart w:id="1642" w:name="_Toc510785504"/>
      <w:bookmarkStart w:id="1643" w:name="_Toc439685317"/>
      <w:bookmarkStart w:id="1644" w:name="_Ref111744933"/>
      <w:bookmarkStart w:id="1645" w:name="_Toc120228710"/>
      <w:bookmarkEnd w:id="1641"/>
      <w:bookmarkEnd w:id="1642"/>
      <w:r w:rsidRPr="00EC74DC">
        <w:t>Data integrity and encryption</w:t>
      </w:r>
      <w:bookmarkEnd w:id="1643"/>
      <w:bookmarkEnd w:id="1644"/>
      <w:bookmarkEnd w:id="1645"/>
    </w:p>
    <w:p w14:paraId="000861CA" w14:textId="59FC3695" w:rsidR="00E73EDF" w:rsidRPr="00EC74DC" w:rsidRDefault="006D018A" w:rsidP="00D54115">
      <w:r w:rsidRPr="00EC74DC">
        <w:t>Out of scope for S-1</w:t>
      </w:r>
      <w:r w:rsidR="000F5956">
        <w:t>3</w:t>
      </w:r>
      <w:r w:rsidRPr="00EC74DC">
        <w:t>1 Edition 1.0.0.  Under development by S-100WG and will be included for Edition 2.0.0.</w:t>
      </w:r>
      <w:bookmarkStart w:id="1646" w:name="_Toc510784360"/>
      <w:bookmarkStart w:id="1647" w:name="_Toc510785509"/>
      <w:bookmarkEnd w:id="1646"/>
      <w:bookmarkEnd w:id="1647"/>
    </w:p>
    <w:p w14:paraId="5C9C4538" w14:textId="77777777" w:rsidR="00E73EDF" w:rsidRPr="00EC74DC" w:rsidRDefault="007653F1" w:rsidP="00507FDE">
      <w:pPr>
        <w:pStyle w:val="Heading1"/>
        <w:tabs>
          <w:tab w:val="clear" w:pos="400"/>
        </w:tabs>
        <w:spacing w:before="120" w:after="200" w:line="240" w:lineRule="auto"/>
        <w:ind w:left="567" w:hanging="567"/>
      </w:pPr>
      <w:bookmarkStart w:id="1648" w:name="_Toc225648311"/>
      <w:bookmarkStart w:id="1649" w:name="_Toc225065168"/>
      <w:bookmarkStart w:id="1650" w:name="_Toc439685322"/>
      <w:bookmarkStart w:id="1651" w:name="_Ref111726086"/>
      <w:bookmarkStart w:id="1652" w:name="_Ref111771116"/>
      <w:bookmarkStart w:id="1653" w:name="_Toc120228711"/>
      <w:r w:rsidRPr="00EC74DC">
        <w:t>Metadata</w:t>
      </w:r>
      <w:bookmarkEnd w:id="1648"/>
      <w:bookmarkEnd w:id="1649"/>
      <w:bookmarkEnd w:id="1650"/>
      <w:bookmarkEnd w:id="1651"/>
      <w:bookmarkEnd w:id="1652"/>
      <w:bookmarkEnd w:id="1653"/>
    </w:p>
    <w:p w14:paraId="72185015" w14:textId="77777777" w:rsidR="00E73EDF" w:rsidRPr="00EC74DC" w:rsidRDefault="007653F1" w:rsidP="00507FDE">
      <w:pPr>
        <w:pStyle w:val="Heading2"/>
        <w:tabs>
          <w:tab w:val="clear" w:pos="540"/>
        </w:tabs>
        <w:spacing w:before="120" w:after="200" w:line="240" w:lineRule="auto"/>
        <w:ind w:left="709" w:hanging="709"/>
      </w:pPr>
      <w:bookmarkStart w:id="1654" w:name="_Toc439685323"/>
      <w:bookmarkStart w:id="1655" w:name="_Toc120228712"/>
      <w:r w:rsidRPr="00EC74DC">
        <w:t>Introduction</w:t>
      </w:r>
      <w:bookmarkEnd w:id="1654"/>
      <w:bookmarkEnd w:id="1655"/>
    </w:p>
    <w:p w14:paraId="1911908F" w14:textId="77777777" w:rsidR="001B4868" w:rsidRPr="001B4868" w:rsidRDefault="001B4868" w:rsidP="001B4868">
      <w:pPr>
        <w:spacing w:after="120" w:line="240" w:lineRule="auto"/>
        <w:rPr>
          <w:rFonts w:cs="Arial"/>
        </w:rPr>
      </w:pPr>
      <w:r w:rsidRPr="001B4868">
        <w:rPr>
          <w:rFonts w:cs="Arial"/>
        </w:rPr>
        <w:t>For information exchange, there are several categories of metadata required:</w:t>
      </w:r>
    </w:p>
    <w:p w14:paraId="51E38428" w14:textId="4FA60628" w:rsidR="001B4868" w:rsidRPr="001B4868" w:rsidRDefault="001B4868" w:rsidP="006A5C19">
      <w:pPr>
        <w:pStyle w:val="ListParagraph"/>
        <w:numPr>
          <w:ilvl w:val="0"/>
          <w:numId w:val="31"/>
        </w:numPr>
        <w:spacing w:after="120" w:line="240" w:lineRule="auto"/>
        <w:rPr>
          <w:rFonts w:cs="Arial"/>
        </w:rPr>
      </w:pPr>
      <w:r w:rsidRPr="001B4868">
        <w:rPr>
          <w:rFonts w:cs="Arial"/>
        </w:rPr>
        <w:t>metadata about the overall exchange set and catalogue;</w:t>
      </w:r>
    </w:p>
    <w:p w14:paraId="2051D3F1" w14:textId="52F47A5F" w:rsidR="001B4868" w:rsidRPr="001B4868" w:rsidRDefault="001B4868" w:rsidP="006A5C19">
      <w:pPr>
        <w:pStyle w:val="ListParagraph"/>
        <w:numPr>
          <w:ilvl w:val="0"/>
          <w:numId w:val="31"/>
        </w:numPr>
        <w:spacing w:after="120" w:line="240" w:lineRule="auto"/>
        <w:rPr>
          <w:rFonts w:cs="Arial"/>
        </w:rPr>
      </w:pPr>
      <w:r w:rsidRPr="001B4868">
        <w:rPr>
          <w:rFonts w:cs="Arial"/>
        </w:rPr>
        <w:t>discovery metadata about each of the datasets contained in the catalogue; and</w:t>
      </w:r>
    </w:p>
    <w:p w14:paraId="7E3C7D1E" w14:textId="2203F64C" w:rsidR="001B4868" w:rsidRPr="001B4868" w:rsidRDefault="001B4868" w:rsidP="006A5C19">
      <w:pPr>
        <w:pStyle w:val="ListParagraph"/>
        <w:numPr>
          <w:ilvl w:val="0"/>
          <w:numId w:val="31"/>
        </w:numPr>
        <w:spacing w:after="120" w:line="240" w:lineRule="auto"/>
        <w:rPr>
          <w:rFonts w:cs="Arial"/>
        </w:rPr>
      </w:pPr>
      <w:r w:rsidRPr="001B4868">
        <w:rPr>
          <w:rFonts w:cs="Arial"/>
        </w:rPr>
        <w:t>discovery metadata about the support files that make up the package.</w:t>
      </w:r>
    </w:p>
    <w:p w14:paraId="7198ED6B" w14:textId="406DA633" w:rsidR="001B4868" w:rsidRDefault="001B4868" w:rsidP="001B4868">
      <w:pPr>
        <w:spacing w:after="120" w:line="240" w:lineRule="auto"/>
        <w:rPr>
          <w:rFonts w:cs="Arial"/>
        </w:rPr>
      </w:pPr>
      <w:r w:rsidRPr="001B4868">
        <w:rPr>
          <w:rFonts w:cs="Arial"/>
        </w:rPr>
        <w:t>The discovery metadata classes have numerous attributes which enable important information about the datasets and accompanying support files to be examined without the need to process the data, for example, decrypt, decompress, load, etc.</w:t>
      </w:r>
    </w:p>
    <w:p w14:paraId="14F99A84" w14:textId="004B1D54" w:rsidR="00160956" w:rsidRDefault="00160956" w:rsidP="00160956">
      <w:pPr>
        <w:spacing w:after="120" w:line="240" w:lineRule="auto"/>
        <w:rPr>
          <w:rFonts w:cs="Arial"/>
        </w:rPr>
      </w:pPr>
      <w:r w:rsidRPr="00160956">
        <w:rPr>
          <w:rFonts w:cs="Arial"/>
        </w:rPr>
        <w:t xml:space="preserve">Discovery metadata for each dataset is given in an XML block within the exchange set catalogue file, and can be accessed without opening the </w:t>
      </w:r>
      <w:r>
        <w:rPr>
          <w:rFonts w:cs="Arial"/>
        </w:rPr>
        <w:t>GML dataset</w:t>
      </w:r>
      <w:r w:rsidRPr="00160956">
        <w:rPr>
          <w:rFonts w:cs="Arial"/>
        </w:rPr>
        <w:t xml:space="preserve"> file. Discovery metadata is described in Clause </w:t>
      </w:r>
      <w:r w:rsidR="00BA1A13">
        <w:rPr>
          <w:rFonts w:cs="Arial"/>
        </w:rPr>
        <w:fldChar w:fldCharType="begin"/>
      </w:r>
      <w:r w:rsidR="00BA1A13">
        <w:rPr>
          <w:rFonts w:cs="Arial"/>
        </w:rPr>
        <w:instrText xml:space="preserve"> REF _Ref111728174 \r \h </w:instrText>
      </w:r>
      <w:r w:rsidR="00BA1A13">
        <w:rPr>
          <w:rFonts w:cs="Arial"/>
        </w:rPr>
      </w:r>
      <w:r w:rsidR="00BA1A13">
        <w:rPr>
          <w:rFonts w:cs="Arial"/>
        </w:rPr>
        <w:fldChar w:fldCharType="separate"/>
      </w:r>
      <w:r w:rsidR="0082228C">
        <w:rPr>
          <w:rFonts w:cs="Arial"/>
        </w:rPr>
        <w:t>14.2</w:t>
      </w:r>
      <w:r w:rsidR="00BA1A13">
        <w:rPr>
          <w:rFonts w:cs="Arial"/>
        </w:rPr>
        <w:fldChar w:fldCharType="end"/>
      </w:r>
      <w:r w:rsidRPr="00160956">
        <w:rPr>
          <w:rFonts w:cs="Arial"/>
        </w:rPr>
        <w:t>.</w:t>
      </w:r>
    </w:p>
    <w:p w14:paraId="6410635A" w14:textId="0647CFB3" w:rsidR="005D1E9D" w:rsidRPr="005D1E9D" w:rsidRDefault="005D1E9D" w:rsidP="005D1E9D">
      <w:pPr>
        <w:spacing w:after="120" w:line="240" w:lineRule="auto"/>
        <w:rPr>
          <w:rFonts w:cs="Arial"/>
        </w:rPr>
      </w:pPr>
      <w:r w:rsidRPr="005D1E9D">
        <w:rPr>
          <w:rFonts w:cs="Arial"/>
        </w:rPr>
        <w:t>Since S-</w:t>
      </w:r>
      <w:r w:rsidR="0008774F">
        <w:rPr>
          <w:rFonts w:cs="Arial"/>
        </w:rPr>
        <w:t>131</w:t>
      </w:r>
      <w:r w:rsidRPr="005D1E9D">
        <w:rPr>
          <w:rFonts w:cs="Arial"/>
        </w:rPr>
        <w:t xml:space="preserve"> does not add product-specific metadata attributes, the S-100 metadata classes and schema are used in S-</w:t>
      </w:r>
      <w:r w:rsidR="0008774F">
        <w:rPr>
          <w:rFonts w:cs="Arial"/>
        </w:rPr>
        <w:t>131</w:t>
      </w:r>
      <w:r w:rsidRPr="005D1E9D">
        <w:rPr>
          <w:rFonts w:cs="Arial"/>
        </w:rPr>
        <w:t xml:space="preserve"> exchange sets without extension. The constraints S-131 imposes on generic S-100 metadata are </w:t>
      </w:r>
      <w:r w:rsidR="00BA1A13">
        <w:rPr>
          <w:rFonts w:cs="Arial"/>
        </w:rPr>
        <w:t>included</w:t>
      </w:r>
      <w:r w:rsidRPr="005D1E9D">
        <w:rPr>
          <w:rFonts w:cs="Arial"/>
        </w:rPr>
        <w:t xml:space="preserve"> in Clause </w:t>
      </w:r>
      <w:r>
        <w:rPr>
          <w:rFonts w:cs="Arial"/>
        </w:rPr>
        <w:fldChar w:fldCharType="begin"/>
      </w:r>
      <w:r>
        <w:rPr>
          <w:rFonts w:cs="Arial"/>
        </w:rPr>
        <w:instrText xml:space="preserve"> REF _Ref111728174 \r \h </w:instrText>
      </w:r>
      <w:r>
        <w:rPr>
          <w:rFonts w:cs="Arial"/>
        </w:rPr>
      </w:r>
      <w:r>
        <w:rPr>
          <w:rFonts w:cs="Arial"/>
        </w:rPr>
        <w:fldChar w:fldCharType="separate"/>
      </w:r>
      <w:r w:rsidR="0082228C">
        <w:rPr>
          <w:rFonts w:cs="Arial"/>
        </w:rPr>
        <w:t>14.2</w:t>
      </w:r>
      <w:r>
        <w:rPr>
          <w:rFonts w:cs="Arial"/>
        </w:rPr>
        <w:fldChar w:fldCharType="end"/>
      </w:r>
      <w:r w:rsidR="00BA1A13">
        <w:rPr>
          <w:rFonts w:cs="Arial"/>
        </w:rPr>
        <w:t>, generally as remarks describing the extra conditions and restrictions imposed by S-131 (such as making an optional attribute mandatory)</w:t>
      </w:r>
      <w:r w:rsidRPr="005D1E9D">
        <w:rPr>
          <w:rFonts w:cs="Arial"/>
        </w:rPr>
        <w:t>.</w:t>
      </w:r>
    </w:p>
    <w:p w14:paraId="38AF15B6" w14:textId="3E0B6E4D" w:rsidR="005D1E9D" w:rsidRPr="00160956" w:rsidRDefault="005D1E9D" w:rsidP="005D1E9D">
      <w:pPr>
        <w:spacing w:after="120" w:line="240" w:lineRule="auto"/>
        <w:rPr>
          <w:rFonts w:cs="Arial"/>
        </w:rPr>
      </w:pPr>
      <w:r>
        <w:rPr>
          <w:rFonts w:cs="Arial"/>
        </w:rPr>
        <w:t xml:space="preserve">The S-131 </w:t>
      </w:r>
      <w:r w:rsidR="00814BE6">
        <w:rPr>
          <w:rFonts w:cs="Arial"/>
        </w:rPr>
        <w:t xml:space="preserve">product specification </w:t>
      </w:r>
      <w:r>
        <w:rPr>
          <w:rFonts w:cs="Arial"/>
        </w:rPr>
        <w:t>package includes an implementation of</w:t>
      </w:r>
      <w:r w:rsidRPr="005D1E9D">
        <w:rPr>
          <w:rFonts w:cs="Arial"/>
        </w:rPr>
        <w:t xml:space="preserve"> the S-131 constraints on metadata attributes</w:t>
      </w:r>
      <w:del w:id="1656" w:author="Raphael Malyankar" w:date="2022-11-09T17:00:00Z">
        <w:r w:rsidRPr="005D1E9D" w:rsidDel="00983325">
          <w:rPr>
            <w:rFonts w:cs="Arial"/>
          </w:rPr>
          <w:delText>)</w:delText>
        </w:r>
      </w:del>
      <w:r w:rsidRPr="005D1E9D">
        <w:rPr>
          <w:rFonts w:cs="Arial"/>
        </w:rPr>
        <w:t xml:space="preserve"> as </w:t>
      </w:r>
      <w:proofErr w:type="spellStart"/>
      <w:r w:rsidRPr="005D1E9D">
        <w:rPr>
          <w:rFonts w:cs="Arial"/>
        </w:rPr>
        <w:t>Schematron</w:t>
      </w:r>
      <w:proofErr w:type="spellEnd"/>
      <w:r w:rsidRPr="005D1E9D">
        <w:rPr>
          <w:rFonts w:cs="Arial"/>
        </w:rPr>
        <w:t xml:space="preserve"> rules in files available from the IHO schema server.</w:t>
      </w:r>
      <w:r>
        <w:rPr>
          <w:rFonts w:cs="Arial"/>
        </w:rPr>
        <w:t xml:space="preserve"> The generic S-100 schemas distribution includes a similar implementation of “sanity checks” and </w:t>
      </w:r>
      <w:r w:rsidRPr="005D1E9D">
        <w:rPr>
          <w:rFonts w:cs="Arial"/>
        </w:rPr>
        <w:t xml:space="preserve">S-100 constraints </w:t>
      </w:r>
      <w:r>
        <w:rPr>
          <w:rFonts w:cs="Arial"/>
        </w:rPr>
        <w:t xml:space="preserve">However, neither S-100 not S-131 mandate use of </w:t>
      </w:r>
      <w:proofErr w:type="spellStart"/>
      <w:r>
        <w:rPr>
          <w:rFonts w:cs="Arial"/>
        </w:rPr>
        <w:t>Schematron</w:t>
      </w:r>
      <w:proofErr w:type="spellEnd"/>
      <w:r>
        <w:rPr>
          <w:rFonts w:cs="Arial"/>
        </w:rPr>
        <w:t xml:space="preserve"> processors or the distributed </w:t>
      </w:r>
      <w:proofErr w:type="spellStart"/>
      <w:r>
        <w:rPr>
          <w:rFonts w:cs="Arial"/>
        </w:rPr>
        <w:t>Schematron</w:t>
      </w:r>
      <w:proofErr w:type="spellEnd"/>
      <w:r>
        <w:rPr>
          <w:rFonts w:cs="Arial"/>
        </w:rPr>
        <w:t xml:space="preserve"> rule files in implementations. </w:t>
      </w:r>
      <w:r w:rsidRPr="005D1E9D">
        <w:rPr>
          <w:rFonts w:cs="Arial"/>
        </w:rPr>
        <w:t xml:space="preserve">Implementers may substitute any implementation method to apply or check constraints instead of using a </w:t>
      </w:r>
      <w:proofErr w:type="spellStart"/>
      <w:r w:rsidRPr="005D1E9D">
        <w:rPr>
          <w:rFonts w:cs="Arial"/>
        </w:rPr>
        <w:t>Schematron</w:t>
      </w:r>
      <w:proofErr w:type="spellEnd"/>
      <w:r w:rsidRPr="005D1E9D">
        <w:rPr>
          <w:rFonts w:cs="Arial"/>
        </w:rPr>
        <w:t>-capable processor</w:t>
      </w:r>
      <w:r>
        <w:rPr>
          <w:rFonts w:cs="Arial"/>
        </w:rPr>
        <w:t xml:space="preserve">, including </w:t>
      </w:r>
      <w:r w:rsidR="00BA1A13">
        <w:rPr>
          <w:rFonts w:cs="Arial"/>
        </w:rPr>
        <w:t>re-</w:t>
      </w:r>
      <w:r>
        <w:rPr>
          <w:rFonts w:cs="Arial"/>
        </w:rPr>
        <w:t>encoding the constraints in any suitable implementation-specific language</w:t>
      </w:r>
      <w:r w:rsidRPr="005D1E9D">
        <w:rPr>
          <w:rFonts w:cs="Arial"/>
        </w:rPr>
        <w:t>.</w:t>
      </w:r>
    </w:p>
    <w:p w14:paraId="498DD67B" w14:textId="047A3D64" w:rsidR="00160956" w:rsidRDefault="00160956" w:rsidP="00160956">
      <w:pPr>
        <w:spacing w:after="120" w:line="240" w:lineRule="auto"/>
        <w:rPr>
          <w:rFonts w:cs="Arial"/>
        </w:rPr>
      </w:pPr>
      <w:r w:rsidRPr="00160956">
        <w:rPr>
          <w:rFonts w:cs="Arial"/>
        </w:rPr>
        <w:t>This clause defines the mandatory and optional metadata needed for S-1</w:t>
      </w:r>
      <w:r>
        <w:rPr>
          <w:rFonts w:cs="Arial"/>
        </w:rPr>
        <w:t>31</w:t>
      </w:r>
      <w:r w:rsidRPr="00160956">
        <w:rPr>
          <w:rFonts w:cs="Arial"/>
        </w:rPr>
        <w:t>. In some cases (if provided by the producer or exchange set packager) the metadata may be repeated in a language other than English. See S-100 Part 17 Clauses 17-4.6 - 17-4.8 for guidance on encoding of metadata in languages other than English.</w:t>
      </w:r>
    </w:p>
    <w:p w14:paraId="39350FF7" w14:textId="53B51A02" w:rsidR="001613A8" w:rsidRDefault="001613A8" w:rsidP="008D468B">
      <w:pPr>
        <w:pStyle w:val="Heading2"/>
      </w:pPr>
      <w:bookmarkStart w:id="1657" w:name="_Ref111728174"/>
      <w:bookmarkStart w:id="1658" w:name="_Toc120228713"/>
      <w:r>
        <w:t>Discovery metadata</w:t>
      </w:r>
      <w:bookmarkEnd w:id="1657"/>
      <w:bookmarkEnd w:id="1658"/>
    </w:p>
    <w:p w14:paraId="173603ED" w14:textId="344C64CC" w:rsidR="0048490A" w:rsidRPr="0048490A" w:rsidRDefault="0048490A" w:rsidP="0048490A">
      <w:pPr>
        <w:spacing w:after="120" w:line="240" w:lineRule="auto"/>
        <w:rPr>
          <w:rFonts w:cs="Arial"/>
        </w:rPr>
      </w:pPr>
      <w:r w:rsidRPr="0048490A">
        <w:rPr>
          <w:rFonts w:cs="Arial"/>
        </w:rPr>
        <w:t>An outline of the overall concept of an S-1</w:t>
      </w:r>
      <w:r>
        <w:rPr>
          <w:rFonts w:cs="Arial"/>
        </w:rPr>
        <w:t>31</w:t>
      </w:r>
      <w:r w:rsidRPr="0048490A">
        <w:rPr>
          <w:rFonts w:cs="Arial"/>
        </w:rPr>
        <w:t xml:space="preserve"> exchange set for the interchange of geospatial data and its relevant metadata is explained in Clause</w:t>
      </w:r>
      <w:r w:rsidR="00814BE6">
        <w:rPr>
          <w:rFonts w:cs="Arial"/>
        </w:rPr>
        <w:t xml:space="preserve"> </w:t>
      </w:r>
      <w:r w:rsidR="00814BE6">
        <w:rPr>
          <w:rFonts w:cs="Arial"/>
        </w:rPr>
        <w:fldChar w:fldCharType="begin"/>
      </w:r>
      <w:r w:rsidR="00814BE6">
        <w:rPr>
          <w:rFonts w:cs="Arial"/>
        </w:rPr>
        <w:instrText xml:space="preserve"> REF _Ref111772088 \r \h </w:instrText>
      </w:r>
      <w:r w:rsidR="00814BE6">
        <w:rPr>
          <w:rFonts w:cs="Arial"/>
        </w:rPr>
      </w:r>
      <w:r w:rsidR="00814BE6">
        <w:rPr>
          <w:rFonts w:cs="Arial"/>
        </w:rPr>
        <w:fldChar w:fldCharType="separate"/>
      </w:r>
      <w:r w:rsidR="0082228C">
        <w:rPr>
          <w:rFonts w:cs="Arial"/>
        </w:rPr>
        <w:t>13</w:t>
      </w:r>
      <w:r w:rsidR="00814BE6">
        <w:rPr>
          <w:rFonts w:cs="Arial"/>
        </w:rPr>
        <w:fldChar w:fldCharType="end"/>
      </w:r>
      <w:r w:rsidRPr="0048490A">
        <w:rPr>
          <w:rFonts w:cs="Arial"/>
        </w:rPr>
        <w:t xml:space="preserve">. The place of metadata in the exchange set is summarised in Clause </w:t>
      </w:r>
      <w:r w:rsidR="00F7372A">
        <w:rPr>
          <w:rFonts w:cs="Arial"/>
        </w:rPr>
        <w:fldChar w:fldCharType="begin"/>
      </w:r>
      <w:r w:rsidR="00F7372A">
        <w:rPr>
          <w:rFonts w:cs="Arial"/>
        </w:rPr>
        <w:instrText xml:space="preserve"> REF _Ref111729169 \r \h </w:instrText>
      </w:r>
      <w:r w:rsidR="00F7372A">
        <w:rPr>
          <w:rFonts w:cs="Arial"/>
        </w:rPr>
      </w:r>
      <w:r w:rsidR="00F7372A">
        <w:rPr>
          <w:rFonts w:cs="Arial"/>
        </w:rPr>
        <w:fldChar w:fldCharType="separate"/>
      </w:r>
      <w:r w:rsidR="0082228C">
        <w:rPr>
          <w:rFonts w:cs="Arial"/>
        </w:rPr>
        <w:t>13.1</w:t>
      </w:r>
      <w:r w:rsidR="00F7372A">
        <w:rPr>
          <w:rFonts w:cs="Arial"/>
        </w:rPr>
        <w:fldChar w:fldCharType="end"/>
      </w:r>
      <w:r w:rsidRPr="0048490A">
        <w:rPr>
          <w:rFonts w:cs="Arial"/>
        </w:rPr>
        <w:t>.</w:t>
      </w:r>
    </w:p>
    <w:p w14:paraId="6C8EC2F3" w14:textId="2F36EC0D" w:rsidR="001613A8" w:rsidRDefault="00F7372A" w:rsidP="0048490A">
      <w:pPr>
        <w:spacing w:after="120" w:line="240" w:lineRule="auto"/>
        <w:rPr>
          <w:rFonts w:cs="Arial"/>
        </w:rPr>
      </w:pPr>
      <w:r>
        <w:rPr>
          <w:rFonts w:cs="Arial"/>
        </w:rPr>
        <w:fldChar w:fldCharType="begin"/>
      </w:r>
      <w:r>
        <w:rPr>
          <w:rFonts w:cs="Arial"/>
        </w:rPr>
        <w:instrText xml:space="preserve"> REF _Ref111729139 \h </w:instrText>
      </w:r>
      <w:r>
        <w:rPr>
          <w:rFonts w:cs="Arial"/>
        </w:rPr>
      </w:r>
      <w:r>
        <w:rPr>
          <w:rFonts w:cs="Arial"/>
        </w:rPr>
        <w:fldChar w:fldCharType="separate"/>
      </w:r>
      <w:r w:rsidR="0082228C">
        <w:t xml:space="preserve">Figure </w:t>
      </w:r>
      <w:r w:rsidR="0082228C">
        <w:rPr>
          <w:noProof/>
        </w:rPr>
        <w:t>14</w:t>
      </w:r>
      <w:r w:rsidR="0082228C">
        <w:t>.</w:t>
      </w:r>
      <w:r w:rsidR="0082228C">
        <w:rPr>
          <w:noProof/>
        </w:rPr>
        <w:t>1</w:t>
      </w:r>
      <w:r>
        <w:rPr>
          <w:rFonts w:cs="Arial"/>
        </w:rPr>
        <w:fldChar w:fldCharType="end"/>
      </w:r>
      <w:r w:rsidR="0048490A" w:rsidRPr="0048490A">
        <w:rPr>
          <w:rFonts w:cs="Arial"/>
        </w:rPr>
        <w:t xml:space="preserve"> depicts the structure of the exchange catalogue and its component discovery metadata blocks.</w:t>
      </w:r>
    </w:p>
    <w:p w14:paraId="4BB49FD7" w14:textId="77777777" w:rsidR="00D670ED" w:rsidRDefault="00D670ED" w:rsidP="00D670ED">
      <w:pPr>
        <w:keepNext/>
        <w:spacing w:after="120" w:line="240" w:lineRule="auto"/>
        <w:jc w:val="center"/>
      </w:pPr>
      <w:r>
        <w:rPr>
          <w:rFonts w:cs="Arial"/>
          <w:noProof/>
        </w:rPr>
        <w:lastRenderedPageBreak/>
        <w:drawing>
          <wp:inline distT="0" distB="0" distL="0" distR="0" wp14:anchorId="6E77BB24" wp14:editId="21BDD0E2">
            <wp:extent cx="4590476" cy="309523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5.0 Fig 17-6 S100 ExchangeSetCatalogue.png"/>
                    <pic:cNvPicPr/>
                  </pic:nvPicPr>
                  <pic:blipFill>
                    <a:blip r:embed="rId53"/>
                    <a:stretch>
                      <a:fillRect/>
                    </a:stretch>
                  </pic:blipFill>
                  <pic:spPr>
                    <a:xfrm>
                      <a:off x="0" y="0"/>
                      <a:ext cx="4590476" cy="3095238"/>
                    </a:xfrm>
                    <a:prstGeom prst="rect">
                      <a:avLst/>
                    </a:prstGeom>
                  </pic:spPr>
                </pic:pic>
              </a:graphicData>
            </a:graphic>
          </wp:inline>
        </w:drawing>
      </w:r>
    </w:p>
    <w:p w14:paraId="06B045DD" w14:textId="1AE3DB12" w:rsidR="00D670ED" w:rsidRDefault="00D670ED" w:rsidP="00D670ED">
      <w:pPr>
        <w:pStyle w:val="Caption"/>
        <w:jc w:val="center"/>
      </w:pPr>
      <w:bookmarkStart w:id="1659" w:name="_Ref111729139"/>
      <w:r>
        <w:t xml:space="preserve">Figure </w:t>
      </w:r>
      <w:ins w:id="1660" w:author="Raphael Malyankar" w:date="2022-11-04T16:52:00Z">
        <w:r w:rsidR="00C30215">
          <w:fldChar w:fldCharType="begin"/>
        </w:r>
        <w:r w:rsidR="00C30215">
          <w:instrText xml:space="preserve"> STYLEREF 1 \s </w:instrText>
        </w:r>
      </w:ins>
      <w:r w:rsidR="00C30215">
        <w:fldChar w:fldCharType="separate"/>
      </w:r>
      <w:r w:rsidR="00C30215">
        <w:rPr>
          <w:noProof/>
        </w:rPr>
        <w:t>14</w:t>
      </w:r>
      <w:ins w:id="166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662" w:author="Raphael Malyankar" w:date="2022-11-04T16:52:00Z">
        <w:r w:rsidR="00C30215">
          <w:rPr>
            <w:noProof/>
          </w:rPr>
          <w:t>1</w:t>
        </w:r>
        <w:r w:rsidR="00C30215">
          <w:fldChar w:fldCharType="end"/>
        </w:r>
      </w:ins>
      <w:del w:id="1663"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bookmarkEnd w:id="1659"/>
      <w:r>
        <w:t xml:space="preserve"> - </w:t>
      </w:r>
      <w:r w:rsidRPr="00033664">
        <w:t>Relationship between exchange catalogue, discovery metadata, and dataset (from S-100 5.0.0 Figure 17-6).</w:t>
      </w:r>
    </w:p>
    <w:p w14:paraId="02418647" w14:textId="77260C62" w:rsidR="00D670ED" w:rsidRDefault="00D670ED" w:rsidP="00D670ED">
      <w:r>
        <w:t xml:space="preserve">The detailed structure of the S-131 exchange catalogue is depicted in </w:t>
      </w:r>
      <w:r w:rsidR="00F7372A">
        <w:fldChar w:fldCharType="begin"/>
      </w:r>
      <w:r w:rsidR="00F7372A">
        <w:instrText xml:space="preserve"> REF _Ref111729086 \h </w:instrText>
      </w:r>
      <w:r w:rsidR="00F7372A">
        <w:fldChar w:fldCharType="separate"/>
      </w:r>
      <w:r w:rsidR="0082228C">
        <w:t xml:space="preserve">Figure </w:t>
      </w:r>
      <w:r w:rsidR="0082228C">
        <w:rPr>
          <w:noProof/>
        </w:rPr>
        <w:t>14</w:t>
      </w:r>
      <w:r w:rsidR="0082228C">
        <w:t>.</w:t>
      </w:r>
      <w:r w:rsidR="0082228C">
        <w:rPr>
          <w:noProof/>
        </w:rPr>
        <w:t>2</w:t>
      </w:r>
      <w:r w:rsidR="00F7372A">
        <w:fldChar w:fldCharType="end"/>
      </w:r>
      <w:r>
        <w:t>. This figure is derived from Figure 17-7 in S-100 Edition 5.0.0, with the following restriction:</w:t>
      </w:r>
    </w:p>
    <w:p w14:paraId="17175D3B" w14:textId="3CC31AF9" w:rsidR="00D670ED" w:rsidRPr="00D670ED" w:rsidRDefault="00D670ED" w:rsidP="006A5C19">
      <w:pPr>
        <w:pStyle w:val="ListParagraph"/>
        <w:numPr>
          <w:ilvl w:val="0"/>
          <w:numId w:val="33"/>
        </w:numPr>
      </w:pPr>
      <w:r>
        <w:t xml:space="preserve">Elements that are optional in the generic S-100 catalogue model but not used in S-131 are not shown; for example, the ISO 8211 and HDF5 formats in </w:t>
      </w:r>
      <w:r w:rsidR="00F7372A" w:rsidRPr="00F7372A">
        <w:rPr>
          <w:b/>
          <w:bCs/>
        </w:rPr>
        <w:t>S100_EncodingFormat</w:t>
      </w:r>
      <w:r>
        <w:t>.</w:t>
      </w:r>
    </w:p>
    <w:p w14:paraId="3BB0483E" w14:textId="77777777" w:rsidR="00160956" w:rsidRPr="001B4868" w:rsidRDefault="00160956" w:rsidP="00160956">
      <w:pPr>
        <w:spacing w:after="120" w:line="240" w:lineRule="auto"/>
        <w:rPr>
          <w:rFonts w:cs="Arial"/>
        </w:rPr>
      </w:pPr>
    </w:p>
    <w:p w14:paraId="213BF2FB" w14:textId="77777777" w:rsidR="00D670ED" w:rsidRDefault="00BB5EA2" w:rsidP="00D670ED">
      <w:pPr>
        <w:keepNext/>
        <w:spacing w:line="240" w:lineRule="auto"/>
        <w:jc w:val="center"/>
      </w:pPr>
      <w:r w:rsidRPr="00BB5EA2">
        <w:rPr>
          <w:noProof/>
          <w:lang w:val="fr-FR" w:eastAsia="fr-FR"/>
        </w:rPr>
        <w:lastRenderedPageBreak/>
        <w:drawing>
          <wp:inline distT="0" distB="0" distL="0" distR="0" wp14:anchorId="730AED14" wp14:editId="0700D1BB">
            <wp:extent cx="5770880" cy="398740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My Documents\Technical Standards Latest Draft\S-101 Main Document Edition 1.0.0\Issues Raised by Stakeholders\S-101PT Review_September 2018\20181018_3 Fig 26_S-100 Fig 4a-D-4 with only S-101 elements.jpg"/>
                    <pic:cNvPicPr>
                      <a:picLocks noChangeAspect="1" noChangeArrowheads="1"/>
                    </pic:cNvPicPr>
                  </pic:nvPicPr>
                  <pic:blipFill>
                    <a:blip r:embed="rId54"/>
                    <a:stretch>
                      <a:fillRect/>
                    </a:stretch>
                  </pic:blipFill>
                  <pic:spPr bwMode="auto">
                    <a:xfrm>
                      <a:off x="0" y="0"/>
                      <a:ext cx="5770880" cy="3987405"/>
                    </a:xfrm>
                    <a:prstGeom prst="rect">
                      <a:avLst/>
                    </a:prstGeom>
                    <a:noFill/>
                    <a:ln>
                      <a:noFill/>
                    </a:ln>
                  </pic:spPr>
                </pic:pic>
              </a:graphicData>
            </a:graphic>
          </wp:inline>
        </w:drawing>
      </w:r>
    </w:p>
    <w:p w14:paraId="1793C2DF" w14:textId="0372C202" w:rsidR="00E73EDF" w:rsidRDefault="00D670ED" w:rsidP="00D670ED">
      <w:pPr>
        <w:pStyle w:val="Caption"/>
        <w:jc w:val="center"/>
      </w:pPr>
      <w:bookmarkStart w:id="1664" w:name="_Ref111729086"/>
      <w:bookmarkStart w:id="1665" w:name="_Ref111729081"/>
      <w:r>
        <w:t xml:space="preserve">Figure </w:t>
      </w:r>
      <w:ins w:id="1666" w:author="Raphael Malyankar" w:date="2022-11-04T16:52:00Z">
        <w:r w:rsidR="00C30215">
          <w:fldChar w:fldCharType="begin"/>
        </w:r>
        <w:r w:rsidR="00C30215">
          <w:instrText xml:space="preserve"> STYLEREF 1 \s </w:instrText>
        </w:r>
      </w:ins>
      <w:r w:rsidR="00C30215">
        <w:fldChar w:fldCharType="separate"/>
      </w:r>
      <w:r w:rsidR="00C30215">
        <w:rPr>
          <w:noProof/>
        </w:rPr>
        <w:t>14</w:t>
      </w:r>
      <w:ins w:id="166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668" w:author="Raphael Malyankar" w:date="2022-11-04T16:52:00Z">
        <w:r w:rsidR="00C30215">
          <w:rPr>
            <w:noProof/>
          </w:rPr>
          <w:t>2</w:t>
        </w:r>
        <w:r w:rsidR="00C30215">
          <w:fldChar w:fldCharType="end"/>
        </w:r>
      </w:ins>
      <w:del w:id="166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w:delText>
        </w:r>
        <w:r w:rsidR="008C4B28" w:rsidDel="00C30215">
          <w:fldChar w:fldCharType="end"/>
        </w:r>
      </w:del>
      <w:bookmarkEnd w:id="1664"/>
      <w:r>
        <w:t xml:space="preserve"> - Details of exchange set catalogue classes. (Derived from S-100 Figure 17-7.)</w:t>
      </w:r>
      <w:bookmarkEnd w:id="1665"/>
    </w:p>
    <w:p w14:paraId="155B090D" w14:textId="5B4E0522" w:rsidR="008355D8" w:rsidRPr="00BB5EA2" w:rsidRDefault="007653F1" w:rsidP="00437BD4">
      <w:pPr>
        <w:autoSpaceDE w:val="0"/>
        <w:autoSpaceDN w:val="0"/>
        <w:adjustRightInd w:val="0"/>
        <w:spacing w:after="120" w:line="240" w:lineRule="auto"/>
        <w:rPr>
          <w:lang w:eastAsia="de-DE"/>
        </w:rPr>
      </w:pPr>
      <w:r w:rsidRPr="00BB5EA2">
        <w:rPr>
          <w:lang w:eastAsia="de-DE"/>
        </w:rPr>
        <w:t xml:space="preserve">The </w:t>
      </w:r>
      <w:r w:rsidR="008A6579">
        <w:rPr>
          <w:lang w:eastAsia="de-DE"/>
        </w:rPr>
        <w:t xml:space="preserve">following </w:t>
      </w:r>
      <w:r w:rsidRPr="00BB5EA2">
        <w:rPr>
          <w:lang w:eastAsia="de-DE"/>
        </w:rPr>
        <w:t>clauses define the mandatory and optional metadata needed for S-1</w:t>
      </w:r>
      <w:r w:rsidR="00F7372A">
        <w:rPr>
          <w:lang w:eastAsia="de-DE"/>
        </w:rPr>
        <w:t>3</w:t>
      </w:r>
      <w:r w:rsidRPr="00BB5EA2">
        <w:rPr>
          <w:lang w:eastAsia="de-DE"/>
        </w:rPr>
        <w:t xml:space="preserve">1. In some </w:t>
      </w:r>
      <w:proofErr w:type="gramStart"/>
      <w:r w:rsidRPr="00BB5EA2">
        <w:rPr>
          <w:lang w:eastAsia="de-DE"/>
        </w:rPr>
        <w:t>cases</w:t>
      </w:r>
      <w:proofErr w:type="gramEnd"/>
      <w:r w:rsidRPr="00BB5EA2">
        <w:rPr>
          <w:lang w:eastAsia="de-DE"/>
        </w:rPr>
        <w:t xml:space="preserve"> the metadata may be repeated in a national language. If this is the case it is noted in the Remarks column.</w:t>
      </w:r>
    </w:p>
    <w:p w14:paraId="2877BF57" w14:textId="377F3822" w:rsidR="00462D34" w:rsidRPr="00BB5EA2" w:rsidRDefault="00462D34" w:rsidP="00437BD4">
      <w:pPr>
        <w:autoSpaceDE w:val="0"/>
        <w:autoSpaceDN w:val="0"/>
        <w:adjustRightInd w:val="0"/>
        <w:spacing w:after="120" w:line="240" w:lineRule="auto"/>
        <w:rPr>
          <w:lang w:eastAsia="de-DE"/>
        </w:rPr>
      </w:pPr>
      <w:r w:rsidRPr="00BB5EA2">
        <w:rPr>
          <w:lang w:eastAsia="de-DE"/>
        </w:rPr>
        <w:t>In the following clauses, wherever S-1</w:t>
      </w:r>
      <w:r w:rsidR="00F7372A">
        <w:rPr>
          <w:lang w:eastAsia="de-DE"/>
        </w:rPr>
        <w:t>3</w:t>
      </w:r>
      <w:r w:rsidRPr="00BB5EA2">
        <w:rPr>
          <w:lang w:eastAsia="de-DE"/>
        </w:rPr>
        <w:t>1 makes an optional S-100 metadata attribute</w:t>
      </w:r>
      <w:r w:rsidR="00D95B31" w:rsidRPr="00BB5EA2">
        <w:rPr>
          <w:lang w:eastAsia="de-DE"/>
        </w:rPr>
        <w:t xml:space="preserve"> mandatory</w:t>
      </w:r>
      <w:r w:rsidRPr="00BB5EA2">
        <w:rPr>
          <w:lang w:eastAsia="de-DE"/>
        </w:rPr>
        <w:t xml:space="preserve"> (that is, restricts multiplicity from </w:t>
      </w:r>
      <w:proofErr w:type="gramStart"/>
      <w:r w:rsidRPr="00BB5EA2">
        <w:rPr>
          <w:lang w:eastAsia="de-DE"/>
        </w:rPr>
        <w:t>0..</w:t>
      </w:r>
      <w:proofErr w:type="gramEnd"/>
      <w:r w:rsidRPr="00BB5EA2">
        <w:rPr>
          <w:lang w:eastAsia="de-DE"/>
        </w:rPr>
        <w:t xml:space="preserve"> to </w:t>
      </w:r>
      <w:proofErr w:type="gramStart"/>
      <w:r w:rsidRPr="00BB5EA2">
        <w:rPr>
          <w:lang w:eastAsia="de-DE"/>
        </w:rPr>
        <w:t>1..</w:t>
      </w:r>
      <w:proofErr w:type="gramEnd"/>
      <w:r w:rsidRPr="00BB5EA2">
        <w:rPr>
          <w:lang w:eastAsia="de-DE"/>
        </w:rPr>
        <w:t>), the restricted multiplicity is shown in place of the multiplicity given in S-100 Part</w:t>
      </w:r>
      <w:r w:rsidR="00437BD4">
        <w:rPr>
          <w:lang w:eastAsia="de-DE"/>
        </w:rPr>
        <w:t xml:space="preserve"> 17</w:t>
      </w:r>
      <w:r w:rsidRPr="00BB5EA2">
        <w:rPr>
          <w:lang w:eastAsia="de-DE"/>
        </w:rPr>
        <w:t xml:space="preserve">. </w:t>
      </w:r>
      <w:r w:rsidR="008A6579">
        <w:rPr>
          <w:lang w:eastAsia="de-DE"/>
        </w:rPr>
        <w:t>When this is done, t</w:t>
      </w:r>
      <w:r w:rsidR="00F7372A">
        <w:rPr>
          <w:lang w:eastAsia="de-DE"/>
        </w:rPr>
        <w:t>he Remark</w:t>
      </w:r>
      <w:r w:rsidR="008A6579">
        <w:rPr>
          <w:lang w:eastAsia="de-DE"/>
        </w:rPr>
        <w:t>s</w:t>
      </w:r>
      <w:r w:rsidR="00F7372A">
        <w:rPr>
          <w:lang w:eastAsia="de-DE"/>
        </w:rPr>
        <w:t xml:space="preserve"> column contains a note </w:t>
      </w:r>
      <w:r w:rsidR="008A6579">
        <w:rPr>
          <w:lang w:eastAsia="de-DE"/>
        </w:rPr>
        <w:t>about the restriction.</w:t>
      </w:r>
      <w:r w:rsidRPr="00BB5EA2">
        <w:rPr>
          <w:lang w:eastAsia="de-DE"/>
        </w:rPr>
        <w:t xml:space="preserve"> Further, enumerations in </w:t>
      </w:r>
      <w:r w:rsidR="008A6579">
        <w:rPr>
          <w:lang w:eastAsia="de-DE"/>
        </w:rPr>
        <w:t>the figure</w:t>
      </w:r>
      <w:r w:rsidR="00437BD4" w:rsidRPr="00BB5EA2">
        <w:rPr>
          <w:lang w:eastAsia="de-DE"/>
        </w:rPr>
        <w:t xml:space="preserve"> </w:t>
      </w:r>
      <w:r w:rsidRPr="00BB5EA2">
        <w:rPr>
          <w:lang w:eastAsia="de-DE"/>
        </w:rPr>
        <w:t>and the following clauses show only the values allowed in S-1</w:t>
      </w:r>
      <w:r w:rsidR="0008774F">
        <w:rPr>
          <w:lang w:eastAsia="de-DE"/>
        </w:rPr>
        <w:t>3</w:t>
      </w:r>
      <w:r w:rsidRPr="00BB5EA2">
        <w:rPr>
          <w:lang w:eastAsia="de-DE"/>
        </w:rPr>
        <w:t xml:space="preserve">1 </w:t>
      </w:r>
      <w:r w:rsidR="00437BD4">
        <w:rPr>
          <w:lang w:eastAsia="de-DE"/>
        </w:rPr>
        <w:t>E</w:t>
      </w:r>
      <w:r w:rsidRPr="00BB5EA2">
        <w:rPr>
          <w:lang w:eastAsia="de-DE"/>
        </w:rPr>
        <w:t xml:space="preserve">xchange </w:t>
      </w:r>
      <w:r w:rsidR="00437BD4">
        <w:rPr>
          <w:lang w:eastAsia="de-DE"/>
        </w:rPr>
        <w:t>C</w:t>
      </w:r>
      <w:r w:rsidRPr="00BB5EA2">
        <w:rPr>
          <w:lang w:eastAsia="de-DE"/>
        </w:rPr>
        <w:t>atalogues</w:t>
      </w:r>
      <w:r w:rsidR="004D45EE" w:rsidRPr="00BB5EA2">
        <w:rPr>
          <w:lang w:eastAsia="de-DE"/>
        </w:rPr>
        <w:t>.</w:t>
      </w:r>
      <w:ins w:id="1670" w:author="Raphael Malyankar" w:date="2022-11-09T22:31:00Z">
        <w:r w:rsidR="00A35BCF">
          <w:rPr>
            <w:lang w:eastAsia="de-DE"/>
          </w:rPr>
          <w:t xml:space="preserve"> These differences from the</w:t>
        </w:r>
      </w:ins>
      <w:ins w:id="1671" w:author="Raphael Malyankar" w:date="2022-11-09T22:32:00Z">
        <w:r w:rsidR="00A35BCF">
          <w:rPr>
            <w:lang w:eastAsia="de-DE"/>
          </w:rPr>
          <w:t xml:space="preserve"> S-100 generic metadata are in </w:t>
        </w:r>
      </w:ins>
      <w:ins w:id="1672" w:author="Raphael Malyankar" w:date="2022-11-09T22:33:00Z">
        <w:r w:rsidR="00A35BCF" w:rsidRPr="00A35BCF">
          <w:rPr>
            <w:color w:val="FF0000"/>
            <w:lang w:eastAsia="de-DE"/>
            <w:rPrChange w:id="1673" w:author="Raphael Malyankar" w:date="2022-11-09T22:33:00Z">
              <w:rPr>
                <w:lang w:eastAsia="de-DE"/>
              </w:rPr>
            </w:rPrChange>
          </w:rPr>
          <w:t xml:space="preserve">red </w:t>
        </w:r>
      </w:ins>
      <w:ins w:id="1674" w:author="Raphael Malyankar" w:date="2022-11-09T22:32:00Z">
        <w:r w:rsidR="00A35BCF">
          <w:rPr>
            <w:lang w:eastAsia="de-DE"/>
          </w:rPr>
          <w:t>bold font.</w:t>
        </w:r>
      </w:ins>
    </w:p>
    <w:p w14:paraId="2F9DE967" w14:textId="77777777"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55"/>
          <w:pgSz w:w="11906" w:h="16838"/>
          <w:pgMar w:top="1440" w:right="1400" w:bottom="1440" w:left="1418" w:header="709" w:footer="709" w:gutter="0"/>
          <w:pgNumType w:start="1"/>
          <w:cols w:space="720"/>
          <w:docGrid w:linePitch="272"/>
        </w:sectPr>
      </w:pPr>
    </w:p>
    <w:p w14:paraId="3776700E" w14:textId="32BFB437"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1675" w:name="_Toc510784364"/>
      <w:bookmarkStart w:id="1676" w:name="_Toc510785513"/>
      <w:bookmarkStart w:id="1677" w:name="_Toc439685324"/>
      <w:bookmarkStart w:id="1678" w:name="_Toc120228714"/>
      <w:bookmarkEnd w:id="1675"/>
      <w:bookmarkEnd w:id="1676"/>
      <w:r w:rsidRPr="00651940">
        <w:lastRenderedPageBreak/>
        <w:t>S100</w:t>
      </w:r>
      <w:r w:rsidR="007653F1" w:rsidRPr="00651940">
        <w:t>_ExchangeCatalogue</w:t>
      </w:r>
      <w:bookmarkEnd w:id="1677"/>
      <w:bookmarkEnd w:id="1678"/>
    </w:p>
    <w:p w14:paraId="158D9AD9" w14:textId="2924715E" w:rsidR="00CF6169" w:rsidRDefault="007653F1" w:rsidP="00960DB7">
      <w:pPr>
        <w:autoSpaceDE w:val="0"/>
        <w:autoSpaceDN w:val="0"/>
        <w:adjustRightInd w:val="0"/>
        <w:spacing w:after="120" w:line="240" w:lineRule="auto"/>
        <w:rPr>
          <w:lang w:eastAsia="de-DE"/>
        </w:rPr>
      </w:pPr>
      <w:r w:rsidRPr="00651940">
        <w:rPr>
          <w:lang w:eastAsia="de-DE"/>
        </w:rPr>
        <w:t xml:space="preserve">The </w:t>
      </w:r>
      <w:r w:rsidR="00985790">
        <w:rPr>
          <w:lang w:eastAsia="de-DE"/>
        </w:rPr>
        <w:t>C</w:t>
      </w:r>
      <w:r w:rsidRPr="00651940">
        <w:rPr>
          <w:lang w:eastAsia="de-DE"/>
        </w:rPr>
        <w:t xml:space="preserve">atalogue file is defined in XML </w:t>
      </w:r>
      <w:r w:rsidR="00985790">
        <w:rPr>
          <w:lang w:eastAsia="de-DE"/>
        </w:rPr>
        <w:t>S</w:t>
      </w:r>
      <w:r w:rsidRPr="00651940">
        <w:rPr>
          <w:lang w:eastAsia="de-DE"/>
        </w:rPr>
        <w:t xml:space="preserve">chema language.  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 with additional S-1</w:t>
      </w:r>
      <w:r w:rsidR="0008774F">
        <w:rPr>
          <w:lang w:eastAsia="de-DE"/>
        </w:rPr>
        <w:t>3</w:t>
      </w:r>
      <w:r w:rsidR="00734FC1" w:rsidRPr="00651940">
        <w:rPr>
          <w:lang w:eastAsia="de-DE"/>
        </w:rPr>
        <w:t>1-specific restrictions</w:t>
      </w:r>
      <w:r w:rsidRPr="00651940">
        <w:rPr>
          <w:lang w:eastAsia="de-DE"/>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58" w:type="dxa"/>
          <w:bottom w:w="58" w:type="dxa"/>
          <w:right w:w="58" w:type="dxa"/>
        </w:tblCellMar>
        <w:tblLook w:val="0000" w:firstRow="0" w:lastRow="0" w:firstColumn="0" w:lastColumn="0" w:noHBand="0" w:noVBand="0"/>
      </w:tblPr>
      <w:tblGrid>
        <w:gridCol w:w="1128"/>
        <w:gridCol w:w="2716"/>
        <w:gridCol w:w="3361"/>
        <w:gridCol w:w="486"/>
        <w:gridCol w:w="3098"/>
        <w:gridCol w:w="3285"/>
      </w:tblGrid>
      <w:tr w:rsidR="001378C6" w:rsidRPr="00EA68F3" w14:paraId="4B0FF5C1" w14:textId="77777777" w:rsidTr="00814BE6">
        <w:trPr>
          <w:cantSplit/>
          <w:trHeight w:val="150"/>
          <w:tblHeader/>
        </w:trPr>
        <w:tc>
          <w:tcPr>
            <w:tcW w:w="418" w:type="pct"/>
            <w:shd w:val="clear" w:color="auto" w:fill="D9D9D9" w:themeFill="background1" w:themeFillShade="D9"/>
          </w:tcPr>
          <w:p w14:paraId="7B89EE09"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Role Name</w:t>
            </w:r>
          </w:p>
        </w:tc>
        <w:tc>
          <w:tcPr>
            <w:tcW w:w="982" w:type="pct"/>
            <w:shd w:val="clear" w:color="auto" w:fill="D9D9D9" w:themeFill="background1" w:themeFillShade="D9"/>
            <w:vAlign w:val="center"/>
          </w:tcPr>
          <w:p w14:paraId="757DCC2C"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Name</w:t>
            </w:r>
          </w:p>
        </w:tc>
        <w:tc>
          <w:tcPr>
            <w:tcW w:w="1211" w:type="pct"/>
            <w:shd w:val="clear" w:color="auto" w:fill="D9D9D9" w:themeFill="background1" w:themeFillShade="D9"/>
            <w:vAlign w:val="center"/>
          </w:tcPr>
          <w:p w14:paraId="760EAC64"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Description</w:t>
            </w:r>
          </w:p>
        </w:tc>
        <w:tc>
          <w:tcPr>
            <w:tcW w:w="87" w:type="pct"/>
            <w:shd w:val="clear" w:color="auto" w:fill="D9D9D9" w:themeFill="background1" w:themeFillShade="D9"/>
            <w:vAlign w:val="center"/>
          </w:tcPr>
          <w:p w14:paraId="2BF874A3" w14:textId="77777777" w:rsidR="001378C6" w:rsidRPr="00EA68F3" w:rsidRDefault="001378C6" w:rsidP="000879A6">
            <w:pPr>
              <w:snapToGrid w:val="0"/>
              <w:spacing w:after="60" w:line="240" w:lineRule="auto"/>
              <w:jc w:val="center"/>
              <w:rPr>
                <w:rFonts w:cs="Arial"/>
                <w:b/>
                <w:sz w:val="18"/>
                <w:szCs w:val="18"/>
              </w:rPr>
            </w:pPr>
            <w:proofErr w:type="spellStart"/>
            <w:r w:rsidRPr="00EA68F3">
              <w:rPr>
                <w:rFonts w:cs="Arial"/>
                <w:b/>
                <w:sz w:val="18"/>
                <w:szCs w:val="18"/>
              </w:rPr>
              <w:t>Mult</w:t>
            </w:r>
            <w:proofErr w:type="spellEnd"/>
          </w:p>
        </w:tc>
        <w:tc>
          <w:tcPr>
            <w:tcW w:w="1111" w:type="pct"/>
            <w:shd w:val="clear" w:color="auto" w:fill="D9D9D9" w:themeFill="background1" w:themeFillShade="D9"/>
            <w:vAlign w:val="center"/>
          </w:tcPr>
          <w:p w14:paraId="759F51E0"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Type</w:t>
            </w:r>
          </w:p>
        </w:tc>
        <w:tc>
          <w:tcPr>
            <w:tcW w:w="1191" w:type="pct"/>
            <w:shd w:val="clear" w:color="auto" w:fill="D9D9D9" w:themeFill="background1" w:themeFillShade="D9"/>
            <w:vAlign w:val="center"/>
          </w:tcPr>
          <w:p w14:paraId="7C14F535"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Remarks</w:t>
            </w:r>
          </w:p>
        </w:tc>
      </w:tr>
      <w:tr w:rsidR="001378C6" w:rsidRPr="00EA68F3" w14:paraId="475A84A5" w14:textId="77777777" w:rsidTr="000879A6">
        <w:trPr>
          <w:cantSplit/>
          <w:trHeight w:val="480"/>
        </w:trPr>
        <w:tc>
          <w:tcPr>
            <w:tcW w:w="418" w:type="pct"/>
          </w:tcPr>
          <w:p w14:paraId="3E53BE9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Class</w:t>
            </w:r>
          </w:p>
        </w:tc>
        <w:tc>
          <w:tcPr>
            <w:tcW w:w="982" w:type="pct"/>
            <w:tcMar>
              <w:left w:w="58" w:type="dxa"/>
              <w:right w:w="58" w:type="dxa"/>
            </w:tcMar>
          </w:tcPr>
          <w:p w14:paraId="2DC25ECC"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S100_ExchangeCatalogue</w:t>
            </w:r>
          </w:p>
        </w:tc>
        <w:tc>
          <w:tcPr>
            <w:tcW w:w="1211" w:type="pct"/>
            <w:tcMar>
              <w:left w:w="58" w:type="dxa"/>
              <w:right w:w="58" w:type="dxa"/>
            </w:tcMar>
          </w:tcPr>
          <w:p w14:paraId="14BB92B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An exchange catalogue contains the discovery metadata about the exchange datasets and support files</w:t>
            </w:r>
          </w:p>
        </w:tc>
        <w:tc>
          <w:tcPr>
            <w:tcW w:w="87" w:type="pct"/>
            <w:tcMar>
              <w:left w:w="58" w:type="dxa"/>
              <w:right w:w="58" w:type="dxa"/>
            </w:tcMar>
          </w:tcPr>
          <w:p w14:paraId="7AF7A7A7"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w:t>
            </w:r>
          </w:p>
        </w:tc>
        <w:tc>
          <w:tcPr>
            <w:tcW w:w="1111" w:type="pct"/>
            <w:tcMar>
              <w:left w:w="58" w:type="dxa"/>
              <w:right w:w="58" w:type="dxa"/>
            </w:tcMar>
          </w:tcPr>
          <w:p w14:paraId="09E7AE94"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w:t>
            </w:r>
          </w:p>
        </w:tc>
        <w:tc>
          <w:tcPr>
            <w:tcW w:w="1191" w:type="pct"/>
            <w:tcMar>
              <w:left w:w="58" w:type="dxa"/>
              <w:right w:w="58" w:type="dxa"/>
            </w:tcMar>
          </w:tcPr>
          <w:p w14:paraId="18210F74" w14:textId="7A5AFCEF" w:rsidR="001378C6" w:rsidRPr="00A35BCF" w:rsidRDefault="001378C6" w:rsidP="000879A6">
            <w:pPr>
              <w:snapToGrid w:val="0"/>
              <w:spacing w:after="0" w:line="240" w:lineRule="auto"/>
              <w:jc w:val="left"/>
              <w:rPr>
                <w:rFonts w:cs="Arial"/>
                <w:b/>
                <w:bCs/>
                <w:sz w:val="18"/>
                <w:szCs w:val="18"/>
                <w:rPrChange w:id="1679" w:author="Raphael Malyankar" w:date="2022-11-09T22:31:00Z">
                  <w:rPr>
                    <w:rFonts w:cs="Arial"/>
                    <w:sz w:val="18"/>
                    <w:szCs w:val="18"/>
                  </w:rPr>
                </w:rPrChange>
              </w:rPr>
            </w:pPr>
            <w:r w:rsidRPr="00A35BCF">
              <w:rPr>
                <w:rFonts w:cs="Arial"/>
                <w:b/>
                <w:bCs/>
                <w:color w:val="FF0000"/>
                <w:sz w:val="18"/>
                <w:szCs w:val="18"/>
                <w:rPrChange w:id="1680" w:author="Raphael Malyankar" w:date="2022-11-09T22:33:00Z">
                  <w:rPr>
                    <w:rFonts w:cs="Arial"/>
                    <w:sz w:val="18"/>
                    <w:szCs w:val="18"/>
                  </w:rPr>
                </w:rPrChange>
              </w:rPr>
              <w:t xml:space="preserve">The optional S-100 attributes </w:t>
            </w:r>
            <w:r w:rsidRPr="00A35BCF">
              <w:rPr>
                <w:rFonts w:cs="Arial"/>
                <w:b/>
                <w:bCs/>
                <w:i/>
                <w:iCs/>
                <w:color w:val="FF0000"/>
                <w:sz w:val="18"/>
                <w:szCs w:val="18"/>
                <w:rPrChange w:id="1681" w:author="Raphael Malyankar" w:date="2022-11-09T22:33:00Z">
                  <w:rPr>
                    <w:rFonts w:cs="Arial"/>
                    <w:i/>
                    <w:iCs/>
                    <w:sz w:val="18"/>
                    <w:szCs w:val="18"/>
                  </w:rPr>
                </w:rPrChange>
              </w:rPr>
              <w:t>identifier</w:t>
            </w:r>
            <w:r w:rsidRPr="00A35BCF">
              <w:rPr>
                <w:rFonts w:cs="Arial"/>
                <w:b/>
                <w:bCs/>
                <w:color w:val="FF0000"/>
                <w:sz w:val="18"/>
                <w:szCs w:val="18"/>
                <w:rPrChange w:id="1682" w:author="Raphael Malyankar" w:date="2022-11-09T22:33:00Z">
                  <w:rPr>
                    <w:rFonts w:cs="Arial"/>
                    <w:sz w:val="18"/>
                    <w:szCs w:val="18"/>
                  </w:rPr>
                </w:rPrChange>
              </w:rPr>
              <w:t xml:space="preserve">, </w:t>
            </w:r>
            <w:r w:rsidRPr="00A35BCF">
              <w:rPr>
                <w:rFonts w:cs="Arial"/>
                <w:b/>
                <w:bCs/>
                <w:i/>
                <w:iCs/>
                <w:color w:val="FF0000"/>
                <w:sz w:val="18"/>
                <w:szCs w:val="18"/>
                <w:rPrChange w:id="1683" w:author="Raphael Malyankar" w:date="2022-11-09T22:33:00Z">
                  <w:rPr>
                    <w:rFonts w:cs="Arial"/>
                    <w:i/>
                    <w:iCs/>
                    <w:sz w:val="18"/>
                    <w:szCs w:val="18"/>
                  </w:rPr>
                </w:rPrChange>
              </w:rPr>
              <w:t>contact</w:t>
            </w:r>
            <w:r w:rsidRPr="00A35BCF">
              <w:rPr>
                <w:rFonts w:cs="Arial"/>
                <w:b/>
                <w:bCs/>
                <w:color w:val="FF0000"/>
                <w:sz w:val="18"/>
                <w:szCs w:val="18"/>
                <w:rPrChange w:id="1684" w:author="Raphael Malyankar" w:date="2022-11-09T22:33:00Z">
                  <w:rPr>
                    <w:rFonts w:cs="Arial"/>
                    <w:sz w:val="18"/>
                    <w:szCs w:val="18"/>
                  </w:rPr>
                </w:rPrChange>
              </w:rPr>
              <w:t xml:space="preserve">, and </w:t>
            </w:r>
            <w:proofErr w:type="spellStart"/>
            <w:r w:rsidRPr="00A35BCF">
              <w:rPr>
                <w:rFonts w:cs="Arial"/>
                <w:b/>
                <w:bCs/>
                <w:i/>
                <w:iCs/>
                <w:color w:val="FF0000"/>
                <w:sz w:val="18"/>
                <w:szCs w:val="18"/>
                <w:rPrChange w:id="1685" w:author="Raphael Malyankar" w:date="2022-11-09T22:33:00Z">
                  <w:rPr>
                    <w:rFonts w:cs="Arial"/>
                    <w:i/>
                    <w:iCs/>
                    <w:sz w:val="18"/>
                    <w:szCs w:val="18"/>
                  </w:rPr>
                </w:rPrChange>
              </w:rPr>
              <w:t>productSpecification</w:t>
            </w:r>
            <w:proofErr w:type="spellEnd"/>
            <w:r w:rsidRPr="00A35BCF">
              <w:rPr>
                <w:rFonts w:cs="Arial"/>
                <w:b/>
                <w:bCs/>
                <w:color w:val="FF0000"/>
                <w:sz w:val="18"/>
                <w:szCs w:val="18"/>
                <w:rPrChange w:id="1686" w:author="Raphael Malyankar" w:date="2022-11-09T22:33:00Z">
                  <w:rPr>
                    <w:rFonts w:cs="Arial"/>
                    <w:sz w:val="18"/>
                    <w:szCs w:val="18"/>
                  </w:rPr>
                </w:rPrChange>
              </w:rPr>
              <w:t xml:space="preserve"> are mandatory in S-131.</w:t>
            </w:r>
          </w:p>
        </w:tc>
      </w:tr>
      <w:tr w:rsidR="001378C6" w:rsidRPr="00EA68F3" w14:paraId="37475771" w14:textId="77777777" w:rsidTr="000879A6">
        <w:trPr>
          <w:cantSplit/>
          <w:trHeight w:val="315"/>
        </w:trPr>
        <w:tc>
          <w:tcPr>
            <w:tcW w:w="418" w:type="pct"/>
          </w:tcPr>
          <w:p w14:paraId="769F8DEC"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tcMar>
              <w:left w:w="58" w:type="dxa"/>
              <w:right w:w="58" w:type="dxa"/>
            </w:tcMar>
          </w:tcPr>
          <w:p w14:paraId="62148AB9"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identifier</w:t>
            </w:r>
          </w:p>
        </w:tc>
        <w:tc>
          <w:tcPr>
            <w:tcW w:w="1211" w:type="pct"/>
            <w:tcMar>
              <w:left w:w="58" w:type="dxa"/>
              <w:right w:w="58" w:type="dxa"/>
            </w:tcMar>
          </w:tcPr>
          <w:p w14:paraId="491ABBF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Uniquely identifies this exchange catalogue</w:t>
            </w:r>
          </w:p>
        </w:tc>
        <w:tc>
          <w:tcPr>
            <w:tcW w:w="87" w:type="pct"/>
            <w:tcMar>
              <w:left w:w="58" w:type="dxa"/>
              <w:right w:w="58" w:type="dxa"/>
            </w:tcMar>
          </w:tcPr>
          <w:p w14:paraId="21A8D323" w14:textId="77777777" w:rsidR="001378C6" w:rsidRPr="00A35BCF" w:rsidRDefault="001378C6" w:rsidP="000879A6">
            <w:pPr>
              <w:snapToGrid w:val="0"/>
              <w:spacing w:after="0" w:line="240" w:lineRule="auto"/>
              <w:jc w:val="center"/>
              <w:rPr>
                <w:rFonts w:cs="Arial"/>
                <w:b/>
                <w:bCs/>
                <w:sz w:val="18"/>
                <w:szCs w:val="18"/>
                <w:rPrChange w:id="1687" w:author="Raphael Malyankar" w:date="2022-11-09T22:32:00Z">
                  <w:rPr>
                    <w:rFonts w:cs="Arial"/>
                    <w:sz w:val="18"/>
                    <w:szCs w:val="18"/>
                  </w:rPr>
                </w:rPrChange>
              </w:rPr>
            </w:pPr>
            <w:r w:rsidRPr="00A35BCF">
              <w:rPr>
                <w:rFonts w:cs="Arial"/>
                <w:b/>
                <w:bCs/>
                <w:color w:val="FF0000"/>
                <w:sz w:val="18"/>
                <w:szCs w:val="18"/>
                <w:rPrChange w:id="1688" w:author="Raphael Malyankar" w:date="2022-11-09T22:33:00Z">
                  <w:rPr>
                    <w:rFonts w:cs="Arial"/>
                    <w:sz w:val="18"/>
                    <w:szCs w:val="18"/>
                  </w:rPr>
                </w:rPrChange>
              </w:rPr>
              <w:t>1</w:t>
            </w:r>
          </w:p>
        </w:tc>
        <w:tc>
          <w:tcPr>
            <w:tcW w:w="1111" w:type="pct"/>
            <w:tcMar>
              <w:left w:w="58" w:type="dxa"/>
              <w:right w:w="58" w:type="dxa"/>
            </w:tcMar>
          </w:tcPr>
          <w:p w14:paraId="64B89D3C" w14:textId="3424439C"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w:t>
            </w:r>
            <w:r>
              <w:rPr>
                <w:rFonts w:cs="Arial"/>
                <w:sz w:val="18"/>
                <w:szCs w:val="18"/>
              </w:rPr>
              <w:t>Exchange</w:t>
            </w:r>
            <w:r w:rsidRPr="00507D32">
              <w:rPr>
                <w:rFonts w:cs="Arial"/>
                <w:sz w:val="18"/>
                <w:szCs w:val="18"/>
              </w:rPr>
              <w:t>CatalogueIdentifier</w:t>
            </w:r>
          </w:p>
        </w:tc>
        <w:tc>
          <w:tcPr>
            <w:tcW w:w="1191" w:type="pct"/>
            <w:tcMar>
              <w:left w:w="58" w:type="dxa"/>
              <w:right w:w="58" w:type="dxa"/>
            </w:tcMar>
          </w:tcPr>
          <w:p w14:paraId="1974F77E" w14:textId="2732524E" w:rsidR="001378C6" w:rsidRPr="00A35BCF" w:rsidRDefault="001378C6" w:rsidP="000879A6">
            <w:pPr>
              <w:snapToGrid w:val="0"/>
              <w:spacing w:after="0" w:line="240" w:lineRule="auto"/>
              <w:jc w:val="left"/>
              <w:rPr>
                <w:rFonts w:cs="Arial"/>
                <w:b/>
                <w:bCs/>
                <w:sz w:val="18"/>
                <w:szCs w:val="18"/>
                <w:rPrChange w:id="1689" w:author="Raphael Malyankar" w:date="2022-11-09T22:32:00Z">
                  <w:rPr>
                    <w:rFonts w:cs="Arial"/>
                    <w:sz w:val="18"/>
                    <w:szCs w:val="18"/>
                  </w:rPr>
                </w:rPrChange>
              </w:rPr>
            </w:pPr>
            <w:r w:rsidRPr="00A35BCF">
              <w:rPr>
                <w:rFonts w:cs="Arial"/>
                <w:b/>
                <w:bCs/>
                <w:color w:val="FF0000"/>
                <w:sz w:val="18"/>
                <w:szCs w:val="18"/>
                <w:rPrChange w:id="1690" w:author="Raphael Malyankar" w:date="2022-11-09T22:33:00Z">
                  <w:rPr>
                    <w:rFonts w:cs="Arial"/>
                    <w:sz w:val="18"/>
                    <w:szCs w:val="18"/>
                  </w:rPr>
                </w:rPrChange>
              </w:rPr>
              <w:t>Mandatory in S-</w:t>
            </w:r>
            <w:r w:rsidR="0008774F" w:rsidRPr="00A35BCF">
              <w:rPr>
                <w:rFonts w:cs="Arial"/>
                <w:b/>
                <w:bCs/>
                <w:color w:val="FF0000"/>
                <w:sz w:val="18"/>
                <w:szCs w:val="18"/>
                <w:rPrChange w:id="1691" w:author="Raphael Malyankar" w:date="2022-11-09T22:33:00Z">
                  <w:rPr>
                    <w:rFonts w:cs="Arial"/>
                    <w:sz w:val="18"/>
                    <w:szCs w:val="18"/>
                  </w:rPr>
                </w:rPrChange>
              </w:rPr>
              <w:t>131</w:t>
            </w:r>
            <w:r w:rsidRPr="00A35BCF">
              <w:rPr>
                <w:rFonts w:cs="Arial"/>
                <w:b/>
                <w:bCs/>
                <w:color w:val="FF0000"/>
                <w:sz w:val="18"/>
                <w:szCs w:val="18"/>
                <w:rPrChange w:id="1692" w:author="Raphael Malyankar" w:date="2022-11-09T22:33:00Z">
                  <w:rPr>
                    <w:rFonts w:cs="Arial"/>
                    <w:sz w:val="18"/>
                    <w:szCs w:val="18"/>
                  </w:rPr>
                </w:rPrChange>
              </w:rPr>
              <w:t>.</w:t>
            </w:r>
          </w:p>
        </w:tc>
      </w:tr>
      <w:tr w:rsidR="001378C6" w:rsidRPr="00EA68F3" w14:paraId="6DE0D391" w14:textId="77777777" w:rsidTr="000879A6">
        <w:trPr>
          <w:cantSplit/>
          <w:trHeight w:val="315"/>
        </w:trPr>
        <w:tc>
          <w:tcPr>
            <w:tcW w:w="418" w:type="pct"/>
          </w:tcPr>
          <w:p w14:paraId="46F26C82"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tcMar>
              <w:left w:w="58" w:type="dxa"/>
              <w:right w:w="58" w:type="dxa"/>
            </w:tcMar>
          </w:tcPr>
          <w:p w14:paraId="5D3984A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contact</w:t>
            </w:r>
          </w:p>
        </w:tc>
        <w:tc>
          <w:tcPr>
            <w:tcW w:w="1211" w:type="pct"/>
            <w:tcMar>
              <w:left w:w="58" w:type="dxa"/>
              <w:right w:w="58" w:type="dxa"/>
            </w:tcMar>
          </w:tcPr>
          <w:p w14:paraId="02A1E052"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Details about the issuer of this exchange catalogue</w:t>
            </w:r>
          </w:p>
        </w:tc>
        <w:tc>
          <w:tcPr>
            <w:tcW w:w="87" w:type="pct"/>
            <w:tcMar>
              <w:left w:w="58" w:type="dxa"/>
              <w:right w:w="58" w:type="dxa"/>
            </w:tcMar>
          </w:tcPr>
          <w:p w14:paraId="17275660" w14:textId="77777777" w:rsidR="001378C6" w:rsidRPr="00A35BCF" w:rsidRDefault="001378C6" w:rsidP="000879A6">
            <w:pPr>
              <w:snapToGrid w:val="0"/>
              <w:spacing w:after="0" w:line="240" w:lineRule="auto"/>
              <w:jc w:val="center"/>
              <w:rPr>
                <w:rFonts w:cs="Arial"/>
                <w:b/>
                <w:bCs/>
                <w:sz w:val="18"/>
                <w:szCs w:val="18"/>
                <w:rPrChange w:id="1693" w:author="Raphael Malyankar" w:date="2022-11-09T22:32:00Z">
                  <w:rPr>
                    <w:rFonts w:cs="Arial"/>
                    <w:sz w:val="18"/>
                    <w:szCs w:val="18"/>
                  </w:rPr>
                </w:rPrChange>
              </w:rPr>
            </w:pPr>
            <w:r w:rsidRPr="00A35BCF">
              <w:rPr>
                <w:rFonts w:cs="Arial"/>
                <w:b/>
                <w:bCs/>
                <w:color w:val="FF0000"/>
                <w:sz w:val="18"/>
                <w:szCs w:val="18"/>
                <w:rPrChange w:id="1694" w:author="Raphael Malyankar" w:date="2022-11-09T22:33:00Z">
                  <w:rPr>
                    <w:rFonts w:cs="Arial"/>
                    <w:sz w:val="18"/>
                    <w:szCs w:val="18"/>
                  </w:rPr>
                </w:rPrChange>
              </w:rPr>
              <w:t>1</w:t>
            </w:r>
          </w:p>
        </w:tc>
        <w:tc>
          <w:tcPr>
            <w:tcW w:w="1111" w:type="pct"/>
            <w:tcMar>
              <w:left w:w="58" w:type="dxa"/>
              <w:right w:w="58" w:type="dxa"/>
            </w:tcMar>
          </w:tcPr>
          <w:p w14:paraId="5B295746"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S100_CataloguePointOfContact</w:t>
            </w:r>
          </w:p>
        </w:tc>
        <w:tc>
          <w:tcPr>
            <w:tcW w:w="1191" w:type="pct"/>
            <w:tcMar>
              <w:left w:w="58" w:type="dxa"/>
              <w:right w:w="58" w:type="dxa"/>
            </w:tcMar>
          </w:tcPr>
          <w:p w14:paraId="5C060453" w14:textId="2FAED4BE" w:rsidR="001378C6" w:rsidRPr="00A35BCF" w:rsidRDefault="001378C6" w:rsidP="000879A6">
            <w:pPr>
              <w:snapToGrid w:val="0"/>
              <w:spacing w:after="0" w:line="240" w:lineRule="auto"/>
              <w:jc w:val="left"/>
              <w:rPr>
                <w:rFonts w:cs="Arial"/>
                <w:b/>
                <w:bCs/>
                <w:sz w:val="18"/>
                <w:szCs w:val="18"/>
                <w:rPrChange w:id="1695" w:author="Raphael Malyankar" w:date="2022-11-09T22:32:00Z">
                  <w:rPr>
                    <w:rFonts w:cs="Arial"/>
                    <w:sz w:val="18"/>
                    <w:szCs w:val="18"/>
                  </w:rPr>
                </w:rPrChange>
              </w:rPr>
            </w:pPr>
            <w:r w:rsidRPr="00A35BCF">
              <w:rPr>
                <w:rFonts w:cs="Arial"/>
                <w:b/>
                <w:bCs/>
                <w:color w:val="FF0000"/>
                <w:sz w:val="18"/>
                <w:szCs w:val="18"/>
                <w:rPrChange w:id="1696" w:author="Raphael Malyankar" w:date="2022-11-09T22:33:00Z">
                  <w:rPr>
                    <w:rFonts w:cs="Arial"/>
                    <w:sz w:val="18"/>
                    <w:szCs w:val="18"/>
                  </w:rPr>
                </w:rPrChange>
              </w:rPr>
              <w:t>Mandatory in S-</w:t>
            </w:r>
            <w:r w:rsidR="0008774F" w:rsidRPr="00A35BCF">
              <w:rPr>
                <w:rFonts w:cs="Arial"/>
                <w:b/>
                <w:bCs/>
                <w:color w:val="FF0000"/>
                <w:sz w:val="18"/>
                <w:szCs w:val="18"/>
                <w:rPrChange w:id="1697" w:author="Raphael Malyankar" w:date="2022-11-09T22:33:00Z">
                  <w:rPr>
                    <w:rFonts w:cs="Arial"/>
                    <w:sz w:val="18"/>
                    <w:szCs w:val="18"/>
                  </w:rPr>
                </w:rPrChange>
              </w:rPr>
              <w:t>131</w:t>
            </w:r>
            <w:r w:rsidRPr="00A35BCF">
              <w:rPr>
                <w:rFonts w:cs="Arial"/>
                <w:b/>
                <w:bCs/>
                <w:color w:val="FF0000"/>
                <w:sz w:val="18"/>
                <w:szCs w:val="18"/>
                <w:rPrChange w:id="1698" w:author="Raphael Malyankar" w:date="2022-11-09T22:33:00Z">
                  <w:rPr>
                    <w:rFonts w:cs="Arial"/>
                    <w:sz w:val="18"/>
                    <w:szCs w:val="18"/>
                  </w:rPr>
                </w:rPrChange>
              </w:rPr>
              <w:t>.</w:t>
            </w:r>
          </w:p>
        </w:tc>
      </w:tr>
      <w:tr w:rsidR="001378C6" w:rsidRPr="00EA68F3" w14:paraId="677034E8" w14:textId="77777777" w:rsidTr="000879A6">
        <w:trPr>
          <w:cantSplit/>
          <w:trHeight w:val="495"/>
        </w:trPr>
        <w:tc>
          <w:tcPr>
            <w:tcW w:w="418" w:type="pct"/>
            <w:tcBorders>
              <w:bottom w:val="single" w:sz="4" w:space="0" w:color="000000"/>
            </w:tcBorders>
          </w:tcPr>
          <w:p w14:paraId="652165B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tcBorders>
              <w:bottom w:val="single" w:sz="4" w:space="0" w:color="000000"/>
            </w:tcBorders>
            <w:tcMar>
              <w:left w:w="58" w:type="dxa"/>
              <w:right w:w="58" w:type="dxa"/>
            </w:tcMar>
          </w:tcPr>
          <w:p w14:paraId="4D475FF7"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productSpecification</w:t>
            </w:r>
            <w:proofErr w:type="spellEnd"/>
          </w:p>
        </w:tc>
        <w:tc>
          <w:tcPr>
            <w:tcW w:w="1211" w:type="pct"/>
            <w:tcBorders>
              <w:bottom w:val="single" w:sz="4" w:space="0" w:color="000000"/>
            </w:tcBorders>
            <w:tcMar>
              <w:left w:w="58" w:type="dxa"/>
              <w:right w:w="58" w:type="dxa"/>
            </w:tcMar>
          </w:tcPr>
          <w:p w14:paraId="46395BB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Details about the product specifications used for the datasets contained in the exchange catalogue</w:t>
            </w:r>
          </w:p>
        </w:tc>
        <w:tc>
          <w:tcPr>
            <w:tcW w:w="87" w:type="pct"/>
            <w:tcBorders>
              <w:bottom w:val="single" w:sz="4" w:space="0" w:color="000000"/>
            </w:tcBorders>
            <w:tcMar>
              <w:left w:w="58" w:type="dxa"/>
              <w:right w:w="58" w:type="dxa"/>
            </w:tcMar>
          </w:tcPr>
          <w:p w14:paraId="217FBB1F" w14:textId="77777777" w:rsidR="001378C6" w:rsidRPr="00A35BCF" w:rsidRDefault="001378C6" w:rsidP="000879A6">
            <w:pPr>
              <w:snapToGrid w:val="0"/>
              <w:spacing w:after="0" w:line="240" w:lineRule="auto"/>
              <w:jc w:val="center"/>
              <w:rPr>
                <w:rFonts w:cs="Arial"/>
                <w:b/>
                <w:bCs/>
                <w:sz w:val="18"/>
                <w:szCs w:val="18"/>
                <w:rPrChange w:id="1699" w:author="Raphael Malyankar" w:date="2022-11-09T22:33:00Z">
                  <w:rPr>
                    <w:rFonts w:cs="Arial"/>
                    <w:sz w:val="18"/>
                    <w:szCs w:val="18"/>
                  </w:rPr>
                </w:rPrChange>
              </w:rPr>
            </w:pPr>
            <w:r w:rsidRPr="00A35BCF">
              <w:rPr>
                <w:rFonts w:cs="Arial"/>
                <w:b/>
                <w:bCs/>
                <w:color w:val="FF0000"/>
                <w:sz w:val="18"/>
                <w:szCs w:val="18"/>
                <w:rPrChange w:id="1700" w:author="Raphael Malyankar" w:date="2022-11-09T22:33:00Z">
                  <w:rPr>
                    <w:rFonts w:cs="Arial"/>
                    <w:sz w:val="18"/>
                    <w:szCs w:val="18"/>
                  </w:rPr>
                </w:rPrChange>
              </w:rPr>
              <w:t>1</w:t>
            </w:r>
          </w:p>
        </w:tc>
        <w:tc>
          <w:tcPr>
            <w:tcW w:w="1111" w:type="pct"/>
            <w:tcBorders>
              <w:bottom w:val="single" w:sz="4" w:space="0" w:color="000000"/>
            </w:tcBorders>
            <w:tcMar>
              <w:left w:w="58" w:type="dxa"/>
              <w:right w:w="58" w:type="dxa"/>
            </w:tcMar>
          </w:tcPr>
          <w:p w14:paraId="3C3A469D"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S100_ProductSpecification</w:t>
            </w:r>
          </w:p>
        </w:tc>
        <w:tc>
          <w:tcPr>
            <w:tcW w:w="1191" w:type="pct"/>
            <w:tcBorders>
              <w:bottom w:val="single" w:sz="4" w:space="0" w:color="000000"/>
            </w:tcBorders>
            <w:tcMar>
              <w:left w:w="58" w:type="dxa"/>
              <w:right w:w="58" w:type="dxa"/>
            </w:tcMar>
          </w:tcPr>
          <w:p w14:paraId="22B3D146" w14:textId="4559C52E" w:rsidR="001378C6" w:rsidRPr="00507D32" w:rsidRDefault="001378C6" w:rsidP="000879A6">
            <w:pPr>
              <w:snapToGrid w:val="0"/>
              <w:spacing w:after="0" w:line="240" w:lineRule="auto"/>
              <w:jc w:val="left"/>
              <w:rPr>
                <w:rFonts w:cs="Arial"/>
                <w:sz w:val="18"/>
                <w:szCs w:val="18"/>
              </w:rPr>
            </w:pPr>
            <w:r w:rsidRPr="00A35BCF">
              <w:rPr>
                <w:rFonts w:cs="Arial"/>
                <w:b/>
                <w:bCs/>
                <w:color w:val="FF0000"/>
                <w:sz w:val="18"/>
                <w:szCs w:val="18"/>
                <w:rPrChange w:id="1701" w:author="Raphael Malyankar" w:date="2022-11-09T22:33:00Z">
                  <w:rPr>
                    <w:rFonts w:cs="Arial"/>
                    <w:sz w:val="18"/>
                    <w:szCs w:val="18"/>
                  </w:rPr>
                </w:rPrChange>
              </w:rPr>
              <w:t>Mandatory in S-</w:t>
            </w:r>
            <w:r w:rsidR="0008774F" w:rsidRPr="00A35BCF">
              <w:rPr>
                <w:rFonts w:cs="Arial"/>
                <w:b/>
                <w:bCs/>
                <w:color w:val="FF0000"/>
                <w:sz w:val="18"/>
                <w:szCs w:val="18"/>
                <w:rPrChange w:id="1702" w:author="Raphael Malyankar" w:date="2022-11-09T22:33:00Z">
                  <w:rPr>
                    <w:rFonts w:cs="Arial"/>
                    <w:sz w:val="18"/>
                    <w:szCs w:val="18"/>
                  </w:rPr>
                </w:rPrChange>
              </w:rPr>
              <w:t>131</w:t>
            </w:r>
            <w:r>
              <w:rPr>
                <w:rFonts w:cs="Arial"/>
                <w:sz w:val="18"/>
                <w:szCs w:val="18"/>
              </w:rPr>
              <w:t>.</w:t>
            </w:r>
          </w:p>
        </w:tc>
      </w:tr>
      <w:tr w:rsidR="001378C6" w:rsidRPr="00EA68F3" w14:paraId="6BB66C9C" w14:textId="77777777" w:rsidTr="000879A6">
        <w:trPr>
          <w:cantSplit/>
          <w:trHeight w:val="495"/>
        </w:trPr>
        <w:tc>
          <w:tcPr>
            <w:tcW w:w="418" w:type="pct"/>
            <w:tcBorders>
              <w:bottom w:val="single" w:sz="4" w:space="0" w:color="000000"/>
            </w:tcBorders>
          </w:tcPr>
          <w:p w14:paraId="56AA9740" w14:textId="77777777" w:rsidR="001378C6" w:rsidRPr="00507D32" w:rsidRDefault="001378C6" w:rsidP="000879A6">
            <w:pPr>
              <w:snapToGrid w:val="0"/>
              <w:spacing w:after="0" w:line="240" w:lineRule="auto"/>
              <w:jc w:val="left"/>
              <w:rPr>
                <w:rFonts w:cs="Arial"/>
                <w:sz w:val="18"/>
                <w:szCs w:val="18"/>
                <w:lang w:eastAsia="ar-SA"/>
              </w:rPr>
            </w:pPr>
            <w:r w:rsidRPr="00507D32">
              <w:rPr>
                <w:rFonts w:cs="Arial"/>
                <w:sz w:val="18"/>
                <w:szCs w:val="18"/>
              </w:rPr>
              <w:t>Attribute</w:t>
            </w:r>
          </w:p>
        </w:tc>
        <w:tc>
          <w:tcPr>
            <w:tcW w:w="982" w:type="pct"/>
            <w:tcBorders>
              <w:bottom w:val="single" w:sz="4" w:space="0" w:color="000000"/>
            </w:tcBorders>
            <w:tcMar>
              <w:left w:w="58" w:type="dxa"/>
              <w:right w:w="58" w:type="dxa"/>
            </w:tcMar>
          </w:tcPr>
          <w:p w14:paraId="69794C76"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defaultLocale</w:t>
            </w:r>
            <w:proofErr w:type="spellEnd"/>
          </w:p>
        </w:tc>
        <w:tc>
          <w:tcPr>
            <w:tcW w:w="1211" w:type="pct"/>
            <w:tcBorders>
              <w:bottom w:val="single" w:sz="4" w:space="0" w:color="000000"/>
            </w:tcBorders>
            <w:tcMar>
              <w:left w:w="58" w:type="dxa"/>
              <w:right w:w="58" w:type="dxa"/>
            </w:tcMar>
          </w:tcPr>
          <w:p w14:paraId="6D773F61"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Default language and character set used for all metadata records in this Exchange Catalogue</w:t>
            </w:r>
          </w:p>
        </w:tc>
        <w:tc>
          <w:tcPr>
            <w:tcW w:w="87" w:type="pct"/>
            <w:tcBorders>
              <w:bottom w:val="single" w:sz="4" w:space="0" w:color="000000"/>
            </w:tcBorders>
            <w:tcMar>
              <w:left w:w="58" w:type="dxa"/>
              <w:right w:w="58" w:type="dxa"/>
            </w:tcMar>
          </w:tcPr>
          <w:p w14:paraId="12C75764"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0..1</w:t>
            </w:r>
          </w:p>
        </w:tc>
        <w:tc>
          <w:tcPr>
            <w:tcW w:w="1111" w:type="pct"/>
            <w:tcBorders>
              <w:bottom w:val="single" w:sz="4" w:space="0" w:color="000000"/>
            </w:tcBorders>
            <w:tcMar>
              <w:left w:w="58" w:type="dxa"/>
              <w:right w:w="58" w:type="dxa"/>
            </w:tcMar>
          </w:tcPr>
          <w:p w14:paraId="04704138"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PT_Locale</w:t>
            </w:r>
            <w:proofErr w:type="spellEnd"/>
          </w:p>
        </w:tc>
        <w:tc>
          <w:tcPr>
            <w:tcW w:w="1191" w:type="pct"/>
            <w:tcBorders>
              <w:bottom w:val="single" w:sz="4" w:space="0" w:color="000000"/>
            </w:tcBorders>
            <w:tcMar>
              <w:left w:w="58" w:type="dxa"/>
              <w:right w:w="58" w:type="dxa"/>
            </w:tcMar>
          </w:tcPr>
          <w:p w14:paraId="6182A30F"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Default is English and UTF-8</w:t>
            </w:r>
          </w:p>
        </w:tc>
      </w:tr>
      <w:tr w:rsidR="001378C6" w:rsidRPr="00EA68F3" w14:paraId="46D0EE69" w14:textId="77777777" w:rsidTr="000879A6">
        <w:trPr>
          <w:cantSplit/>
          <w:trHeight w:val="495"/>
        </w:trPr>
        <w:tc>
          <w:tcPr>
            <w:tcW w:w="418" w:type="pct"/>
            <w:shd w:val="clear" w:color="auto" w:fill="FFFFFF"/>
          </w:tcPr>
          <w:p w14:paraId="507187A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2E6E93A6"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otherLocale</w:t>
            </w:r>
            <w:proofErr w:type="spellEnd"/>
          </w:p>
        </w:tc>
        <w:tc>
          <w:tcPr>
            <w:tcW w:w="1211" w:type="pct"/>
            <w:shd w:val="clear" w:color="auto" w:fill="FFFFFF"/>
            <w:tcMar>
              <w:left w:w="58" w:type="dxa"/>
              <w:right w:w="58" w:type="dxa"/>
            </w:tcMar>
          </w:tcPr>
          <w:p w14:paraId="632309B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Other languages and character sets used for the localized metadata records in this Exchange Catalogue</w:t>
            </w:r>
            <w:r w:rsidRPr="00507D32" w:rsidDel="005F1D4D">
              <w:rPr>
                <w:rFonts w:cs="Arial"/>
                <w:sz w:val="18"/>
                <w:szCs w:val="18"/>
              </w:rPr>
              <w:t xml:space="preserve"> </w:t>
            </w:r>
          </w:p>
        </w:tc>
        <w:tc>
          <w:tcPr>
            <w:tcW w:w="87" w:type="pct"/>
            <w:shd w:val="clear" w:color="auto" w:fill="FFFFFF"/>
            <w:tcMar>
              <w:left w:w="58" w:type="dxa"/>
              <w:right w:w="58" w:type="dxa"/>
            </w:tcMar>
          </w:tcPr>
          <w:p w14:paraId="5237A297" w14:textId="77777777" w:rsidR="001378C6" w:rsidRPr="00507D32" w:rsidRDefault="001378C6" w:rsidP="000879A6">
            <w:pPr>
              <w:snapToGrid w:val="0"/>
              <w:spacing w:after="0" w:line="240" w:lineRule="auto"/>
              <w:jc w:val="center"/>
              <w:rPr>
                <w:rFonts w:cs="Arial"/>
                <w:sz w:val="18"/>
                <w:szCs w:val="18"/>
              </w:rPr>
            </w:pPr>
            <w:proofErr w:type="gramStart"/>
            <w:r w:rsidRPr="00507D32">
              <w:rPr>
                <w:rFonts w:cs="Arial"/>
                <w:sz w:val="18"/>
                <w:szCs w:val="18"/>
              </w:rPr>
              <w:t>0..*</w:t>
            </w:r>
            <w:proofErr w:type="gramEnd"/>
          </w:p>
        </w:tc>
        <w:tc>
          <w:tcPr>
            <w:tcW w:w="1111" w:type="pct"/>
            <w:shd w:val="clear" w:color="auto" w:fill="FFFFFF"/>
            <w:tcMar>
              <w:left w:w="58" w:type="dxa"/>
              <w:right w:w="58" w:type="dxa"/>
            </w:tcMar>
          </w:tcPr>
          <w:p w14:paraId="3B656C26"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PT_Locale</w:t>
            </w:r>
            <w:proofErr w:type="spellEnd"/>
          </w:p>
        </w:tc>
        <w:tc>
          <w:tcPr>
            <w:tcW w:w="1191" w:type="pct"/>
            <w:shd w:val="clear" w:color="auto" w:fill="FFFFFF"/>
            <w:tcMar>
              <w:left w:w="58" w:type="dxa"/>
              <w:right w:w="58" w:type="dxa"/>
            </w:tcMar>
          </w:tcPr>
          <w:p w14:paraId="3CF2B9D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Required if any localized entries are present in the Exchange Catalogue</w:t>
            </w:r>
          </w:p>
        </w:tc>
      </w:tr>
      <w:tr w:rsidR="001378C6" w:rsidRPr="00EA68F3" w14:paraId="7BC56064" w14:textId="77777777" w:rsidTr="000879A6">
        <w:trPr>
          <w:cantSplit/>
          <w:trHeight w:val="1034"/>
        </w:trPr>
        <w:tc>
          <w:tcPr>
            <w:tcW w:w="418" w:type="pct"/>
            <w:shd w:val="clear" w:color="auto" w:fill="FFFFFF"/>
          </w:tcPr>
          <w:p w14:paraId="5857028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1D09648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exchangeCatalogueDescription</w:t>
            </w:r>
            <w:proofErr w:type="spellEnd"/>
          </w:p>
        </w:tc>
        <w:tc>
          <w:tcPr>
            <w:tcW w:w="1211" w:type="pct"/>
            <w:shd w:val="clear" w:color="auto" w:fill="FFFFFF"/>
            <w:tcMar>
              <w:left w:w="58" w:type="dxa"/>
              <w:right w:w="58" w:type="dxa"/>
            </w:tcMar>
          </w:tcPr>
          <w:p w14:paraId="0C61E383" w14:textId="77777777" w:rsidR="001378C6" w:rsidRPr="00507D32" w:rsidRDefault="001378C6" w:rsidP="000879A6">
            <w:pPr>
              <w:spacing w:after="0" w:line="240" w:lineRule="auto"/>
              <w:jc w:val="left"/>
              <w:rPr>
                <w:rFonts w:cs="Arial"/>
                <w:sz w:val="18"/>
                <w:szCs w:val="18"/>
              </w:rPr>
            </w:pPr>
            <w:r w:rsidRPr="00507D32">
              <w:rPr>
                <w:rFonts w:cs="Arial"/>
                <w:sz w:val="18"/>
                <w:szCs w:val="18"/>
              </w:rPr>
              <w:t>Description of what the exchange catalogue contains</w:t>
            </w:r>
          </w:p>
        </w:tc>
        <w:tc>
          <w:tcPr>
            <w:tcW w:w="87" w:type="pct"/>
            <w:shd w:val="clear" w:color="auto" w:fill="FFFFFF"/>
            <w:tcMar>
              <w:left w:w="58" w:type="dxa"/>
              <w:right w:w="58" w:type="dxa"/>
            </w:tcMar>
          </w:tcPr>
          <w:p w14:paraId="2261DDFA" w14:textId="77777777" w:rsidR="001378C6" w:rsidRPr="00507D32" w:rsidRDefault="001378C6" w:rsidP="000879A6">
            <w:pPr>
              <w:snapToGrid w:val="0"/>
              <w:spacing w:after="0" w:line="240" w:lineRule="auto"/>
              <w:jc w:val="center"/>
              <w:rPr>
                <w:rFonts w:cs="Arial"/>
                <w:sz w:val="18"/>
                <w:szCs w:val="18"/>
              </w:rPr>
            </w:pPr>
            <w:r>
              <w:rPr>
                <w:rFonts w:cs="Arial"/>
                <w:sz w:val="18"/>
                <w:szCs w:val="18"/>
              </w:rPr>
              <w:t>0..</w:t>
            </w:r>
            <w:r w:rsidRPr="00507D32">
              <w:rPr>
                <w:rFonts w:cs="Arial"/>
                <w:sz w:val="18"/>
                <w:szCs w:val="18"/>
              </w:rPr>
              <w:t>1</w:t>
            </w:r>
          </w:p>
        </w:tc>
        <w:tc>
          <w:tcPr>
            <w:tcW w:w="1111" w:type="pct"/>
            <w:shd w:val="clear" w:color="auto" w:fill="FFFFFF"/>
            <w:tcMar>
              <w:left w:w="58" w:type="dxa"/>
              <w:right w:w="58" w:type="dxa"/>
            </w:tcMar>
          </w:tcPr>
          <w:p w14:paraId="1F8D7AF1"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CharacterString</w:t>
            </w:r>
            <w:proofErr w:type="spellEnd"/>
          </w:p>
        </w:tc>
        <w:tc>
          <w:tcPr>
            <w:tcW w:w="1191" w:type="pct"/>
            <w:shd w:val="clear" w:color="auto" w:fill="FFFFFF"/>
            <w:tcMar>
              <w:left w:w="58" w:type="dxa"/>
              <w:right w:w="58" w:type="dxa"/>
            </w:tcMar>
          </w:tcPr>
          <w:p w14:paraId="11B22F18" w14:textId="77777777" w:rsidR="001378C6" w:rsidRPr="00507D32" w:rsidRDefault="001378C6" w:rsidP="000879A6">
            <w:pPr>
              <w:snapToGrid w:val="0"/>
              <w:spacing w:after="0" w:line="240" w:lineRule="auto"/>
              <w:jc w:val="left"/>
              <w:rPr>
                <w:rFonts w:cs="Arial"/>
                <w:sz w:val="18"/>
                <w:szCs w:val="18"/>
              </w:rPr>
            </w:pPr>
          </w:p>
        </w:tc>
      </w:tr>
      <w:tr w:rsidR="001378C6" w:rsidRPr="00EA68F3" w14:paraId="348F28FB" w14:textId="77777777" w:rsidTr="000879A6">
        <w:trPr>
          <w:cantSplit/>
          <w:trHeight w:val="495"/>
        </w:trPr>
        <w:tc>
          <w:tcPr>
            <w:tcW w:w="418" w:type="pct"/>
            <w:shd w:val="clear" w:color="auto" w:fill="FFFFFF"/>
          </w:tcPr>
          <w:p w14:paraId="5E0FD0C4"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1FC8D389"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exchangeCatalogueComment</w:t>
            </w:r>
            <w:proofErr w:type="spellEnd"/>
          </w:p>
        </w:tc>
        <w:tc>
          <w:tcPr>
            <w:tcW w:w="1211" w:type="pct"/>
            <w:shd w:val="clear" w:color="auto" w:fill="FFFFFF"/>
            <w:tcMar>
              <w:left w:w="58" w:type="dxa"/>
              <w:right w:w="58" w:type="dxa"/>
            </w:tcMar>
          </w:tcPr>
          <w:p w14:paraId="7667EA8F" w14:textId="77777777" w:rsidR="001378C6" w:rsidRPr="00507D32" w:rsidRDefault="001378C6" w:rsidP="000879A6">
            <w:pPr>
              <w:spacing w:after="0" w:line="240" w:lineRule="auto"/>
              <w:jc w:val="left"/>
              <w:rPr>
                <w:rFonts w:cs="Arial"/>
                <w:sz w:val="18"/>
                <w:szCs w:val="18"/>
              </w:rPr>
            </w:pPr>
            <w:r w:rsidRPr="00507D32">
              <w:rPr>
                <w:rFonts w:cs="Arial"/>
                <w:sz w:val="18"/>
                <w:szCs w:val="18"/>
              </w:rPr>
              <w:t>Any additional Information</w:t>
            </w:r>
          </w:p>
        </w:tc>
        <w:tc>
          <w:tcPr>
            <w:tcW w:w="87" w:type="pct"/>
            <w:shd w:val="clear" w:color="auto" w:fill="FFFFFF"/>
            <w:tcMar>
              <w:left w:w="58" w:type="dxa"/>
              <w:right w:w="58" w:type="dxa"/>
            </w:tcMar>
          </w:tcPr>
          <w:p w14:paraId="0B9E6E35"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0..1</w:t>
            </w:r>
          </w:p>
        </w:tc>
        <w:tc>
          <w:tcPr>
            <w:tcW w:w="1111" w:type="pct"/>
            <w:shd w:val="clear" w:color="auto" w:fill="FFFFFF"/>
            <w:tcMar>
              <w:left w:w="58" w:type="dxa"/>
              <w:right w:w="58" w:type="dxa"/>
            </w:tcMar>
          </w:tcPr>
          <w:p w14:paraId="57F69D47"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CharacterString</w:t>
            </w:r>
            <w:proofErr w:type="spellEnd"/>
          </w:p>
        </w:tc>
        <w:tc>
          <w:tcPr>
            <w:tcW w:w="1191" w:type="pct"/>
            <w:shd w:val="clear" w:color="auto" w:fill="FFFFFF"/>
            <w:tcMar>
              <w:left w:w="58" w:type="dxa"/>
              <w:right w:w="58" w:type="dxa"/>
            </w:tcMar>
          </w:tcPr>
          <w:p w14:paraId="2AFC8536" w14:textId="77777777" w:rsidR="001378C6" w:rsidRPr="00507D32" w:rsidRDefault="001378C6" w:rsidP="000879A6">
            <w:pPr>
              <w:snapToGrid w:val="0"/>
              <w:spacing w:after="0" w:line="240" w:lineRule="auto"/>
              <w:jc w:val="left"/>
              <w:rPr>
                <w:rFonts w:cs="Arial"/>
                <w:sz w:val="18"/>
                <w:szCs w:val="18"/>
              </w:rPr>
            </w:pPr>
          </w:p>
        </w:tc>
      </w:tr>
      <w:tr w:rsidR="001378C6" w:rsidRPr="00EA68F3" w14:paraId="2C81E985" w14:textId="77777777" w:rsidTr="000879A6">
        <w:trPr>
          <w:cantSplit/>
          <w:trHeight w:val="495"/>
        </w:trPr>
        <w:tc>
          <w:tcPr>
            <w:tcW w:w="418" w:type="pct"/>
            <w:shd w:val="clear" w:color="auto" w:fill="FFFFFF"/>
          </w:tcPr>
          <w:p w14:paraId="7324002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472678E9"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certificates</w:t>
            </w:r>
          </w:p>
        </w:tc>
        <w:tc>
          <w:tcPr>
            <w:tcW w:w="1211" w:type="pct"/>
            <w:shd w:val="clear" w:color="auto" w:fill="FFFFFF"/>
            <w:tcMar>
              <w:left w:w="58" w:type="dxa"/>
              <w:right w:w="58" w:type="dxa"/>
            </w:tcMar>
          </w:tcPr>
          <w:p w14:paraId="29F96B0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Signed public key certificates referred to by digital signatures in the Exchange Set</w:t>
            </w:r>
          </w:p>
        </w:tc>
        <w:tc>
          <w:tcPr>
            <w:tcW w:w="87" w:type="pct"/>
            <w:shd w:val="clear" w:color="auto" w:fill="FFFFFF"/>
            <w:tcMar>
              <w:left w:w="58" w:type="dxa"/>
              <w:right w:w="58" w:type="dxa"/>
            </w:tcMar>
          </w:tcPr>
          <w:p w14:paraId="608B79A1" w14:textId="77777777" w:rsidR="001378C6" w:rsidRPr="00507D32" w:rsidRDefault="001378C6" w:rsidP="000879A6">
            <w:pPr>
              <w:snapToGrid w:val="0"/>
              <w:spacing w:after="0" w:line="240" w:lineRule="auto"/>
              <w:jc w:val="center"/>
              <w:rPr>
                <w:rFonts w:cs="Arial"/>
                <w:sz w:val="18"/>
                <w:szCs w:val="18"/>
              </w:rPr>
            </w:pPr>
            <w:proofErr w:type="gramStart"/>
            <w:r w:rsidRPr="00507D32">
              <w:rPr>
                <w:rFonts w:cs="Arial"/>
                <w:sz w:val="18"/>
                <w:szCs w:val="18"/>
              </w:rPr>
              <w:t>0..*</w:t>
            </w:r>
            <w:proofErr w:type="gramEnd"/>
          </w:p>
        </w:tc>
        <w:tc>
          <w:tcPr>
            <w:tcW w:w="1111" w:type="pct"/>
            <w:shd w:val="clear" w:color="auto" w:fill="FFFFFF"/>
            <w:tcMar>
              <w:left w:w="58" w:type="dxa"/>
              <w:right w:w="58" w:type="dxa"/>
            </w:tcMar>
          </w:tcPr>
          <w:p w14:paraId="61C5F50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S100_SE_CertificateContainer</w:t>
            </w:r>
          </w:p>
        </w:tc>
        <w:tc>
          <w:tcPr>
            <w:tcW w:w="1191" w:type="pct"/>
            <w:shd w:val="clear" w:color="auto" w:fill="FFFFFF"/>
            <w:tcMar>
              <w:left w:w="58" w:type="dxa"/>
              <w:right w:w="58" w:type="dxa"/>
            </w:tcMar>
          </w:tcPr>
          <w:p w14:paraId="0255B15D"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Content defined in S-100 Part 15. All certificates used, except the SA root certificate (installed separately by the implementing system) shall be included</w:t>
            </w:r>
          </w:p>
        </w:tc>
      </w:tr>
      <w:tr w:rsidR="001378C6" w:rsidRPr="00EA68F3" w14:paraId="23CDFD89" w14:textId="77777777" w:rsidTr="000879A6">
        <w:trPr>
          <w:cantSplit/>
          <w:trHeight w:val="495"/>
        </w:trPr>
        <w:tc>
          <w:tcPr>
            <w:tcW w:w="418" w:type="pct"/>
            <w:shd w:val="clear" w:color="auto" w:fill="FFFFFF"/>
          </w:tcPr>
          <w:p w14:paraId="0EE857A8"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0277855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dataServerIdentifier</w:t>
            </w:r>
            <w:proofErr w:type="spellEnd"/>
          </w:p>
        </w:tc>
        <w:tc>
          <w:tcPr>
            <w:tcW w:w="1211" w:type="pct"/>
            <w:shd w:val="clear" w:color="auto" w:fill="FFFFFF"/>
            <w:tcMar>
              <w:left w:w="58" w:type="dxa"/>
              <w:right w:w="58" w:type="dxa"/>
            </w:tcMar>
          </w:tcPr>
          <w:p w14:paraId="3E428AF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Identifies the data server for the permit</w:t>
            </w:r>
          </w:p>
        </w:tc>
        <w:tc>
          <w:tcPr>
            <w:tcW w:w="87" w:type="pct"/>
            <w:shd w:val="clear" w:color="auto" w:fill="FFFFFF"/>
            <w:tcMar>
              <w:left w:w="58" w:type="dxa"/>
              <w:right w:w="58" w:type="dxa"/>
            </w:tcMar>
          </w:tcPr>
          <w:p w14:paraId="19D9AFA0"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0..1</w:t>
            </w:r>
          </w:p>
        </w:tc>
        <w:tc>
          <w:tcPr>
            <w:tcW w:w="1111" w:type="pct"/>
            <w:shd w:val="clear" w:color="auto" w:fill="FFFFFF"/>
            <w:tcMar>
              <w:left w:w="58" w:type="dxa"/>
              <w:right w:w="58" w:type="dxa"/>
            </w:tcMar>
          </w:tcPr>
          <w:p w14:paraId="4F3356B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CharacterString</w:t>
            </w:r>
            <w:proofErr w:type="spellEnd"/>
          </w:p>
        </w:tc>
        <w:tc>
          <w:tcPr>
            <w:tcW w:w="1191" w:type="pct"/>
            <w:shd w:val="clear" w:color="auto" w:fill="FFFFFF"/>
            <w:tcMar>
              <w:left w:w="58" w:type="dxa"/>
              <w:right w:w="58" w:type="dxa"/>
            </w:tcMar>
          </w:tcPr>
          <w:p w14:paraId="7F921F76" w14:textId="77777777" w:rsidR="001378C6" w:rsidRPr="00507D32" w:rsidRDefault="001378C6" w:rsidP="000879A6">
            <w:pPr>
              <w:snapToGrid w:val="0"/>
              <w:spacing w:after="0" w:line="240" w:lineRule="auto"/>
              <w:jc w:val="left"/>
              <w:rPr>
                <w:rFonts w:cs="Arial"/>
                <w:sz w:val="18"/>
                <w:szCs w:val="18"/>
              </w:rPr>
            </w:pPr>
          </w:p>
        </w:tc>
      </w:tr>
      <w:tr w:rsidR="001378C6" w:rsidRPr="00EA68F3" w14:paraId="1EE6F01F" w14:textId="77777777" w:rsidTr="000879A6">
        <w:trPr>
          <w:cantSplit/>
          <w:trHeight w:val="495"/>
        </w:trPr>
        <w:tc>
          <w:tcPr>
            <w:tcW w:w="418" w:type="pct"/>
            <w:shd w:val="clear" w:color="auto" w:fill="FFFFFF"/>
          </w:tcPr>
          <w:p w14:paraId="30843A6D"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lastRenderedPageBreak/>
              <w:t>Role</w:t>
            </w:r>
          </w:p>
        </w:tc>
        <w:tc>
          <w:tcPr>
            <w:tcW w:w="982" w:type="pct"/>
            <w:shd w:val="clear" w:color="auto" w:fill="FFFFFF"/>
            <w:tcMar>
              <w:left w:w="58" w:type="dxa"/>
              <w:right w:w="58" w:type="dxa"/>
            </w:tcMar>
          </w:tcPr>
          <w:p w14:paraId="5BC23047"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datasetDiscoveryMetadata</w:t>
            </w:r>
            <w:proofErr w:type="spellEnd"/>
          </w:p>
        </w:tc>
        <w:tc>
          <w:tcPr>
            <w:tcW w:w="1211" w:type="pct"/>
            <w:shd w:val="clear" w:color="auto" w:fill="FFFFFF"/>
            <w:tcMar>
              <w:left w:w="58" w:type="dxa"/>
              <w:right w:w="58" w:type="dxa"/>
            </w:tcMar>
          </w:tcPr>
          <w:p w14:paraId="43C2F4FA"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Exchange Catalogues may include or reference discovery metadata for the datasets in the Exchange Set</w:t>
            </w:r>
          </w:p>
        </w:tc>
        <w:tc>
          <w:tcPr>
            <w:tcW w:w="87" w:type="pct"/>
            <w:shd w:val="clear" w:color="auto" w:fill="FFFFFF"/>
            <w:tcMar>
              <w:left w:w="58" w:type="dxa"/>
              <w:right w:w="58" w:type="dxa"/>
            </w:tcMar>
          </w:tcPr>
          <w:p w14:paraId="293CE4DA" w14:textId="77777777" w:rsidR="001378C6" w:rsidRPr="00507D32" w:rsidRDefault="001378C6" w:rsidP="000879A6">
            <w:pPr>
              <w:snapToGrid w:val="0"/>
              <w:spacing w:after="0" w:line="240" w:lineRule="auto"/>
              <w:jc w:val="center"/>
              <w:rPr>
                <w:rFonts w:cs="Arial"/>
                <w:sz w:val="18"/>
                <w:szCs w:val="18"/>
              </w:rPr>
            </w:pPr>
            <w:proofErr w:type="gramStart"/>
            <w:r w:rsidRPr="00507D32">
              <w:rPr>
                <w:rFonts w:cs="Arial"/>
                <w:sz w:val="18"/>
                <w:szCs w:val="18"/>
              </w:rPr>
              <w:t>0..*</w:t>
            </w:r>
            <w:proofErr w:type="gramEnd"/>
          </w:p>
        </w:tc>
        <w:tc>
          <w:tcPr>
            <w:tcW w:w="1111" w:type="pct"/>
            <w:shd w:val="clear" w:color="auto" w:fill="FFFFFF"/>
            <w:tcMar>
              <w:left w:w="58" w:type="dxa"/>
              <w:right w:w="58" w:type="dxa"/>
            </w:tcMar>
          </w:tcPr>
          <w:p w14:paraId="2024445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Aggregation S100_DatasetDiscoveryMetadata</w:t>
            </w:r>
          </w:p>
        </w:tc>
        <w:tc>
          <w:tcPr>
            <w:tcW w:w="1191" w:type="pct"/>
            <w:shd w:val="clear" w:color="auto" w:fill="FFFFFF"/>
            <w:tcMar>
              <w:left w:w="58" w:type="dxa"/>
              <w:right w:w="58" w:type="dxa"/>
            </w:tcMar>
          </w:tcPr>
          <w:p w14:paraId="2A5F23A3" w14:textId="77777777" w:rsidR="001378C6" w:rsidRPr="00507D32" w:rsidRDefault="001378C6" w:rsidP="000879A6">
            <w:pPr>
              <w:snapToGrid w:val="0"/>
              <w:spacing w:after="0" w:line="240" w:lineRule="auto"/>
              <w:jc w:val="left"/>
              <w:rPr>
                <w:rFonts w:cs="Arial"/>
                <w:sz w:val="18"/>
                <w:szCs w:val="18"/>
              </w:rPr>
            </w:pPr>
          </w:p>
        </w:tc>
      </w:tr>
      <w:tr w:rsidR="001378C6" w:rsidRPr="00EA68F3" w14:paraId="66E5B2DB" w14:textId="77777777" w:rsidTr="000879A6">
        <w:trPr>
          <w:cantSplit/>
          <w:trHeight w:val="495"/>
        </w:trPr>
        <w:tc>
          <w:tcPr>
            <w:tcW w:w="418" w:type="pct"/>
            <w:shd w:val="clear" w:color="auto" w:fill="FFFFFF"/>
          </w:tcPr>
          <w:p w14:paraId="1C9688D1"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Role</w:t>
            </w:r>
          </w:p>
        </w:tc>
        <w:tc>
          <w:tcPr>
            <w:tcW w:w="982" w:type="pct"/>
            <w:shd w:val="clear" w:color="auto" w:fill="FFFFFF"/>
            <w:tcMar>
              <w:left w:w="58" w:type="dxa"/>
              <w:right w:w="58" w:type="dxa"/>
            </w:tcMar>
          </w:tcPr>
          <w:p w14:paraId="560B6C3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catalogueDiscoveryMetadata</w:t>
            </w:r>
            <w:proofErr w:type="spellEnd"/>
          </w:p>
        </w:tc>
        <w:tc>
          <w:tcPr>
            <w:tcW w:w="1211" w:type="pct"/>
            <w:shd w:val="clear" w:color="auto" w:fill="FFFFFF"/>
            <w:tcMar>
              <w:left w:w="58" w:type="dxa"/>
              <w:right w:w="58" w:type="dxa"/>
            </w:tcMar>
          </w:tcPr>
          <w:p w14:paraId="0F42DC2A"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Metadata for Catalogue</w:t>
            </w:r>
          </w:p>
        </w:tc>
        <w:tc>
          <w:tcPr>
            <w:tcW w:w="87" w:type="pct"/>
            <w:shd w:val="clear" w:color="auto" w:fill="FFFFFF"/>
            <w:tcMar>
              <w:left w:w="58" w:type="dxa"/>
              <w:right w:w="58" w:type="dxa"/>
            </w:tcMar>
          </w:tcPr>
          <w:p w14:paraId="1304DF7F" w14:textId="77777777" w:rsidR="001378C6" w:rsidRPr="00507D32" w:rsidRDefault="001378C6" w:rsidP="000879A6">
            <w:pPr>
              <w:snapToGrid w:val="0"/>
              <w:spacing w:after="0" w:line="240" w:lineRule="auto"/>
              <w:jc w:val="center"/>
              <w:rPr>
                <w:rFonts w:cs="Arial"/>
                <w:sz w:val="18"/>
                <w:szCs w:val="18"/>
              </w:rPr>
            </w:pPr>
            <w:proofErr w:type="gramStart"/>
            <w:r w:rsidRPr="00507D32">
              <w:rPr>
                <w:rFonts w:cs="Arial"/>
                <w:sz w:val="18"/>
                <w:szCs w:val="18"/>
              </w:rPr>
              <w:t>0..*</w:t>
            </w:r>
            <w:proofErr w:type="gramEnd"/>
          </w:p>
        </w:tc>
        <w:tc>
          <w:tcPr>
            <w:tcW w:w="1111" w:type="pct"/>
            <w:shd w:val="clear" w:color="auto" w:fill="FFFFFF"/>
            <w:tcMar>
              <w:left w:w="58" w:type="dxa"/>
              <w:right w:w="58" w:type="dxa"/>
            </w:tcMar>
          </w:tcPr>
          <w:p w14:paraId="3CFED35E"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Aggregation S100_CatalogueDiscoveryMetadata</w:t>
            </w:r>
          </w:p>
        </w:tc>
        <w:tc>
          <w:tcPr>
            <w:tcW w:w="1191" w:type="pct"/>
            <w:shd w:val="clear" w:color="auto" w:fill="FFFFFF"/>
            <w:tcMar>
              <w:left w:w="58" w:type="dxa"/>
              <w:right w:w="58" w:type="dxa"/>
            </w:tcMar>
          </w:tcPr>
          <w:p w14:paraId="16FF9AE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Metadata for the Feature, Portrayal and Interoperability Catalogues, if any</w:t>
            </w:r>
          </w:p>
        </w:tc>
      </w:tr>
      <w:tr w:rsidR="001378C6" w:rsidRPr="00EA68F3" w14:paraId="2353EEF9" w14:textId="77777777" w:rsidTr="000879A6">
        <w:trPr>
          <w:cantSplit/>
          <w:trHeight w:val="495"/>
        </w:trPr>
        <w:tc>
          <w:tcPr>
            <w:tcW w:w="418" w:type="pct"/>
            <w:shd w:val="clear" w:color="auto" w:fill="FFFFFF"/>
          </w:tcPr>
          <w:p w14:paraId="150B64D6" w14:textId="77777777" w:rsidR="001378C6" w:rsidRPr="00507D32" w:rsidRDefault="001378C6" w:rsidP="000879A6">
            <w:pPr>
              <w:snapToGrid w:val="0"/>
              <w:spacing w:after="0" w:line="240" w:lineRule="auto"/>
              <w:jc w:val="left"/>
              <w:rPr>
                <w:rFonts w:cs="Arial"/>
                <w:sz w:val="18"/>
                <w:szCs w:val="18"/>
                <w:lang w:eastAsia="ar-SA"/>
              </w:rPr>
            </w:pPr>
            <w:r w:rsidRPr="00507D32">
              <w:rPr>
                <w:rFonts w:cs="Arial"/>
                <w:sz w:val="18"/>
                <w:szCs w:val="18"/>
              </w:rPr>
              <w:t>Role</w:t>
            </w:r>
          </w:p>
        </w:tc>
        <w:tc>
          <w:tcPr>
            <w:tcW w:w="982" w:type="pct"/>
            <w:shd w:val="clear" w:color="auto" w:fill="FFFFFF"/>
            <w:tcMar>
              <w:left w:w="58" w:type="dxa"/>
              <w:right w:w="58" w:type="dxa"/>
            </w:tcMar>
          </w:tcPr>
          <w:p w14:paraId="71282115"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supportFileDiscoveryMetadata</w:t>
            </w:r>
            <w:proofErr w:type="spellEnd"/>
          </w:p>
        </w:tc>
        <w:tc>
          <w:tcPr>
            <w:tcW w:w="1211" w:type="pct"/>
            <w:shd w:val="clear" w:color="auto" w:fill="FFFFFF"/>
            <w:tcMar>
              <w:left w:w="58" w:type="dxa"/>
              <w:right w:w="58" w:type="dxa"/>
            </w:tcMar>
          </w:tcPr>
          <w:p w14:paraId="2B8A1D7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Exchange Catalogues may include or reference discovery metadata for the support files in the Exchange Set</w:t>
            </w:r>
          </w:p>
        </w:tc>
        <w:tc>
          <w:tcPr>
            <w:tcW w:w="87" w:type="pct"/>
            <w:shd w:val="clear" w:color="auto" w:fill="FFFFFF"/>
            <w:tcMar>
              <w:left w:w="58" w:type="dxa"/>
              <w:right w:w="58" w:type="dxa"/>
            </w:tcMar>
          </w:tcPr>
          <w:p w14:paraId="6C98206F" w14:textId="77777777" w:rsidR="001378C6" w:rsidRPr="00507D32" w:rsidRDefault="001378C6" w:rsidP="000879A6">
            <w:pPr>
              <w:snapToGrid w:val="0"/>
              <w:spacing w:after="0" w:line="240" w:lineRule="auto"/>
              <w:jc w:val="center"/>
              <w:rPr>
                <w:rFonts w:cs="Arial"/>
                <w:sz w:val="18"/>
                <w:szCs w:val="18"/>
              </w:rPr>
            </w:pPr>
            <w:proofErr w:type="gramStart"/>
            <w:r w:rsidRPr="00507D32">
              <w:rPr>
                <w:rFonts w:cs="Arial"/>
                <w:sz w:val="18"/>
                <w:szCs w:val="18"/>
              </w:rPr>
              <w:t>0..*</w:t>
            </w:r>
            <w:proofErr w:type="gramEnd"/>
          </w:p>
        </w:tc>
        <w:tc>
          <w:tcPr>
            <w:tcW w:w="1111" w:type="pct"/>
            <w:shd w:val="clear" w:color="auto" w:fill="FFFFFF"/>
            <w:tcMar>
              <w:left w:w="58" w:type="dxa"/>
              <w:right w:w="58" w:type="dxa"/>
            </w:tcMar>
          </w:tcPr>
          <w:p w14:paraId="23213ED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Aggregation S100_SupportFileDiscoveryMetadata</w:t>
            </w:r>
          </w:p>
        </w:tc>
        <w:tc>
          <w:tcPr>
            <w:tcW w:w="1191" w:type="pct"/>
            <w:shd w:val="clear" w:color="auto" w:fill="FFFFFF"/>
            <w:tcMar>
              <w:left w:w="58" w:type="dxa"/>
              <w:right w:w="58" w:type="dxa"/>
            </w:tcMar>
          </w:tcPr>
          <w:p w14:paraId="4D752D33" w14:textId="1FEE4A15" w:rsidR="001378C6" w:rsidRPr="00507D32" w:rsidRDefault="001378C6" w:rsidP="000879A6">
            <w:pPr>
              <w:snapToGrid w:val="0"/>
              <w:spacing w:after="0" w:line="240" w:lineRule="auto"/>
              <w:jc w:val="left"/>
              <w:rPr>
                <w:rFonts w:cs="Arial"/>
                <w:sz w:val="18"/>
                <w:szCs w:val="18"/>
              </w:rPr>
            </w:pPr>
          </w:p>
        </w:tc>
      </w:tr>
    </w:tbl>
    <w:p w14:paraId="28A1DBD0" w14:textId="77777777" w:rsidR="001378C6" w:rsidRPr="00651940" w:rsidRDefault="001378C6" w:rsidP="00960DB7">
      <w:pPr>
        <w:autoSpaceDE w:val="0"/>
        <w:autoSpaceDN w:val="0"/>
        <w:adjustRightInd w:val="0"/>
        <w:spacing w:after="120" w:line="240" w:lineRule="auto"/>
        <w:rPr>
          <w:lang w:eastAsia="de-DE"/>
        </w:rPr>
      </w:pPr>
    </w:p>
    <w:p w14:paraId="7A47AD52" w14:textId="77777777" w:rsidR="00E73EDF" w:rsidRPr="00651940" w:rsidRDefault="00E73EDF" w:rsidP="00C128E3">
      <w:pPr>
        <w:spacing w:line="240" w:lineRule="auto"/>
        <w:rPr>
          <w:lang w:val="en-AU"/>
        </w:rPr>
      </w:pPr>
    </w:p>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w:t>
      </w:r>
      <w:r w:rsidR="006C2A2E">
        <w:t>Exchange</w:t>
      </w:r>
      <w:r w:rsidRPr="00651940">
        <w:t>CatalogueIdentifier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5"/>
        <w:gridCol w:w="3130"/>
        <w:gridCol w:w="3498"/>
        <w:gridCol w:w="822"/>
        <w:gridCol w:w="2492"/>
        <w:gridCol w:w="3127"/>
      </w:tblGrid>
      <w:tr w:rsidR="00E73EDF" w:rsidRPr="00814BE6" w14:paraId="0BCA40DD" w14:textId="77777777" w:rsidTr="00814BE6">
        <w:tc>
          <w:tcPr>
            <w:tcW w:w="390" w:type="pct"/>
            <w:shd w:val="clear" w:color="auto" w:fill="D9D9D9" w:themeFill="background1" w:themeFillShade="D9"/>
          </w:tcPr>
          <w:p w14:paraId="34BC7612"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Role Name</w:t>
            </w:r>
          </w:p>
        </w:tc>
        <w:tc>
          <w:tcPr>
            <w:tcW w:w="1104" w:type="pct"/>
            <w:shd w:val="clear" w:color="auto" w:fill="D9D9D9" w:themeFill="background1" w:themeFillShade="D9"/>
          </w:tcPr>
          <w:p w14:paraId="3D0A7325"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Name</w:t>
            </w:r>
          </w:p>
        </w:tc>
        <w:tc>
          <w:tcPr>
            <w:tcW w:w="1234" w:type="pct"/>
            <w:shd w:val="clear" w:color="auto" w:fill="D9D9D9" w:themeFill="background1" w:themeFillShade="D9"/>
          </w:tcPr>
          <w:p w14:paraId="54F02DC7"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Description</w:t>
            </w:r>
          </w:p>
        </w:tc>
        <w:tc>
          <w:tcPr>
            <w:tcW w:w="290" w:type="pct"/>
            <w:shd w:val="clear" w:color="auto" w:fill="D9D9D9" w:themeFill="background1" w:themeFillShade="D9"/>
          </w:tcPr>
          <w:p w14:paraId="1D19153E" w14:textId="77777777" w:rsidR="00E73EDF" w:rsidRPr="00814BE6" w:rsidRDefault="007653F1" w:rsidP="00C128E3">
            <w:pPr>
              <w:keepNext/>
              <w:suppressAutoHyphens/>
              <w:snapToGrid w:val="0"/>
              <w:spacing w:before="60" w:after="60" w:line="240" w:lineRule="auto"/>
              <w:jc w:val="center"/>
              <w:rPr>
                <w:b/>
                <w:bCs/>
                <w:sz w:val="18"/>
                <w:szCs w:val="18"/>
                <w:lang w:val="en-AU" w:eastAsia="ar-SA"/>
              </w:rPr>
            </w:pPr>
            <w:proofErr w:type="spellStart"/>
            <w:r w:rsidRPr="00814BE6">
              <w:rPr>
                <w:b/>
                <w:sz w:val="18"/>
                <w:szCs w:val="18"/>
                <w:lang w:val="en-AU" w:eastAsia="ar-SA"/>
              </w:rPr>
              <w:t>Mult</w:t>
            </w:r>
            <w:proofErr w:type="spellEnd"/>
          </w:p>
        </w:tc>
        <w:tc>
          <w:tcPr>
            <w:tcW w:w="879" w:type="pct"/>
            <w:shd w:val="clear" w:color="auto" w:fill="D9D9D9" w:themeFill="background1" w:themeFillShade="D9"/>
          </w:tcPr>
          <w:p w14:paraId="6650BF37"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Type</w:t>
            </w:r>
          </w:p>
        </w:tc>
        <w:tc>
          <w:tcPr>
            <w:tcW w:w="1104" w:type="pct"/>
            <w:shd w:val="clear" w:color="auto" w:fill="D9D9D9" w:themeFill="background1" w:themeFillShade="D9"/>
          </w:tcPr>
          <w:p w14:paraId="42C49D10"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Remarks</w:t>
            </w:r>
          </w:p>
        </w:tc>
      </w:tr>
      <w:tr w:rsidR="00E73EDF" w:rsidRPr="00814BE6" w14:paraId="405BECFF" w14:textId="77777777" w:rsidTr="00814BE6">
        <w:tc>
          <w:tcPr>
            <w:tcW w:w="390" w:type="pct"/>
          </w:tcPr>
          <w:p w14:paraId="69270DCA"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Class</w:t>
            </w:r>
          </w:p>
        </w:tc>
        <w:tc>
          <w:tcPr>
            <w:tcW w:w="1104" w:type="pct"/>
          </w:tcPr>
          <w:p w14:paraId="1A48DE5E" w14:textId="77EDDDB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S100_</w:t>
            </w:r>
            <w:r w:rsidR="000D1BB3" w:rsidRPr="00814BE6">
              <w:rPr>
                <w:sz w:val="18"/>
                <w:szCs w:val="18"/>
                <w:lang w:val="en-AU" w:eastAsia="ar-SA"/>
              </w:rPr>
              <w:t>Exchange</w:t>
            </w:r>
            <w:r w:rsidRPr="00814BE6">
              <w:rPr>
                <w:sz w:val="18"/>
                <w:szCs w:val="18"/>
                <w:lang w:val="en-AU" w:eastAsia="ar-SA"/>
              </w:rPr>
              <w:t>CatalogueIdentifier</w:t>
            </w:r>
          </w:p>
        </w:tc>
        <w:tc>
          <w:tcPr>
            <w:tcW w:w="1234" w:type="pct"/>
          </w:tcPr>
          <w:p w14:paraId="788789C5" w14:textId="559E46D1" w:rsidR="00E73EDF" w:rsidRPr="00814BE6" w:rsidRDefault="007653F1" w:rsidP="00960DB7">
            <w:pPr>
              <w:keepNext/>
              <w:suppressAutoHyphens/>
              <w:snapToGrid w:val="0"/>
              <w:spacing w:before="60" w:after="60" w:line="240" w:lineRule="auto"/>
              <w:jc w:val="left"/>
              <w:rPr>
                <w:b/>
                <w:bCs/>
                <w:sz w:val="18"/>
                <w:szCs w:val="18"/>
                <w:lang w:val="en-AU" w:eastAsia="ar-SA"/>
              </w:rPr>
            </w:pPr>
            <w:r w:rsidRPr="00814BE6">
              <w:rPr>
                <w:sz w:val="18"/>
                <w:szCs w:val="18"/>
                <w:lang w:val="en-AU" w:eastAsia="ar-SA"/>
              </w:rPr>
              <w:t xml:space="preserve">An </w:t>
            </w:r>
            <w:r w:rsidR="00960DB7" w:rsidRPr="00814BE6">
              <w:rPr>
                <w:sz w:val="18"/>
                <w:szCs w:val="18"/>
                <w:lang w:val="en-AU" w:eastAsia="ar-SA"/>
              </w:rPr>
              <w:t>E</w:t>
            </w:r>
            <w:r w:rsidRPr="00814BE6">
              <w:rPr>
                <w:sz w:val="18"/>
                <w:szCs w:val="18"/>
                <w:lang w:val="en-AU" w:eastAsia="ar-SA"/>
              </w:rPr>
              <w:t xml:space="preserve">xchange </w:t>
            </w:r>
            <w:r w:rsidR="00960DB7" w:rsidRPr="00814BE6">
              <w:rPr>
                <w:sz w:val="18"/>
                <w:szCs w:val="18"/>
                <w:lang w:val="en-AU" w:eastAsia="ar-SA"/>
              </w:rPr>
              <w:t>C</w:t>
            </w:r>
            <w:r w:rsidRPr="00814BE6">
              <w:rPr>
                <w:sz w:val="18"/>
                <w:szCs w:val="18"/>
                <w:lang w:val="en-AU" w:eastAsia="ar-SA"/>
              </w:rPr>
              <w:t>atalogue contains the discovery metadata about the exchange datasets and support files</w:t>
            </w:r>
          </w:p>
        </w:tc>
        <w:tc>
          <w:tcPr>
            <w:tcW w:w="290" w:type="pct"/>
          </w:tcPr>
          <w:p w14:paraId="02BD51AB" w14:textId="77777777" w:rsidR="00E73EDF" w:rsidRPr="00814BE6" w:rsidRDefault="007653F1" w:rsidP="00C128E3">
            <w:pPr>
              <w:keepNext/>
              <w:suppressAutoHyphens/>
              <w:snapToGrid w:val="0"/>
              <w:spacing w:before="60" w:after="60" w:line="240" w:lineRule="auto"/>
              <w:jc w:val="center"/>
              <w:rPr>
                <w:b/>
                <w:bCs/>
                <w:sz w:val="18"/>
                <w:szCs w:val="18"/>
                <w:lang w:val="en-AU" w:eastAsia="ar-SA"/>
              </w:rPr>
            </w:pPr>
            <w:r w:rsidRPr="00814BE6">
              <w:rPr>
                <w:sz w:val="18"/>
                <w:szCs w:val="18"/>
                <w:lang w:val="en-AU" w:eastAsia="ar-SA"/>
              </w:rPr>
              <w:t>-</w:t>
            </w:r>
          </w:p>
        </w:tc>
        <w:tc>
          <w:tcPr>
            <w:tcW w:w="879" w:type="pct"/>
          </w:tcPr>
          <w:p w14:paraId="33F2AD6B"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w:t>
            </w:r>
          </w:p>
        </w:tc>
        <w:tc>
          <w:tcPr>
            <w:tcW w:w="1104" w:type="pct"/>
          </w:tcPr>
          <w:p w14:paraId="7FF3A05C"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w:t>
            </w:r>
          </w:p>
        </w:tc>
      </w:tr>
      <w:tr w:rsidR="00E73EDF" w:rsidRPr="00814BE6" w14:paraId="6DA62FE7" w14:textId="77777777" w:rsidTr="00814BE6">
        <w:tc>
          <w:tcPr>
            <w:tcW w:w="390" w:type="pct"/>
          </w:tcPr>
          <w:p w14:paraId="219FCAFB"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Attribute</w:t>
            </w:r>
          </w:p>
        </w:tc>
        <w:tc>
          <w:tcPr>
            <w:tcW w:w="1104" w:type="pct"/>
          </w:tcPr>
          <w:p w14:paraId="0A3AB895"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identifier</w:t>
            </w:r>
          </w:p>
        </w:tc>
        <w:tc>
          <w:tcPr>
            <w:tcW w:w="1234" w:type="pct"/>
          </w:tcPr>
          <w:p w14:paraId="09C7E4DA" w14:textId="172CD539" w:rsidR="00E73EDF" w:rsidRPr="00814BE6" w:rsidRDefault="007653F1" w:rsidP="00960DB7">
            <w:pPr>
              <w:keepNext/>
              <w:suppressAutoHyphens/>
              <w:snapToGrid w:val="0"/>
              <w:spacing w:before="60" w:after="60" w:line="240" w:lineRule="auto"/>
              <w:jc w:val="left"/>
              <w:rPr>
                <w:b/>
                <w:bCs/>
                <w:sz w:val="18"/>
                <w:szCs w:val="18"/>
                <w:lang w:val="fr-FR" w:eastAsia="ar-SA"/>
              </w:rPr>
            </w:pPr>
            <w:proofErr w:type="spellStart"/>
            <w:r w:rsidRPr="00814BE6">
              <w:rPr>
                <w:sz w:val="18"/>
                <w:szCs w:val="18"/>
                <w:lang w:val="fr-FR" w:eastAsia="ar-SA"/>
              </w:rPr>
              <w:t>Uniquely</w:t>
            </w:r>
            <w:proofErr w:type="spellEnd"/>
            <w:r w:rsidRPr="00814BE6">
              <w:rPr>
                <w:sz w:val="18"/>
                <w:szCs w:val="18"/>
                <w:lang w:val="fr-FR" w:eastAsia="ar-SA"/>
              </w:rPr>
              <w:t xml:space="preserve"> identifies </w:t>
            </w:r>
            <w:proofErr w:type="spellStart"/>
            <w:r w:rsidRPr="00814BE6">
              <w:rPr>
                <w:sz w:val="18"/>
                <w:szCs w:val="18"/>
                <w:lang w:val="fr-FR" w:eastAsia="ar-SA"/>
              </w:rPr>
              <w:t>this</w:t>
            </w:r>
            <w:proofErr w:type="spellEnd"/>
            <w:r w:rsidRPr="00814BE6">
              <w:rPr>
                <w:sz w:val="18"/>
                <w:szCs w:val="18"/>
                <w:lang w:val="fr-FR" w:eastAsia="ar-SA"/>
              </w:rPr>
              <w:t xml:space="preserve"> </w:t>
            </w:r>
            <w:r w:rsidR="00960DB7" w:rsidRPr="00814BE6">
              <w:rPr>
                <w:sz w:val="18"/>
                <w:szCs w:val="18"/>
                <w:lang w:val="fr-FR" w:eastAsia="ar-SA"/>
              </w:rPr>
              <w:t>E</w:t>
            </w:r>
            <w:r w:rsidRPr="00814BE6">
              <w:rPr>
                <w:sz w:val="18"/>
                <w:szCs w:val="18"/>
                <w:lang w:val="fr-FR" w:eastAsia="ar-SA"/>
              </w:rPr>
              <w:t xml:space="preserve">xchange </w:t>
            </w:r>
            <w:r w:rsidR="00960DB7" w:rsidRPr="00814BE6">
              <w:rPr>
                <w:sz w:val="18"/>
                <w:szCs w:val="18"/>
                <w:lang w:val="fr-FR" w:eastAsia="ar-SA"/>
              </w:rPr>
              <w:t>C</w:t>
            </w:r>
            <w:r w:rsidRPr="00814BE6">
              <w:rPr>
                <w:sz w:val="18"/>
                <w:szCs w:val="18"/>
                <w:lang w:val="fr-FR" w:eastAsia="ar-SA"/>
              </w:rPr>
              <w:t>atalogue</w:t>
            </w:r>
          </w:p>
        </w:tc>
        <w:tc>
          <w:tcPr>
            <w:tcW w:w="290" w:type="pct"/>
          </w:tcPr>
          <w:p w14:paraId="54A345ED" w14:textId="77777777" w:rsidR="00E73EDF" w:rsidRPr="00814BE6" w:rsidRDefault="007653F1" w:rsidP="00C128E3">
            <w:pPr>
              <w:keepNext/>
              <w:suppressAutoHyphens/>
              <w:snapToGrid w:val="0"/>
              <w:spacing w:before="60" w:after="60" w:line="240" w:lineRule="auto"/>
              <w:jc w:val="center"/>
              <w:rPr>
                <w:b/>
                <w:bCs/>
                <w:sz w:val="18"/>
                <w:szCs w:val="18"/>
                <w:lang w:val="en-AU" w:eastAsia="ar-SA"/>
              </w:rPr>
            </w:pPr>
            <w:r w:rsidRPr="00814BE6">
              <w:rPr>
                <w:sz w:val="18"/>
                <w:szCs w:val="18"/>
                <w:lang w:val="en-AU" w:eastAsia="ar-SA"/>
              </w:rPr>
              <w:t>1</w:t>
            </w:r>
          </w:p>
        </w:tc>
        <w:tc>
          <w:tcPr>
            <w:tcW w:w="879" w:type="pct"/>
          </w:tcPr>
          <w:p w14:paraId="16BE80EC" w14:textId="77777777" w:rsidR="00E73EDF" w:rsidRPr="00814BE6" w:rsidRDefault="007653F1" w:rsidP="00C128E3">
            <w:pPr>
              <w:keepNext/>
              <w:suppressAutoHyphens/>
              <w:snapToGrid w:val="0"/>
              <w:spacing w:before="60" w:after="60" w:line="240" w:lineRule="auto"/>
              <w:rPr>
                <w:b/>
                <w:bCs/>
                <w:sz w:val="18"/>
                <w:szCs w:val="18"/>
                <w:lang w:val="en-AU" w:eastAsia="ar-SA"/>
              </w:rPr>
            </w:pPr>
            <w:proofErr w:type="spellStart"/>
            <w:r w:rsidRPr="00814BE6">
              <w:rPr>
                <w:sz w:val="18"/>
                <w:szCs w:val="18"/>
                <w:lang w:val="en-AU" w:eastAsia="ar-SA"/>
              </w:rPr>
              <w:t>CharacterString</w:t>
            </w:r>
            <w:proofErr w:type="spellEnd"/>
          </w:p>
        </w:tc>
        <w:tc>
          <w:tcPr>
            <w:tcW w:w="1104" w:type="pct"/>
          </w:tcPr>
          <w:p w14:paraId="156F65EF" w14:textId="00C31B9F" w:rsidR="00E73EDF" w:rsidRPr="00814BE6" w:rsidRDefault="00EB4535" w:rsidP="00C128E3">
            <w:pPr>
              <w:keepNext/>
              <w:tabs>
                <w:tab w:val="left" w:pos="1695"/>
              </w:tabs>
              <w:spacing w:before="60" w:after="60" w:line="240" w:lineRule="auto"/>
              <w:jc w:val="left"/>
              <w:rPr>
                <w:b/>
                <w:bCs/>
                <w:sz w:val="18"/>
                <w:szCs w:val="18"/>
                <w:lang w:val="en-AU" w:eastAsia="ar-SA"/>
              </w:rPr>
            </w:pPr>
            <w:r w:rsidRPr="00814BE6">
              <w:rPr>
                <w:sz w:val="18"/>
                <w:szCs w:val="18"/>
              </w:rPr>
              <w:t xml:space="preserve">E.g., </w:t>
            </w:r>
            <w:r w:rsidR="000F25DA" w:rsidRPr="00814BE6">
              <w:rPr>
                <w:sz w:val="18"/>
                <w:szCs w:val="18"/>
              </w:rPr>
              <w:t>US</w:t>
            </w:r>
            <w:r w:rsidRPr="00814BE6">
              <w:rPr>
                <w:sz w:val="18"/>
                <w:szCs w:val="18"/>
              </w:rPr>
              <w:t>00</w:t>
            </w:r>
            <w:r w:rsidR="000F25DA" w:rsidRPr="00814BE6">
              <w:rPr>
                <w:sz w:val="18"/>
                <w:szCs w:val="18"/>
              </w:rPr>
              <w:t>1</w:t>
            </w:r>
            <w:r w:rsidRPr="00814BE6">
              <w:rPr>
                <w:sz w:val="18"/>
                <w:szCs w:val="18"/>
              </w:rPr>
              <w:t>3</w:t>
            </w:r>
            <w:r w:rsidR="000F25DA" w:rsidRPr="00814BE6">
              <w:rPr>
                <w:sz w:val="18"/>
                <w:szCs w:val="18"/>
              </w:rPr>
              <w:t>1_</w:t>
            </w:r>
            <w:r w:rsidR="0008774F" w:rsidRPr="00814BE6">
              <w:rPr>
                <w:sz w:val="18"/>
                <w:szCs w:val="18"/>
              </w:rPr>
              <w:t>&lt;LOCODE&gt;</w:t>
            </w:r>
            <w:r w:rsidRPr="00814BE6">
              <w:rPr>
                <w:sz w:val="18"/>
                <w:szCs w:val="18"/>
              </w:rPr>
              <w:t>_</w:t>
            </w:r>
            <w:r w:rsidR="000F25DA" w:rsidRPr="00814BE6">
              <w:rPr>
                <w:sz w:val="18"/>
                <w:szCs w:val="18"/>
              </w:rPr>
              <w:t>20200101</w:t>
            </w:r>
          </w:p>
        </w:tc>
      </w:tr>
      <w:tr w:rsidR="00E73EDF" w:rsidRPr="00814BE6" w14:paraId="20BE1FBB" w14:textId="77777777" w:rsidTr="00814BE6">
        <w:tc>
          <w:tcPr>
            <w:tcW w:w="390" w:type="pct"/>
          </w:tcPr>
          <w:p w14:paraId="1AA570EC" w14:textId="77777777" w:rsidR="00E73EDF" w:rsidRPr="00814BE6" w:rsidRDefault="007653F1" w:rsidP="00C128E3">
            <w:pPr>
              <w:suppressAutoHyphens/>
              <w:snapToGrid w:val="0"/>
              <w:spacing w:before="60" w:after="60" w:line="240" w:lineRule="auto"/>
              <w:rPr>
                <w:b/>
                <w:bCs/>
                <w:sz w:val="18"/>
                <w:szCs w:val="18"/>
                <w:lang w:val="en-AU" w:eastAsia="ar-SA"/>
              </w:rPr>
            </w:pPr>
            <w:r w:rsidRPr="00814BE6">
              <w:rPr>
                <w:sz w:val="18"/>
                <w:szCs w:val="18"/>
                <w:lang w:val="en-AU" w:eastAsia="ar-SA"/>
              </w:rPr>
              <w:t>Attribute</w:t>
            </w:r>
          </w:p>
        </w:tc>
        <w:tc>
          <w:tcPr>
            <w:tcW w:w="1104" w:type="pct"/>
          </w:tcPr>
          <w:p w14:paraId="57E9C242" w14:textId="6FD9BA90" w:rsidR="00E73EDF" w:rsidRPr="00814BE6" w:rsidRDefault="007653F1" w:rsidP="00C128E3">
            <w:pPr>
              <w:suppressAutoHyphens/>
              <w:snapToGrid w:val="0"/>
              <w:spacing w:before="60" w:after="60" w:line="240" w:lineRule="auto"/>
              <w:rPr>
                <w:b/>
                <w:bCs/>
                <w:sz w:val="18"/>
                <w:szCs w:val="18"/>
                <w:lang w:val="en-AU" w:eastAsia="ar-SA"/>
              </w:rPr>
            </w:pPr>
            <w:proofErr w:type="spellStart"/>
            <w:r w:rsidRPr="00814BE6">
              <w:rPr>
                <w:sz w:val="18"/>
                <w:szCs w:val="18"/>
                <w:lang w:val="en-AU" w:eastAsia="ar-SA"/>
              </w:rPr>
              <w:t>date</w:t>
            </w:r>
            <w:r w:rsidR="00C33E5C" w:rsidRPr="00814BE6">
              <w:rPr>
                <w:sz w:val="18"/>
                <w:szCs w:val="18"/>
                <w:lang w:val="en-AU" w:eastAsia="ar-SA"/>
              </w:rPr>
              <w:t>Time</w:t>
            </w:r>
            <w:proofErr w:type="spellEnd"/>
          </w:p>
        </w:tc>
        <w:tc>
          <w:tcPr>
            <w:tcW w:w="1234" w:type="pct"/>
          </w:tcPr>
          <w:p w14:paraId="3DCE4FFB" w14:textId="66A6F6CF" w:rsidR="00E73EDF" w:rsidRPr="00814BE6" w:rsidRDefault="003A28A3" w:rsidP="00C128E3">
            <w:pPr>
              <w:suppressAutoHyphens/>
              <w:snapToGrid w:val="0"/>
              <w:spacing w:before="60" w:after="60" w:line="240" w:lineRule="auto"/>
              <w:jc w:val="left"/>
              <w:rPr>
                <w:b/>
                <w:bCs/>
                <w:sz w:val="18"/>
                <w:szCs w:val="18"/>
                <w:lang w:val="en-AU" w:eastAsia="ar-SA"/>
              </w:rPr>
            </w:pPr>
            <w:r w:rsidRPr="00814BE6">
              <w:rPr>
                <w:sz w:val="18"/>
                <w:szCs w:val="18"/>
              </w:rPr>
              <w:t>Creation date and time of the Exchange Catalogue, including time zone</w:t>
            </w:r>
          </w:p>
        </w:tc>
        <w:tc>
          <w:tcPr>
            <w:tcW w:w="290" w:type="pct"/>
          </w:tcPr>
          <w:p w14:paraId="2EDF24DB" w14:textId="77777777" w:rsidR="00E73EDF" w:rsidRPr="00814BE6" w:rsidRDefault="007653F1" w:rsidP="00C128E3">
            <w:pPr>
              <w:suppressAutoHyphens/>
              <w:snapToGrid w:val="0"/>
              <w:spacing w:before="60" w:after="60" w:line="240" w:lineRule="auto"/>
              <w:jc w:val="center"/>
              <w:rPr>
                <w:b/>
                <w:bCs/>
                <w:sz w:val="18"/>
                <w:szCs w:val="18"/>
                <w:lang w:val="en-AU" w:eastAsia="ar-SA"/>
              </w:rPr>
            </w:pPr>
            <w:r w:rsidRPr="00814BE6">
              <w:rPr>
                <w:sz w:val="18"/>
                <w:szCs w:val="18"/>
                <w:lang w:val="en-AU" w:eastAsia="ar-SA"/>
              </w:rPr>
              <w:t>1</w:t>
            </w:r>
          </w:p>
        </w:tc>
        <w:tc>
          <w:tcPr>
            <w:tcW w:w="879" w:type="pct"/>
          </w:tcPr>
          <w:p w14:paraId="4195A2C6" w14:textId="667706A6" w:rsidR="00E73EDF" w:rsidRPr="00814BE6" w:rsidRDefault="007653F1" w:rsidP="00C128E3">
            <w:pPr>
              <w:suppressAutoHyphens/>
              <w:snapToGrid w:val="0"/>
              <w:spacing w:before="60" w:after="60" w:line="240" w:lineRule="auto"/>
              <w:rPr>
                <w:sz w:val="18"/>
                <w:szCs w:val="18"/>
                <w:lang w:val="en-AU" w:eastAsia="ar-SA"/>
              </w:rPr>
            </w:pPr>
            <w:proofErr w:type="spellStart"/>
            <w:r w:rsidRPr="00814BE6">
              <w:rPr>
                <w:sz w:val="18"/>
                <w:szCs w:val="18"/>
                <w:lang w:val="en-AU" w:eastAsia="ar-SA"/>
              </w:rPr>
              <w:t>Date</w:t>
            </w:r>
            <w:r w:rsidR="00B700C4" w:rsidRPr="00814BE6">
              <w:rPr>
                <w:sz w:val="18"/>
                <w:szCs w:val="18"/>
                <w:lang w:val="en-AU" w:eastAsia="ar-SA"/>
              </w:rPr>
              <w:t>Time</w:t>
            </w:r>
            <w:proofErr w:type="spellEnd"/>
          </w:p>
        </w:tc>
        <w:tc>
          <w:tcPr>
            <w:tcW w:w="1104" w:type="pct"/>
          </w:tcPr>
          <w:p w14:paraId="24926F22" w14:textId="708826C5" w:rsidR="00E73EDF" w:rsidRPr="00814BE6" w:rsidRDefault="00B700C4" w:rsidP="00941C73">
            <w:pPr>
              <w:suppressAutoHyphens/>
              <w:snapToGrid w:val="0"/>
              <w:spacing w:before="60" w:after="60" w:line="240" w:lineRule="auto"/>
              <w:rPr>
                <w:b/>
                <w:bCs/>
                <w:sz w:val="18"/>
                <w:szCs w:val="18"/>
                <w:lang w:val="en-AU" w:eastAsia="ar-SA"/>
              </w:rPr>
            </w:pPr>
            <w:r w:rsidRPr="00814BE6">
              <w:rPr>
                <w:sz w:val="18"/>
                <w:szCs w:val="18"/>
              </w:rPr>
              <w:t xml:space="preserve">Format:  </w:t>
            </w:r>
            <w:proofErr w:type="spellStart"/>
            <w:r w:rsidRPr="00814BE6">
              <w:rPr>
                <w:sz w:val="18"/>
                <w:szCs w:val="18"/>
              </w:rPr>
              <w:t>yyyy</w:t>
            </w:r>
            <w:r w:rsidR="00DE0F4A" w:rsidRPr="00814BE6">
              <w:rPr>
                <w:sz w:val="18"/>
                <w:szCs w:val="18"/>
              </w:rPr>
              <w:t>-</w:t>
            </w:r>
            <w:r w:rsidRPr="00814BE6">
              <w:rPr>
                <w:sz w:val="18"/>
                <w:szCs w:val="18"/>
              </w:rPr>
              <w:t>mm</w:t>
            </w:r>
            <w:r w:rsidR="00DE0F4A" w:rsidRPr="00814BE6">
              <w:rPr>
                <w:sz w:val="18"/>
                <w:szCs w:val="18"/>
              </w:rPr>
              <w:t>-</w:t>
            </w:r>
            <w:r w:rsidRPr="00814BE6">
              <w:rPr>
                <w:sz w:val="18"/>
                <w:szCs w:val="18"/>
              </w:rPr>
              <w:t>ddThh</w:t>
            </w:r>
            <w:r w:rsidR="00DE0F4A" w:rsidRPr="00814BE6">
              <w:rPr>
                <w:sz w:val="18"/>
                <w:szCs w:val="18"/>
              </w:rPr>
              <w:t>:</w:t>
            </w:r>
            <w:proofErr w:type="gramStart"/>
            <w:r w:rsidRPr="00814BE6">
              <w:rPr>
                <w:sz w:val="18"/>
                <w:szCs w:val="18"/>
              </w:rPr>
              <w:t>mm</w:t>
            </w:r>
            <w:r w:rsidR="00DE0F4A" w:rsidRPr="00814BE6">
              <w:rPr>
                <w:sz w:val="18"/>
                <w:szCs w:val="18"/>
              </w:rPr>
              <w:t>:</w:t>
            </w:r>
            <w:r w:rsidRPr="00814BE6">
              <w:rPr>
                <w:sz w:val="18"/>
                <w:szCs w:val="18"/>
              </w:rPr>
              <w:t>ssZ</w:t>
            </w:r>
            <w:proofErr w:type="spellEnd"/>
            <w:proofErr w:type="gram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5"/>
        <w:gridCol w:w="3130"/>
        <w:gridCol w:w="3498"/>
        <w:gridCol w:w="811"/>
        <w:gridCol w:w="11"/>
        <w:gridCol w:w="2492"/>
        <w:gridCol w:w="3127"/>
      </w:tblGrid>
      <w:tr w:rsidR="00E73EDF" w:rsidRPr="00814BE6" w14:paraId="562F0625" w14:textId="77777777" w:rsidTr="00814BE6">
        <w:tc>
          <w:tcPr>
            <w:tcW w:w="390" w:type="pct"/>
            <w:shd w:val="clear" w:color="auto" w:fill="D9D9D9" w:themeFill="background1" w:themeFillShade="D9"/>
          </w:tcPr>
          <w:p w14:paraId="0249382E"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Role Name</w:t>
            </w:r>
          </w:p>
        </w:tc>
        <w:tc>
          <w:tcPr>
            <w:tcW w:w="1104" w:type="pct"/>
            <w:shd w:val="clear" w:color="auto" w:fill="D9D9D9" w:themeFill="background1" w:themeFillShade="D9"/>
          </w:tcPr>
          <w:p w14:paraId="4DFCDE34"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Name</w:t>
            </w:r>
          </w:p>
        </w:tc>
        <w:tc>
          <w:tcPr>
            <w:tcW w:w="1234" w:type="pct"/>
            <w:shd w:val="clear" w:color="auto" w:fill="D9D9D9" w:themeFill="background1" w:themeFillShade="D9"/>
          </w:tcPr>
          <w:p w14:paraId="78E55226"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Description</w:t>
            </w:r>
          </w:p>
        </w:tc>
        <w:tc>
          <w:tcPr>
            <w:tcW w:w="290" w:type="pct"/>
            <w:gridSpan w:val="2"/>
            <w:shd w:val="clear" w:color="auto" w:fill="D9D9D9" w:themeFill="background1" w:themeFillShade="D9"/>
          </w:tcPr>
          <w:p w14:paraId="108D63CF" w14:textId="77777777" w:rsidR="00E73EDF" w:rsidRPr="00814BE6" w:rsidRDefault="007653F1" w:rsidP="00C128E3">
            <w:pPr>
              <w:suppressAutoHyphens/>
              <w:snapToGrid w:val="0"/>
              <w:spacing w:before="60" w:after="60" w:line="240" w:lineRule="auto"/>
              <w:jc w:val="center"/>
              <w:rPr>
                <w:b/>
                <w:bCs/>
                <w:sz w:val="18"/>
                <w:szCs w:val="18"/>
                <w:lang w:eastAsia="ar-SA"/>
              </w:rPr>
            </w:pPr>
            <w:proofErr w:type="spellStart"/>
            <w:r w:rsidRPr="00814BE6">
              <w:rPr>
                <w:b/>
                <w:sz w:val="18"/>
                <w:szCs w:val="18"/>
                <w:lang w:eastAsia="ar-SA"/>
              </w:rPr>
              <w:t>Mult</w:t>
            </w:r>
            <w:proofErr w:type="spellEnd"/>
          </w:p>
        </w:tc>
        <w:tc>
          <w:tcPr>
            <w:tcW w:w="879" w:type="pct"/>
            <w:shd w:val="clear" w:color="auto" w:fill="D9D9D9" w:themeFill="background1" w:themeFillShade="D9"/>
          </w:tcPr>
          <w:p w14:paraId="1B3AB42C"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Type</w:t>
            </w:r>
          </w:p>
        </w:tc>
        <w:tc>
          <w:tcPr>
            <w:tcW w:w="1104" w:type="pct"/>
            <w:shd w:val="clear" w:color="auto" w:fill="D9D9D9" w:themeFill="background1" w:themeFillShade="D9"/>
          </w:tcPr>
          <w:p w14:paraId="361EC9C3"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Remarks</w:t>
            </w:r>
          </w:p>
        </w:tc>
      </w:tr>
      <w:tr w:rsidR="00E73EDF" w:rsidRPr="00814BE6" w14:paraId="7B110A6E" w14:textId="77777777" w:rsidTr="00814BE6">
        <w:tc>
          <w:tcPr>
            <w:tcW w:w="390" w:type="pct"/>
          </w:tcPr>
          <w:p w14:paraId="650B9E25"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Class</w:t>
            </w:r>
          </w:p>
        </w:tc>
        <w:tc>
          <w:tcPr>
            <w:tcW w:w="1104" w:type="pct"/>
          </w:tcPr>
          <w:p w14:paraId="09BED014" w14:textId="77777777" w:rsidR="00E73EDF" w:rsidRPr="00814BE6" w:rsidRDefault="007653F1" w:rsidP="00C128E3">
            <w:pPr>
              <w:suppressAutoHyphens/>
              <w:snapToGrid w:val="0"/>
              <w:spacing w:before="60" w:after="60" w:line="240" w:lineRule="auto"/>
              <w:jc w:val="left"/>
              <w:rPr>
                <w:b/>
                <w:bCs/>
                <w:sz w:val="18"/>
                <w:szCs w:val="18"/>
                <w:lang w:eastAsia="ar-SA"/>
              </w:rPr>
            </w:pPr>
            <w:r w:rsidRPr="00814BE6">
              <w:rPr>
                <w:sz w:val="18"/>
                <w:szCs w:val="18"/>
                <w:lang w:eastAsia="ar-SA"/>
              </w:rPr>
              <w:t>S100_CataloguePointOfContact</w:t>
            </w:r>
          </w:p>
        </w:tc>
        <w:tc>
          <w:tcPr>
            <w:tcW w:w="1234" w:type="pct"/>
          </w:tcPr>
          <w:p w14:paraId="7841528C" w14:textId="57834189" w:rsidR="00E73EDF" w:rsidRPr="00814BE6" w:rsidRDefault="007653F1" w:rsidP="00776AC3">
            <w:pPr>
              <w:suppressAutoHyphens/>
              <w:snapToGrid w:val="0"/>
              <w:spacing w:before="60" w:after="60" w:line="240" w:lineRule="auto"/>
              <w:jc w:val="left"/>
              <w:rPr>
                <w:b/>
                <w:bCs/>
                <w:sz w:val="18"/>
                <w:szCs w:val="18"/>
                <w:lang w:eastAsia="ar-SA"/>
              </w:rPr>
            </w:pPr>
            <w:r w:rsidRPr="00814BE6">
              <w:rPr>
                <w:sz w:val="18"/>
                <w:szCs w:val="18"/>
                <w:lang w:eastAsia="ar-SA"/>
              </w:rPr>
              <w:t xml:space="preserve">Contact details of the issuer of this </w:t>
            </w:r>
            <w:r w:rsidR="00776AC3" w:rsidRPr="00814BE6">
              <w:rPr>
                <w:sz w:val="18"/>
                <w:szCs w:val="18"/>
                <w:lang w:eastAsia="ar-SA"/>
              </w:rPr>
              <w:t>E</w:t>
            </w:r>
            <w:r w:rsidRPr="00814BE6">
              <w:rPr>
                <w:sz w:val="18"/>
                <w:szCs w:val="18"/>
                <w:lang w:eastAsia="ar-SA"/>
              </w:rPr>
              <w:t xml:space="preserve">xchange </w:t>
            </w:r>
            <w:r w:rsidR="00776AC3" w:rsidRPr="00814BE6">
              <w:rPr>
                <w:sz w:val="18"/>
                <w:szCs w:val="18"/>
                <w:lang w:eastAsia="ar-SA"/>
              </w:rPr>
              <w:t>C</w:t>
            </w:r>
            <w:r w:rsidRPr="00814BE6">
              <w:rPr>
                <w:sz w:val="18"/>
                <w:szCs w:val="18"/>
                <w:lang w:eastAsia="ar-SA"/>
              </w:rPr>
              <w:t>atalogue</w:t>
            </w:r>
          </w:p>
        </w:tc>
        <w:tc>
          <w:tcPr>
            <w:tcW w:w="286" w:type="pct"/>
          </w:tcPr>
          <w:p w14:paraId="7D08C967"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w:t>
            </w:r>
          </w:p>
        </w:tc>
        <w:tc>
          <w:tcPr>
            <w:tcW w:w="882" w:type="pct"/>
            <w:gridSpan w:val="2"/>
          </w:tcPr>
          <w:p w14:paraId="5523810F"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w:t>
            </w:r>
          </w:p>
        </w:tc>
        <w:tc>
          <w:tcPr>
            <w:tcW w:w="1104" w:type="pct"/>
          </w:tcPr>
          <w:p w14:paraId="4E1AF40A"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w:t>
            </w:r>
          </w:p>
        </w:tc>
      </w:tr>
      <w:tr w:rsidR="00E73EDF" w:rsidRPr="00814BE6" w14:paraId="3820B735" w14:textId="77777777" w:rsidTr="00814BE6">
        <w:tc>
          <w:tcPr>
            <w:tcW w:w="390" w:type="pct"/>
          </w:tcPr>
          <w:p w14:paraId="57CA2641"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Attribute</w:t>
            </w:r>
          </w:p>
        </w:tc>
        <w:tc>
          <w:tcPr>
            <w:tcW w:w="1104" w:type="pct"/>
          </w:tcPr>
          <w:p w14:paraId="012A750B"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organization</w:t>
            </w:r>
          </w:p>
        </w:tc>
        <w:tc>
          <w:tcPr>
            <w:tcW w:w="1234" w:type="pct"/>
          </w:tcPr>
          <w:p w14:paraId="54D8C9E9" w14:textId="23FF1CCC" w:rsidR="00E73EDF" w:rsidRPr="00814BE6" w:rsidRDefault="007653F1" w:rsidP="00776AC3">
            <w:pPr>
              <w:suppressAutoHyphens/>
              <w:snapToGrid w:val="0"/>
              <w:spacing w:before="60" w:after="60" w:line="240" w:lineRule="auto"/>
              <w:jc w:val="left"/>
              <w:rPr>
                <w:b/>
                <w:bCs/>
                <w:sz w:val="18"/>
                <w:szCs w:val="18"/>
                <w:lang w:eastAsia="ar-SA"/>
              </w:rPr>
            </w:pPr>
            <w:r w:rsidRPr="00814BE6">
              <w:rPr>
                <w:sz w:val="18"/>
                <w:szCs w:val="18"/>
                <w:lang w:eastAsia="ar-SA"/>
              </w:rPr>
              <w:t xml:space="preserve">The organization distributing this </w:t>
            </w:r>
            <w:r w:rsidR="00776AC3" w:rsidRPr="00814BE6">
              <w:rPr>
                <w:sz w:val="18"/>
                <w:szCs w:val="18"/>
                <w:lang w:eastAsia="ar-SA"/>
              </w:rPr>
              <w:t>E</w:t>
            </w:r>
            <w:r w:rsidRPr="00814BE6">
              <w:rPr>
                <w:sz w:val="18"/>
                <w:szCs w:val="18"/>
                <w:lang w:eastAsia="ar-SA"/>
              </w:rPr>
              <w:t xml:space="preserve">xchange </w:t>
            </w:r>
            <w:r w:rsidR="00776AC3" w:rsidRPr="00814BE6">
              <w:rPr>
                <w:sz w:val="18"/>
                <w:szCs w:val="18"/>
                <w:lang w:eastAsia="ar-SA"/>
              </w:rPr>
              <w:t>C</w:t>
            </w:r>
            <w:r w:rsidRPr="00814BE6">
              <w:rPr>
                <w:sz w:val="18"/>
                <w:szCs w:val="18"/>
                <w:lang w:eastAsia="ar-SA"/>
              </w:rPr>
              <w:t>atalogue</w:t>
            </w:r>
          </w:p>
        </w:tc>
        <w:tc>
          <w:tcPr>
            <w:tcW w:w="286" w:type="pct"/>
          </w:tcPr>
          <w:p w14:paraId="1BC6E237"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1</w:t>
            </w:r>
          </w:p>
        </w:tc>
        <w:tc>
          <w:tcPr>
            <w:tcW w:w="882" w:type="pct"/>
            <w:gridSpan w:val="2"/>
          </w:tcPr>
          <w:p w14:paraId="37E10C82" w14:textId="77777777" w:rsidR="00E73EDF" w:rsidRPr="00814BE6" w:rsidRDefault="007653F1" w:rsidP="00C128E3">
            <w:pPr>
              <w:suppressAutoHyphens/>
              <w:snapToGrid w:val="0"/>
              <w:spacing w:before="60" w:after="60" w:line="240" w:lineRule="auto"/>
              <w:rPr>
                <w:b/>
                <w:bCs/>
                <w:sz w:val="18"/>
                <w:szCs w:val="18"/>
                <w:lang w:eastAsia="ar-SA"/>
              </w:rPr>
            </w:pPr>
            <w:proofErr w:type="spellStart"/>
            <w:r w:rsidRPr="00814BE6">
              <w:rPr>
                <w:sz w:val="18"/>
                <w:szCs w:val="18"/>
                <w:lang w:eastAsia="ar-SA"/>
              </w:rPr>
              <w:t>CharacterString</w:t>
            </w:r>
            <w:proofErr w:type="spellEnd"/>
          </w:p>
        </w:tc>
        <w:tc>
          <w:tcPr>
            <w:tcW w:w="1104" w:type="pct"/>
          </w:tcPr>
          <w:p w14:paraId="4FA9975D" w14:textId="28124C27" w:rsidR="00E73EDF" w:rsidRPr="00814BE6" w:rsidRDefault="007653F1" w:rsidP="00C128E3">
            <w:pPr>
              <w:suppressAutoHyphens/>
              <w:snapToGrid w:val="0"/>
              <w:spacing w:before="60" w:after="60" w:line="240" w:lineRule="auto"/>
              <w:jc w:val="left"/>
              <w:rPr>
                <w:b/>
                <w:bCs/>
                <w:sz w:val="18"/>
                <w:szCs w:val="18"/>
                <w:lang w:eastAsia="ar-SA"/>
              </w:rPr>
            </w:pPr>
            <w:r w:rsidRPr="00814BE6">
              <w:rPr>
                <w:sz w:val="18"/>
                <w:szCs w:val="18"/>
                <w:lang w:eastAsia="ar-SA"/>
              </w:rPr>
              <w:t>This could be an individual producer, value added reseller, etc</w:t>
            </w:r>
          </w:p>
        </w:tc>
      </w:tr>
      <w:tr w:rsidR="00E73EDF" w:rsidRPr="00814BE6" w14:paraId="2E9A9389" w14:textId="77777777" w:rsidTr="00814BE6">
        <w:tc>
          <w:tcPr>
            <w:tcW w:w="390" w:type="pct"/>
          </w:tcPr>
          <w:p w14:paraId="5A213FB9"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Attribute</w:t>
            </w:r>
          </w:p>
        </w:tc>
        <w:tc>
          <w:tcPr>
            <w:tcW w:w="1104" w:type="pct"/>
          </w:tcPr>
          <w:p w14:paraId="48968362"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phone</w:t>
            </w:r>
          </w:p>
        </w:tc>
        <w:tc>
          <w:tcPr>
            <w:tcW w:w="1234" w:type="pct"/>
          </w:tcPr>
          <w:p w14:paraId="513B2503" w14:textId="1A4FF2FB" w:rsidR="00E73EDF" w:rsidRPr="00814BE6" w:rsidRDefault="007653F1" w:rsidP="00776AC3">
            <w:pPr>
              <w:suppressAutoHyphens/>
              <w:snapToGrid w:val="0"/>
              <w:spacing w:before="60" w:after="60" w:line="240" w:lineRule="auto"/>
              <w:jc w:val="left"/>
              <w:rPr>
                <w:b/>
                <w:bCs/>
                <w:sz w:val="18"/>
                <w:szCs w:val="18"/>
                <w:lang w:eastAsia="ar-SA"/>
              </w:rPr>
            </w:pPr>
            <w:r w:rsidRPr="00814BE6">
              <w:rPr>
                <w:sz w:val="18"/>
                <w:szCs w:val="18"/>
                <w:lang w:eastAsia="ar-SA"/>
              </w:rPr>
              <w:t xml:space="preserve">The edition number of this </w:t>
            </w:r>
            <w:r w:rsidR="00776AC3" w:rsidRPr="00814BE6">
              <w:rPr>
                <w:sz w:val="18"/>
                <w:szCs w:val="18"/>
                <w:lang w:eastAsia="ar-SA"/>
              </w:rPr>
              <w:t>E</w:t>
            </w:r>
            <w:r w:rsidRPr="00814BE6">
              <w:rPr>
                <w:sz w:val="18"/>
                <w:szCs w:val="18"/>
                <w:lang w:eastAsia="ar-SA"/>
              </w:rPr>
              <w:t xml:space="preserve">xchange </w:t>
            </w:r>
            <w:r w:rsidR="00776AC3" w:rsidRPr="00814BE6">
              <w:rPr>
                <w:sz w:val="18"/>
                <w:szCs w:val="18"/>
                <w:lang w:eastAsia="ar-SA"/>
              </w:rPr>
              <w:t>C</w:t>
            </w:r>
            <w:r w:rsidRPr="00814BE6">
              <w:rPr>
                <w:sz w:val="18"/>
                <w:szCs w:val="18"/>
                <w:lang w:eastAsia="ar-SA"/>
              </w:rPr>
              <w:t>atalogue</w:t>
            </w:r>
          </w:p>
        </w:tc>
        <w:tc>
          <w:tcPr>
            <w:tcW w:w="286" w:type="pct"/>
          </w:tcPr>
          <w:p w14:paraId="6507B8D5"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0..1</w:t>
            </w:r>
          </w:p>
        </w:tc>
        <w:tc>
          <w:tcPr>
            <w:tcW w:w="882" w:type="pct"/>
            <w:gridSpan w:val="2"/>
          </w:tcPr>
          <w:p w14:paraId="744AADED" w14:textId="77777777" w:rsidR="00E73EDF" w:rsidRPr="00814BE6" w:rsidRDefault="007653F1" w:rsidP="00C128E3">
            <w:pPr>
              <w:suppressAutoHyphens/>
              <w:snapToGrid w:val="0"/>
              <w:spacing w:before="60" w:after="60" w:line="240" w:lineRule="auto"/>
              <w:rPr>
                <w:b/>
                <w:bCs/>
                <w:sz w:val="18"/>
                <w:szCs w:val="18"/>
                <w:lang w:eastAsia="ar-SA"/>
              </w:rPr>
            </w:pPr>
            <w:proofErr w:type="spellStart"/>
            <w:r w:rsidRPr="00814BE6">
              <w:rPr>
                <w:sz w:val="18"/>
                <w:szCs w:val="18"/>
                <w:lang w:eastAsia="ar-SA"/>
              </w:rPr>
              <w:t>CI_Telephone</w:t>
            </w:r>
            <w:proofErr w:type="spellEnd"/>
          </w:p>
        </w:tc>
        <w:tc>
          <w:tcPr>
            <w:tcW w:w="1104" w:type="pct"/>
          </w:tcPr>
          <w:p w14:paraId="6FFF422C" w14:textId="77777777" w:rsidR="00E73EDF" w:rsidRPr="00814BE6" w:rsidRDefault="00E73EDF" w:rsidP="00C128E3">
            <w:pPr>
              <w:suppressAutoHyphens/>
              <w:snapToGrid w:val="0"/>
              <w:spacing w:before="60" w:after="60" w:line="240" w:lineRule="auto"/>
              <w:rPr>
                <w:b/>
                <w:bCs/>
                <w:sz w:val="18"/>
                <w:szCs w:val="18"/>
                <w:lang w:eastAsia="ar-SA"/>
              </w:rPr>
            </w:pPr>
          </w:p>
        </w:tc>
      </w:tr>
      <w:tr w:rsidR="00E73EDF" w:rsidRPr="00814BE6" w14:paraId="69E9E41D" w14:textId="77777777" w:rsidTr="00814BE6">
        <w:tc>
          <w:tcPr>
            <w:tcW w:w="390" w:type="pct"/>
          </w:tcPr>
          <w:p w14:paraId="7B1ACADA"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lastRenderedPageBreak/>
              <w:t>Attribute</w:t>
            </w:r>
          </w:p>
        </w:tc>
        <w:tc>
          <w:tcPr>
            <w:tcW w:w="1104" w:type="pct"/>
          </w:tcPr>
          <w:p w14:paraId="4DE51677"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address</w:t>
            </w:r>
          </w:p>
        </w:tc>
        <w:tc>
          <w:tcPr>
            <w:tcW w:w="1234" w:type="pct"/>
          </w:tcPr>
          <w:p w14:paraId="689BA413" w14:textId="77777777" w:rsidR="00E73EDF" w:rsidRPr="00814BE6" w:rsidRDefault="007653F1" w:rsidP="00C128E3">
            <w:pPr>
              <w:suppressAutoHyphens/>
              <w:snapToGrid w:val="0"/>
              <w:spacing w:before="60" w:after="60" w:line="240" w:lineRule="auto"/>
              <w:jc w:val="left"/>
              <w:rPr>
                <w:b/>
                <w:bCs/>
                <w:sz w:val="18"/>
                <w:szCs w:val="18"/>
                <w:lang w:eastAsia="ar-SA"/>
              </w:rPr>
            </w:pPr>
            <w:r w:rsidRPr="00814BE6">
              <w:rPr>
                <w:sz w:val="18"/>
                <w:szCs w:val="18"/>
                <w:lang w:eastAsia="ar-SA"/>
              </w:rPr>
              <w:t>The address of the organization</w:t>
            </w:r>
          </w:p>
        </w:tc>
        <w:tc>
          <w:tcPr>
            <w:tcW w:w="286" w:type="pct"/>
          </w:tcPr>
          <w:p w14:paraId="35F26CBB"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0..1</w:t>
            </w:r>
          </w:p>
        </w:tc>
        <w:tc>
          <w:tcPr>
            <w:tcW w:w="882" w:type="pct"/>
            <w:gridSpan w:val="2"/>
          </w:tcPr>
          <w:p w14:paraId="30421721" w14:textId="77777777" w:rsidR="00E73EDF" w:rsidRPr="00814BE6" w:rsidRDefault="007653F1" w:rsidP="00C128E3">
            <w:pPr>
              <w:suppressAutoHyphens/>
              <w:snapToGrid w:val="0"/>
              <w:spacing w:before="60" w:after="60" w:line="240" w:lineRule="auto"/>
              <w:rPr>
                <w:b/>
                <w:bCs/>
                <w:sz w:val="18"/>
                <w:szCs w:val="18"/>
                <w:lang w:eastAsia="ar-SA"/>
              </w:rPr>
            </w:pPr>
            <w:proofErr w:type="spellStart"/>
            <w:r w:rsidRPr="00814BE6">
              <w:rPr>
                <w:sz w:val="18"/>
                <w:szCs w:val="18"/>
                <w:lang w:eastAsia="ar-SA"/>
              </w:rPr>
              <w:t>CI_Address</w:t>
            </w:r>
            <w:proofErr w:type="spellEnd"/>
          </w:p>
        </w:tc>
        <w:tc>
          <w:tcPr>
            <w:tcW w:w="1104" w:type="pct"/>
          </w:tcPr>
          <w:p w14:paraId="727E149E" w14:textId="77777777" w:rsidR="00E73EDF" w:rsidRPr="00814BE6" w:rsidRDefault="00E73EDF" w:rsidP="00C128E3">
            <w:pPr>
              <w:suppressAutoHyphens/>
              <w:snapToGrid w:val="0"/>
              <w:spacing w:before="60" w:after="60" w:line="240" w:lineRule="auto"/>
              <w:rPr>
                <w:b/>
                <w:bCs/>
                <w:sz w:val="18"/>
                <w:szCs w:val="18"/>
                <w:lang w:eastAsia="ar-SA"/>
              </w:rPr>
            </w:pPr>
          </w:p>
        </w:tc>
      </w:tr>
    </w:tbl>
    <w:p w14:paraId="4CE109F8" w14:textId="77777777" w:rsidR="00E73EDF" w:rsidRPr="00651940" w:rsidRDefault="00E73EDF" w:rsidP="00776AC3">
      <w:pPr>
        <w:spacing w:after="0" w:line="240" w:lineRule="auto"/>
      </w:pPr>
    </w:p>
    <w:p w14:paraId="230B4901" w14:textId="081CAC5B" w:rsidR="00E73EDF" w:rsidRDefault="00E4720B" w:rsidP="00776AC3">
      <w:pPr>
        <w:pStyle w:val="Heading3"/>
        <w:tabs>
          <w:tab w:val="clear" w:pos="660"/>
          <w:tab w:val="clear" w:pos="880"/>
          <w:tab w:val="left" w:pos="851"/>
        </w:tabs>
        <w:spacing w:before="120" w:after="120" w:line="240" w:lineRule="auto"/>
        <w:ind w:left="851" w:hanging="851"/>
        <w:jc w:val="both"/>
      </w:pPr>
      <w:bookmarkStart w:id="1703" w:name="_Toc510785515"/>
      <w:bookmarkStart w:id="1704" w:name="_Toc510784366"/>
      <w:bookmarkStart w:id="1705" w:name="_Toc439685325"/>
      <w:bookmarkStart w:id="1706" w:name="_Toc120228715"/>
      <w:bookmarkEnd w:id="1703"/>
      <w:bookmarkEnd w:id="1704"/>
      <w:r w:rsidRPr="00776E93">
        <w:t>S100</w:t>
      </w:r>
      <w:r w:rsidR="007653F1" w:rsidRPr="00776E93">
        <w:t>_DatasetDiscoveryMetadata</w:t>
      </w:r>
      <w:bookmarkEnd w:id="1705"/>
      <w:bookmarkEnd w:id="170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58" w:type="dxa"/>
          <w:bottom w:w="58" w:type="dxa"/>
          <w:right w:w="58" w:type="dxa"/>
        </w:tblCellMar>
        <w:tblLook w:val="0000" w:firstRow="0" w:lastRow="0" w:firstColumn="0" w:lastColumn="0" w:noHBand="0" w:noVBand="0"/>
      </w:tblPr>
      <w:tblGrid>
        <w:gridCol w:w="1083"/>
        <w:gridCol w:w="2818"/>
        <w:gridCol w:w="3178"/>
        <w:gridCol w:w="816"/>
        <w:gridCol w:w="2818"/>
        <w:gridCol w:w="3361"/>
      </w:tblGrid>
      <w:tr w:rsidR="00EB4535" w:rsidRPr="00EA68F3" w14:paraId="70C88B8A" w14:textId="77777777" w:rsidTr="00814BE6">
        <w:trPr>
          <w:cantSplit/>
          <w:trHeight w:val="155"/>
          <w:tblHeader/>
        </w:trPr>
        <w:tc>
          <w:tcPr>
            <w:tcW w:w="385" w:type="pct"/>
            <w:shd w:val="clear" w:color="auto" w:fill="D9D9D9" w:themeFill="background1" w:themeFillShade="D9"/>
          </w:tcPr>
          <w:p w14:paraId="114B1985"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Role Name</w:t>
            </w:r>
          </w:p>
        </w:tc>
        <w:tc>
          <w:tcPr>
            <w:tcW w:w="1001" w:type="pct"/>
            <w:shd w:val="clear" w:color="auto" w:fill="D9D9D9" w:themeFill="background1" w:themeFillShade="D9"/>
            <w:vAlign w:val="center"/>
          </w:tcPr>
          <w:p w14:paraId="091EBA51"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Name</w:t>
            </w:r>
          </w:p>
        </w:tc>
        <w:tc>
          <w:tcPr>
            <w:tcW w:w="1129" w:type="pct"/>
            <w:shd w:val="clear" w:color="auto" w:fill="D9D9D9" w:themeFill="background1" w:themeFillShade="D9"/>
            <w:vAlign w:val="center"/>
          </w:tcPr>
          <w:p w14:paraId="7ADE7556"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Description</w:t>
            </w:r>
          </w:p>
        </w:tc>
        <w:tc>
          <w:tcPr>
            <w:tcW w:w="290" w:type="pct"/>
            <w:shd w:val="clear" w:color="auto" w:fill="D9D9D9" w:themeFill="background1" w:themeFillShade="D9"/>
            <w:vAlign w:val="center"/>
          </w:tcPr>
          <w:p w14:paraId="4348621F" w14:textId="77777777" w:rsidR="00EB4535" w:rsidRPr="00EA68F3" w:rsidRDefault="00EB4535" w:rsidP="000879A6">
            <w:pPr>
              <w:snapToGrid w:val="0"/>
              <w:spacing w:after="60" w:line="240" w:lineRule="auto"/>
              <w:jc w:val="center"/>
              <w:rPr>
                <w:rFonts w:cs="Arial"/>
                <w:b/>
                <w:sz w:val="18"/>
                <w:szCs w:val="18"/>
              </w:rPr>
            </w:pPr>
            <w:proofErr w:type="spellStart"/>
            <w:r w:rsidRPr="00EA68F3">
              <w:rPr>
                <w:rFonts w:cs="Arial"/>
                <w:b/>
                <w:sz w:val="18"/>
                <w:szCs w:val="18"/>
              </w:rPr>
              <w:t>Mult</w:t>
            </w:r>
            <w:proofErr w:type="spellEnd"/>
          </w:p>
        </w:tc>
        <w:tc>
          <w:tcPr>
            <w:tcW w:w="1001" w:type="pct"/>
            <w:shd w:val="clear" w:color="auto" w:fill="D9D9D9" w:themeFill="background1" w:themeFillShade="D9"/>
            <w:vAlign w:val="center"/>
          </w:tcPr>
          <w:p w14:paraId="4AE91F18"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Type</w:t>
            </w:r>
          </w:p>
        </w:tc>
        <w:tc>
          <w:tcPr>
            <w:tcW w:w="1194" w:type="pct"/>
            <w:shd w:val="clear" w:color="auto" w:fill="D9D9D9" w:themeFill="background1" w:themeFillShade="D9"/>
            <w:vAlign w:val="center"/>
          </w:tcPr>
          <w:p w14:paraId="6C5AC1C5"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Remarks</w:t>
            </w:r>
          </w:p>
        </w:tc>
      </w:tr>
      <w:tr w:rsidR="00EB4535" w:rsidRPr="00EA68F3" w14:paraId="2E4A5C01" w14:textId="77777777" w:rsidTr="000879A6">
        <w:trPr>
          <w:cantSplit/>
          <w:trHeight w:val="326"/>
        </w:trPr>
        <w:tc>
          <w:tcPr>
            <w:tcW w:w="385" w:type="pct"/>
          </w:tcPr>
          <w:p w14:paraId="589E1967"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Class</w:t>
            </w:r>
          </w:p>
        </w:tc>
        <w:tc>
          <w:tcPr>
            <w:tcW w:w="1001" w:type="pct"/>
            <w:tcMar>
              <w:left w:w="0" w:type="dxa"/>
              <w:right w:w="0" w:type="dxa"/>
            </w:tcMar>
          </w:tcPr>
          <w:p w14:paraId="44417064"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S100_DatasetDiscoveryMetadata</w:t>
            </w:r>
          </w:p>
        </w:tc>
        <w:tc>
          <w:tcPr>
            <w:tcW w:w="1129" w:type="pct"/>
          </w:tcPr>
          <w:p w14:paraId="1D817C5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Metadata about the individual datasets in the exchange catalogue</w:t>
            </w:r>
          </w:p>
        </w:tc>
        <w:tc>
          <w:tcPr>
            <w:tcW w:w="290" w:type="pct"/>
            <w:vAlign w:val="center"/>
          </w:tcPr>
          <w:p w14:paraId="0B8C623D"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w:t>
            </w:r>
          </w:p>
        </w:tc>
        <w:tc>
          <w:tcPr>
            <w:tcW w:w="1001" w:type="pct"/>
          </w:tcPr>
          <w:p w14:paraId="23A173F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w:t>
            </w:r>
          </w:p>
        </w:tc>
        <w:tc>
          <w:tcPr>
            <w:tcW w:w="1194" w:type="pct"/>
            <w:vAlign w:val="center"/>
          </w:tcPr>
          <w:p w14:paraId="462F82EF" w14:textId="77777777" w:rsidR="00EB4535" w:rsidRPr="00A35BCF" w:rsidRDefault="00EB4535" w:rsidP="00197590">
            <w:pPr>
              <w:snapToGrid w:val="0"/>
              <w:spacing w:after="0" w:line="240" w:lineRule="auto"/>
              <w:jc w:val="left"/>
              <w:rPr>
                <w:rFonts w:cs="Arial"/>
                <w:b/>
                <w:bCs/>
                <w:color w:val="FF0000"/>
                <w:sz w:val="18"/>
                <w:szCs w:val="18"/>
                <w:rPrChange w:id="1707" w:author="Raphael Malyankar" w:date="2022-11-09T22:34:00Z">
                  <w:rPr>
                    <w:rFonts w:cs="Arial"/>
                    <w:sz w:val="18"/>
                    <w:szCs w:val="18"/>
                  </w:rPr>
                </w:rPrChange>
              </w:rPr>
            </w:pPr>
            <w:r w:rsidRPr="00A35BCF">
              <w:rPr>
                <w:rFonts w:cs="Arial"/>
                <w:b/>
                <w:bCs/>
                <w:color w:val="FF0000"/>
                <w:sz w:val="18"/>
                <w:szCs w:val="18"/>
                <w:rPrChange w:id="1708" w:author="Raphael Malyankar" w:date="2022-11-09T22:34:00Z">
                  <w:rPr>
                    <w:rFonts w:cs="Arial"/>
                    <w:sz w:val="18"/>
                    <w:szCs w:val="18"/>
                  </w:rPr>
                </w:rPrChange>
              </w:rPr>
              <w:t xml:space="preserve">The optional S-100 attributes </w:t>
            </w:r>
            <w:proofErr w:type="spellStart"/>
            <w:r w:rsidRPr="00A35BCF">
              <w:rPr>
                <w:rFonts w:cs="Arial"/>
                <w:b/>
                <w:bCs/>
                <w:i/>
                <w:iCs/>
                <w:color w:val="FF0000"/>
                <w:sz w:val="18"/>
                <w:szCs w:val="18"/>
                <w:rPrChange w:id="1709" w:author="Raphael Malyankar" w:date="2022-11-09T22:34:00Z">
                  <w:rPr>
                    <w:rFonts w:cs="Arial"/>
                    <w:i/>
                    <w:iCs/>
                    <w:sz w:val="18"/>
                    <w:szCs w:val="18"/>
                  </w:rPr>
                </w:rPrChange>
              </w:rPr>
              <w:t>datasetID</w:t>
            </w:r>
            <w:proofErr w:type="spellEnd"/>
            <w:r w:rsidR="005018F0" w:rsidRPr="00A35BCF">
              <w:rPr>
                <w:rFonts w:cs="Arial"/>
                <w:b/>
                <w:bCs/>
                <w:i/>
                <w:iCs/>
                <w:color w:val="FF0000"/>
                <w:sz w:val="18"/>
                <w:szCs w:val="18"/>
                <w:rPrChange w:id="1710" w:author="Raphael Malyankar" w:date="2022-11-09T22:34:00Z">
                  <w:rPr>
                    <w:rFonts w:cs="Arial"/>
                    <w:i/>
                    <w:iCs/>
                    <w:sz w:val="18"/>
                    <w:szCs w:val="18"/>
                  </w:rPr>
                </w:rPrChange>
              </w:rPr>
              <w:t>,</w:t>
            </w:r>
            <w:r w:rsidRPr="00A35BCF">
              <w:rPr>
                <w:rFonts w:cs="Arial"/>
                <w:b/>
                <w:bCs/>
                <w:color w:val="FF0000"/>
                <w:sz w:val="18"/>
                <w:szCs w:val="18"/>
                <w:rPrChange w:id="1711" w:author="Raphael Malyankar" w:date="2022-11-09T22:34:00Z">
                  <w:rPr>
                    <w:rFonts w:cs="Arial"/>
                    <w:sz w:val="18"/>
                    <w:szCs w:val="18"/>
                  </w:rPr>
                </w:rPrChange>
              </w:rPr>
              <w:t xml:space="preserve"> </w:t>
            </w:r>
            <w:proofErr w:type="spellStart"/>
            <w:r w:rsidRPr="00A35BCF">
              <w:rPr>
                <w:rFonts w:cs="Arial"/>
                <w:b/>
                <w:bCs/>
                <w:i/>
                <w:iCs/>
                <w:color w:val="FF0000"/>
                <w:sz w:val="18"/>
                <w:szCs w:val="18"/>
                <w:rPrChange w:id="1712" w:author="Raphael Malyankar" w:date="2022-11-09T22:34:00Z">
                  <w:rPr>
                    <w:rFonts w:cs="Arial"/>
                    <w:i/>
                    <w:iCs/>
                    <w:sz w:val="18"/>
                    <w:szCs w:val="18"/>
                  </w:rPr>
                </w:rPrChange>
              </w:rPr>
              <w:t>editionNumber</w:t>
            </w:r>
            <w:proofErr w:type="spellEnd"/>
            <w:r w:rsidR="00BC5E8F" w:rsidRPr="00A35BCF">
              <w:rPr>
                <w:rFonts w:cs="Arial"/>
                <w:b/>
                <w:bCs/>
                <w:i/>
                <w:iCs/>
                <w:color w:val="FF0000"/>
                <w:sz w:val="18"/>
                <w:szCs w:val="18"/>
                <w:rPrChange w:id="1713" w:author="Raphael Malyankar" w:date="2022-11-09T22:34:00Z">
                  <w:rPr>
                    <w:rFonts w:cs="Arial"/>
                    <w:i/>
                    <w:iCs/>
                    <w:sz w:val="18"/>
                    <w:szCs w:val="18"/>
                  </w:rPr>
                </w:rPrChange>
              </w:rPr>
              <w:t xml:space="preserve">, </w:t>
            </w:r>
            <w:proofErr w:type="spellStart"/>
            <w:r w:rsidR="00BC5E8F" w:rsidRPr="00A35BCF">
              <w:rPr>
                <w:rFonts w:cs="Arial"/>
                <w:b/>
                <w:bCs/>
                <w:i/>
                <w:iCs/>
                <w:color w:val="FF0000"/>
                <w:sz w:val="18"/>
                <w:szCs w:val="18"/>
                <w:rPrChange w:id="1714" w:author="Raphael Malyankar" w:date="2022-11-09T22:34:00Z">
                  <w:rPr>
                    <w:rFonts w:cs="Arial"/>
                    <w:i/>
                    <w:iCs/>
                    <w:sz w:val="18"/>
                    <w:szCs w:val="18"/>
                  </w:rPr>
                </w:rPrChange>
              </w:rPr>
              <w:t>updateNumber</w:t>
            </w:r>
            <w:proofErr w:type="spellEnd"/>
            <w:r w:rsidR="005018F0" w:rsidRPr="00A35BCF">
              <w:rPr>
                <w:rFonts w:cs="Arial"/>
                <w:b/>
                <w:bCs/>
                <w:i/>
                <w:iCs/>
                <w:color w:val="FF0000"/>
                <w:sz w:val="18"/>
                <w:szCs w:val="18"/>
                <w:rPrChange w:id="1715" w:author="Raphael Malyankar" w:date="2022-11-09T22:34:00Z">
                  <w:rPr>
                    <w:rFonts w:cs="Arial"/>
                    <w:i/>
                    <w:iCs/>
                    <w:sz w:val="18"/>
                    <w:szCs w:val="18"/>
                  </w:rPr>
                </w:rPrChange>
              </w:rPr>
              <w:t xml:space="preserve"> </w:t>
            </w:r>
            <w:r w:rsidR="005018F0" w:rsidRPr="00A35BCF">
              <w:rPr>
                <w:rFonts w:cs="Arial"/>
                <w:b/>
                <w:bCs/>
                <w:color w:val="FF0000"/>
                <w:sz w:val="18"/>
                <w:szCs w:val="18"/>
                <w:rPrChange w:id="1716" w:author="Raphael Malyankar" w:date="2022-11-09T22:34:00Z">
                  <w:rPr>
                    <w:rFonts w:cs="Arial"/>
                    <w:sz w:val="18"/>
                    <w:szCs w:val="18"/>
                  </w:rPr>
                </w:rPrChange>
              </w:rPr>
              <w:t>and</w:t>
            </w:r>
            <w:r w:rsidR="005018F0" w:rsidRPr="00A35BCF">
              <w:rPr>
                <w:rFonts w:cs="Arial"/>
                <w:b/>
                <w:bCs/>
                <w:i/>
                <w:iCs/>
                <w:color w:val="FF0000"/>
                <w:sz w:val="18"/>
                <w:szCs w:val="18"/>
                <w:rPrChange w:id="1717" w:author="Raphael Malyankar" w:date="2022-11-09T22:34:00Z">
                  <w:rPr>
                    <w:rFonts w:cs="Arial"/>
                    <w:i/>
                    <w:iCs/>
                    <w:sz w:val="18"/>
                    <w:szCs w:val="18"/>
                  </w:rPr>
                </w:rPrChange>
              </w:rPr>
              <w:t xml:space="preserve"> </w:t>
            </w:r>
            <w:proofErr w:type="spellStart"/>
            <w:r w:rsidR="005018F0" w:rsidRPr="00A35BCF">
              <w:rPr>
                <w:rFonts w:cs="Arial"/>
                <w:b/>
                <w:bCs/>
                <w:i/>
                <w:iCs/>
                <w:color w:val="FF0000"/>
                <w:sz w:val="18"/>
                <w:szCs w:val="18"/>
                <w:rPrChange w:id="1718" w:author="Raphael Malyankar" w:date="2022-11-09T22:34:00Z">
                  <w:rPr>
                    <w:rFonts w:cs="Arial"/>
                    <w:i/>
                    <w:iCs/>
                    <w:sz w:val="18"/>
                    <w:szCs w:val="18"/>
                  </w:rPr>
                </w:rPrChange>
              </w:rPr>
              <w:t>boundingBox</w:t>
            </w:r>
            <w:proofErr w:type="spellEnd"/>
            <w:r w:rsidRPr="00A35BCF">
              <w:rPr>
                <w:rFonts w:cs="Arial"/>
                <w:b/>
                <w:bCs/>
                <w:i/>
                <w:iCs/>
                <w:color w:val="FF0000"/>
                <w:sz w:val="18"/>
                <w:szCs w:val="18"/>
                <w:rPrChange w:id="1719" w:author="Raphael Malyankar" w:date="2022-11-09T22:34:00Z">
                  <w:rPr>
                    <w:rFonts w:cs="Arial"/>
                    <w:i/>
                    <w:iCs/>
                    <w:sz w:val="18"/>
                    <w:szCs w:val="18"/>
                  </w:rPr>
                </w:rPrChange>
              </w:rPr>
              <w:t xml:space="preserve"> </w:t>
            </w:r>
            <w:r w:rsidRPr="00A35BCF">
              <w:rPr>
                <w:rFonts w:cs="Arial"/>
                <w:b/>
                <w:bCs/>
                <w:color w:val="FF0000"/>
                <w:sz w:val="18"/>
                <w:szCs w:val="18"/>
                <w:rPrChange w:id="1720" w:author="Raphael Malyankar" w:date="2022-11-09T22:34:00Z">
                  <w:rPr>
                    <w:rFonts w:cs="Arial"/>
                    <w:sz w:val="18"/>
                    <w:szCs w:val="18"/>
                  </w:rPr>
                </w:rPrChange>
              </w:rPr>
              <w:t>are mandatory in S-1</w:t>
            </w:r>
            <w:r w:rsidR="005018F0" w:rsidRPr="00A35BCF">
              <w:rPr>
                <w:rFonts w:cs="Arial"/>
                <w:b/>
                <w:bCs/>
                <w:color w:val="FF0000"/>
                <w:sz w:val="18"/>
                <w:szCs w:val="18"/>
                <w:rPrChange w:id="1721" w:author="Raphael Malyankar" w:date="2022-11-09T22:34:00Z">
                  <w:rPr>
                    <w:rFonts w:cs="Arial"/>
                    <w:sz w:val="18"/>
                    <w:szCs w:val="18"/>
                  </w:rPr>
                </w:rPrChange>
              </w:rPr>
              <w:t>31</w:t>
            </w:r>
            <w:r w:rsidR="007F401D" w:rsidRPr="00A35BCF">
              <w:rPr>
                <w:rFonts w:cs="Arial"/>
                <w:b/>
                <w:bCs/>
                <w:color w:val="FF0000"/>
                <w:sz w:val="18"/>
                <w:szCs w:val="18"/>
                <w:rPrChange w:id="1722" w:author="Raphael Malyankar" w:date="2022-11-09T22:34:00Z">
                  <w:rPr>
                    <w:rFonts w:cs="Arial"/>
                    <w:sz w:val="18"/>
                    <w:szCs w:val="18"/>
                  </w:rPr>
                </w:rPrChange>
              </w:rPr>
              <w:t>.</w:t>
            </w:r>
          </w:p>
          <w:p w14:paraId="405F97AB" w14:textId="204B9D31" w:rsidR="007F401D" w:rsidRPr="001B7BFA" w:rsidRDefault="007F401D" w:rsidP="00197590">
            <w:pPr>
              <w:snapToGrid w:val="0"/>
              <w:spacing w:after="0" w:line="240" w:lineRule="auto"/>
              <w:jc w:val="left"/>
              <w:rPr>
                <w:rFonts w:cs="Arial"/>
                <w:sz w:val="18"/>
                <w:szCs w:val="18"/>
              </w:rPr>
            </w:pPr>
            <w:r w:rsidRPr="00A35BCF">
              <w:rPr>
                <w:rFonts w:cs="Arial"/>
                <w:b/>
                <w:bCs/>
                <w:color w:val="FF0000"/>
                <w:sz w:val="18"/>
                <w:szCs w:val="18"/>
                <w:rPrChange w:id="1723" w:author="Raphael Malyankar" w:date="2022-11-09T22:34:00Z">
                  <w:rPr>
                    <w:rFonts w:cs="Arial"/>
                    <w:sz w:val="18"/>
                    <w:szCs w:val="18"/>
                  </w:rPr>
                </w:rPrChange>
              </w:rPr>
              <w:t xml:space="preserve">The optional S-100 attribute </w:t>
            </w:r>
            <w:proofErr w:type="spellStart"/>
            <w:r w:rsidRPr="00A35BCF">
              <w:rPr>
                <w:rFonts w:cs="Arial"/>
                <w:b/>
                <w:bCs/>
                <w:i/>
                <w:iCs/>
                <w:color w:val="FF0000"/>
                <w:sz w:val="18"/>
                <w:szCs w:val="18"/>
                <w:rPrChange w:id="1724" w:author="Raphael Malyankar" w:date="2022-11-09T22:34:00Z">
                  <w:rPr>
                    <w:rFonts w:cs="Arial"/>
                    <w:i/>
                    <w:iCs/>
                    <w:sz w:val="18"/>
                    <w:szCs w:val="18"/>
                  </w:rPr>
                </w:rPrChange>
              </w:rPr>
              <w:t>temporalExtent</w:t>
            </w:r>
            <w:proofErr w:type="spellEnd"/>
            <w:r w:rsidRPr="00A35BCF">
              <w:rPr>
                <w:rFonts w:cs="Arial"/>
                <w:b/>
                <w:bCs/>
                <w:color w:val="FF0000"/>
                <w:sz w:val="18"/>
                <w:szCs w:val="18"/>
                <w:rPrChange w:id="1725" w:author="Raphael Malyankar" w:date="2022-11-09T22:34:00Z">
                  <w:rPr>
                    <w:rFonts w:cs="Arial"/>
                    <w:sz w:val="18"/>
                    <w:szCs w:val="18"/>
                  </w:rPr>
                </w:rPrChange>
              </w:rPr>
              <w:t xml:space="preserve"> is not used.</w:t>
            </w:r>
          </w:p>
        </w:tc>
      </w:tr>
      <w:tr w:rsidR="00EB4535" w:rsidRPr="00EA68F3" w14:paraId="7E0C51F7" w14:textId="77777777" w:rsidTr="000879A6">
        <w:trPr>
          <w:cantSplit/>
          <w:trHeight w:val="171"/>
        </w:trPr>
        <w:tc>
          <w:tcPr>
            <w:tcW w:w="385" w:type="pct"/>
          </w:tcPr>
          <w:p w14:paraId="75B866E1"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3E4FC1BF"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fileName</w:t>
            </w:r>
            <w:proofErr w:type="spellEnd"/>
          </w:p>
        </w:tc>
        <w:tc>
          <w:tcPr>
            <w:tcW w:w="1129" w:type="pct"/>
          </w:tcPr>
          <w:p w14:paraId="14C8878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Dataset file name</w:t>
            </w:r>
          </w:p>
        </w:tc>
        <w:tc>
          <w:tcPr>
            <w:tcW w:w="290" w:type="pct"/>
          </w:tcPr>
          <w:p w14:paraId="6C049A16"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07983FD9"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URI</w:t>
            </w:r>
          </w:p>
        </w:tc>
        <w:tc>
          <w:tcPr>
            <w:tcW w:w="1194" w:type="pct"/>
          </w:tcPr>
          <w:p w14:paraId="2062816F" w14:textId="33E10FBF" w:rsidR="00EB4535" w:rsidRPr="001B7BFA" w:rsidRDefault="00EB4535" w:rsidP="00197590">
            <w:pPr>
              <w:snapToGrid w:val="0"/>
              <w:spacing w:after="0" w:line="240" w:lineRule="auto"/>
              <w:jc w:val="left"/>
              <w:rPr>
                <w:rFonts w:cs="Arial"/>
                <w:sz w:val="18"/>
                <w:szCs w:val="18"/>
              </w:rPr>
            </w:pPr>
            <w:r w:rsidRPr="00E4609E">
              <w:rPr>
                <w:rFonts w:cs="Arial"/>
                <w:sz w:val="18"/>
                <w:szCs w:val="18"/>
              </w:rPr>
              <w:t>See S-100 Part 1, clause 1-4.6</w:t>
            </w:r>
          </w:p>
        </w:tc>
      </w:tr>
      <w:tr w:rsidR="00EB4535" w:rsidRPr="00EA68F3" w14:paraId="0C244EEB" w14:textId="77777777" w:rsidTr="000879A6">
        <w:trPr>
          <w:cantSplit/>
          <w:trHeight w:val="326"/>
        </w:trPr>
        <w:tc>
          <w:tcPr>
            <w:tcW w:w="385" w:type="pct"/>
          </w:tcPr>
          <w:p w14:paraId="39B17E58"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6948DB7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description</w:t>
            </w:r>
          </w:p>
        </w:tc>
        <w:tc>
          <w:tcPr>
            <w:tcW w:w="1129" w:type="pct"/>
          </w:tcPr>
          <w:p w14:paraId="2B1975B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Short description giving the area or location covered by the dataset</w:t>
            </w:r>
          </w:p>
        </w:tc>
        <w:tc>
          <w:tcPr>
            <w:tcW w:w="290" w:type="pct"/>
            <w:vAlign w:val="center"/>
          </w:tcPr>
          <w:p w14:paraId="0AC51059" w14:textId="77777777" w:rsidR="00EB4535" w:rsidRPr="00E4609E" w:rsidRDefault="00EB4535" w:rsidP="000879A6">
            <w:pPr>
              <w:snapToGrid w:val="0"/>
              <w:spacing w:after="0" w:line="240" w:lineRule="auto"/>
              <w:jc w:val="center"/>
              <w:rPr>
                <w:rFonts w:cs="Arial"/>
                <w:sz w:val="18"/>
                <w:szCs w:val="18"/>
              </w:rPr>
            </w:pPr>
            <w:r>
              <w:rPr>
                <w:rFonts w:cs="Arial"/>
                <w:sz w:val="18"/>
                <w:szCs w:val="18"/>
              </w:rPr>
              <w:t>0..</w:t>
            </w:r>
            <w:r w:rsidRPr="00E4609E">
              <w:rPr>
                <w:rFonts w:cs="Arial"/>
                <w:sz w:val="18"/>
                <w:szCs w:val="18"/>
              </w:rPr>
              <w:t>1</w:t>
            </w:r>
          </w:p>
        </w:tc>
        <w:tc>
          <w:tcPr>
            <w:tcW w:w="1001" w:type="pct"/>
          </w:tcPr>
          <w:p w14:paraId="4510E246"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vAlign w:val="center"/>
          </w:tcPr>
          <w:p w14:paraId="3CBF2612" w14:textId="5C25D944" w:rsidR="00EB4535" w:rsidRPr="001B7BFA" w:rsidRDefault="00EB4535" w:rsidP="00197590">
            <w:pPr>
              <w:snapToGrid w:val="0"/>
              <w:spacing w:after="0" w:line="240" w:lineRule="auto"/>
              <w:jc w:val="left"/>
              <w:rPr>
                <w:rFonts w:cs="Arial"/>
                <w:sz w:val="18"/>
                <w:szCs w:val="18"/>
              </w:rPr>
            </w:pPr>
            <w:r w:rsidRPr="00E4609E">
              <w:rPr>
                <w:rFonts w:cs="Arial"/>
                <w:sz w:val="18"/>
                <w:szCs w:val="18"/>
              </w:rPr>
              <w:t>E.g. a harbour or port name, between two named locations etc.</w:t>
            </w:r>
          </w:p>
        </w:tc>
      </w:tr>
      <w:tr w:rsidR="00EB4535" w:rsidRPr="00EA68F3" w14:paraId="6DF12D20" w14:textId="77777777" w:rsidTr="000879A6">
        <w:trPr>
          <w:cantSplit/>
          <w:trHeight w:val="326"/>
        </w:trPr>
        <w:tc>
          <w:tcPr>
            <w:tcW w:w="385" w:type="pct"/>
          </w:tcPr>
          <w:p w14:paraId="67F440B2"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2062D6C4"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datasetID</w:t>
            </w:r>
            <w:proofErr w:type="spellEnd"/>
          </w:p>
        </w:tc>
        <w:tc>
          <w:tcPr>
            <w:tcW w:w="1129" w:type="pct"/>
          </w:tcPr>
          <w:p w14:paraId="0AD5D87A"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Dataset ID expressed as a Marine Resource Name</w:t>
            </w:r>
          </w:p>
        </w:tc>
        <w:tc>
          <w:tcPr>
            <w:tcW w:w="290" w:type="pct"/>
          </w:tcPr>
          <w:p w14:paraId="48DE676F" w14:textId="10BD9EB6" w:rsidR="00EB4535" w:rsidRPr="00A35BCF" w:rsidRDefault="00EB4535" w:rsidP="000879A6">
            <w:pPr>
              <w:snapToGrid w:val="0"/>
              <w:spacing w:after="0" w:line="240" w:lineRule="auto"/>
              <w:jc w:val="center"/>
              <w:rPr>
                <w:rFonts w:cs="Arial"/>
                <w:b/>
                <w:bCs/>
                <w:sz w:val="18"/>
                <w:szCs w:val="18"/>
                <w:rPrChange w:id="1726" w:author="Raphael Malyankar" w:date="2022-11-09T22:34:00Z">
                  <w:rPr>
                    <w:rFonts w:cs="Arial"/>
                    <w:sz w:val="18"/>
                    <w:szCs w:val="18"/>
                  </w:rPr>
                </w:rPrChange>
              </w:rPr>
            </w:pPr>
            <w:r w:rsidRPr="00A35BCF">
              <w:rPr>
                <w:rFonts w:cs="Arial"/>
                <w:b/>
                <w:bCs/>
                <w:color w:val="FF0000"/>
                <w:sz w:val="18"/>
                <w:szCs w:val="18"/>
                <w:rPrChange w:id="1727" w:author="Raphael Malyankar" w:date="2022-11-09T22:34:00Z">
                  <w:rPr>
                    <w:rFonts w:cs="Arial"/>
                    <w:sz w:val="18"/>
                    <w:szCs w:val="18"/>
                  </w:rPr>
                </w:rPrChange>
              </w:rPr>
              <w:t>1</w:t>
            </w:r>
          </w:p>
        </w:tc>
        <w:tc>
          <w:tcPr>
            <w:tcW w:w="1001" w:type="pct"/>
          </w:tcPr>
          <w:p w14:paraId="1732E01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URN</w:t>
            </w:r>
          </w:p>
        </w:tc>
        <w:tc>
          <w:tcPr>
            <w:tcW w:w="1194" w:type="pct"/>
            <w:vAlign w:val="center"/>
          </w:tcPr>
          <w:p w14:paraId="15CCD417" w14:textId="2CD61825" w:rsidR="00EB4535" w:rsidRPr="00E4609E" w:rsidRDefault="00EB4535" w:rsidP="000879A6">
            <w:pPr>
              <w:snapToGrid w:val="0"/>
              <w:spacing w:after="0" w:line="240" w:lineRule="auto"/>
              <w:jc w:val="left"/>
              <w:rPr>
                <w:rFonts w:cs="Arial"/>
                <w:sz w:val="18"/>
                <w:szCs w:val="18"/>
              </w:rPr>
            </w:pPr>
            <w:r w:rsidRPr="00E4609E">
              <w:rPr>
                <w:rFonts w:cs="Arial"/>
                <w:sz w:val="18"/>
                <w:szCs w:val="18"/>
              </w:rPr>
              <w:t>The URN must be an MRN.</w:t>
            </w:r>
            <w:r w:rsidR="005018F0">
              <w:rPr>
                <w:rFonts w:cs="Arial"/>
                <w:sz w:val="18"/>
                <w:szCs w:val="18"/>
              </w:rPr>
              <w:t xml:space="preserve"> </w:t>
            </w:r>
            <w:r w:rsidR="005018F0" w:rsidRPr="00A35BCF">
              <w:rPr>
                <w:rFonts w:cs="Arial"/>
                <w:b/>
                <w:bCs/>
                <w:color w:val="FF0000"/>
                <w:sz w:val="18"/>
                <w:szCs w:val="18"/>
                <w:rPrChange w:id="1728" w:author="Raphael Malyankar" w:date="2022-11-09T22:34:00Z">
                  <w:rPr>
                    <w:rFonts w:cs="Arial"/>
                    <w:sz w:val="18"/>
                    <w:szCs w:val="18"/>
                  </w:rPr>
                </w:rPrChange>
              </w:rPr>
              <w:t>Restricted to mandatory in S-131</w:t>
            </w:r>
          </w:p>
        </w:tc>
      </w:tr>
      <w:tr w:rsidR="00EB4535" w:rsidRPr="00EA68F3" w14:paraId="0D7C1B00" w14:textId="77777777" w:rsidTr="000879A6">
        <w:trPr>
          <w:cantSplit/>
          <w:trHeight w:val="326"/>
        </w:trPr>
        <w:tc>
          <w:tcPr>
            <w:tcW w:w="385" w:type="pct"/>
          </w:tcPr>
          <w:p w14:paraId="585D1C5C"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0715D974"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compressionFlag</w:t>
            </w:r>
            <w:proofErr w:type="spellEnd"/>
          </w:p>
        </w:tc>
        <w:tc>
          <w:tcPr>
            <w:tcW w:w="1129" w:type="pct"/>
          </w:tcPr>
          <w:p w14:paraId="6C43FD6C"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Indicates if the resource is compressed</w:t>
            </w:r>
          </w:p>
        </w:tc>
        <w:tc>
          <w:tcPr>
            <w:tcW w:w="290" w:type="pct"/>
          </w:tcPr>
          <w:p w14:paraId="075E009D"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3C4A3B8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Boolean</w:t>
            </w:r>
          </w:p>
        </w:tc>
        <w:tc>
          <w:tcPr>
            <w:tcW w:w="1194" w:type="pct"/>
          </w:tcPr>
          <w:p w14:paraId="06DBC374" w14:textId="77777777" w:rsidR="00EB4535" w:rsidRPr="00E4609E" w:rsidRDefault="00EB4535" w:rsidP="000879A6">
            <w:pPr>
              <w:snapToGrid w:val="0"/>
              <w:spacing w:after="0"/>
              <w:jc w:val="left"/>
              <w:rPr>
                <w:rFonts w:cs="Arial"/>
                <w:sz w:val="18"/>
                <w:szCs w:val="18"/>
              </w:rPr>
            </w:pPr>
            <w:r w:rsidRPr="00E4609E">
              <w:rPr>
                <w:rFonts w:cs="Arial"/>
                <w:i/>
                <w:sz w:val="18"/>
                <w:szCs w:val="18"/>
              </w:rPr>
              <w:t>true</w:t>
            </w:r>
            <w:r w:rsidRPr="00E4609E">
              <w:rPr>
                <w:rFonts w:cs="Arial"/>
                <w:sz w:val="18"/>
                <w:szCs w:val="18"/>
              </w:rPr>
              <w:t xml:space="preserve"> indicates a compressed dataset resource</w:t>
            </w:r>
          </w:p>
          <w:p w14:paraId="37E5FF33" w14:textId="77777777" w:rsidR="00EB4535" w:rsidRPr="00E4609E" w:rsidRDefault="00EB4535" w:rsidP="000879A6">
            <w:pPr>
              <w:snapToGrid w:val="0"/>
              <w:spacing w:after="0"/>
              <w:jc w:val="left"/>
              <w:rPr>
                <w:rFonts w:cs="Arial"/>
                <w:sz w:val="18"/>
                <w:szCs w:val="18"/>
              </w:rPr>
            </w:pPr>
            <w:r w:rsidRPr="00E4609E">
              <w:rPr>
                <w:rFonts w:cs="Arial"/>
                <w:i/>
                <w:sz w:val="18"/>
                <w:szCs w:val="18"/>
              </w:rPr>
              <w:t>false</w:t>
            </w:r>
            <w:r w:rsidRPr="00E4609E">
              <w:rPr>
                <w:rFonts w:cs="Arial"/>
                <w:sz w:val="18"/>
                <w:szCs w:val="18"/>
              </w:rPr>
              <w:t xml:space="preserve"> indicates an uncompressed dataset resource</w:t>
            </w:r>
          </w:p>
        </w:tc>
      </w:tr>
      <w:tr w:rsidR="00EB4535" w:rsidRPr="00EA68F3" w14:paraId="0A18C3BB" w14:textId="77777777" w:rsidTr="000879A6">
        <w:trPr>
          <w:cantSplit/>
          <w:trHeight w:val="326"/>
        </w:trPr>
        <w:tc>
          <w:tcPr>
            <w:tcW w:w="385" w:type="pct"/>
          </w:tcPr>
          <w:p w14:paraId="6D248FC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2EADFCF9"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dataProtection</w:t>
            </w:r>
            <w:proofErr w:type="spellEnd"/>
          </w:p>
        </w:tc>
        <w:tc>
          <w:tcPr>
            <w:tcW w:w="1129" w:type="pct"/>
          </w:tcPr>
          <w:p w14:paraId="63CEB13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Indicates if the data is encrypted</w:t>
            </w:r>
          </w:p>
        </w:tc>
        <w:tc>
          <w:tcPr>
            <w:tcW w:w="290" w:type="pct"/>
          </w:tcPr>
          <w:p w14:paraId="0B70DC14"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03B7A9FC"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Boolean</w:t>
            </w:r>
          </w:p>
        </w:tc>
        <w:tc>
          <w:tcPr>
            <w:tcW w:w="1194" w:type="pct"/>
          </w:tcPr>
          <w:p w14:paraId="3800DD4C" w14:textId="77777777" w:rsidR="00EB4535" w:rsidRPr="00E4609E" w:rsidRDefault="00EB4535" w:rsidP="000879A6">
            <w:pPr>
              <w:snapToGrid w:val="0"/>
              <w:spacing w:after="0"/>
              <w:jc w:val="left"/>
              <w:rPr>
                <w:rFonts w:cs="Arial"/>
                <w:sz w:val="18"/>
                <w:szCs w:val="18"/>
              </w:rPr>
            </w:pPr>
            <w:r w:rsidRPr="00E4609E">
              <w:rPr>
                <w:rFonts w:cs="Arial"/>
                <w:i/>
                <w:sz w:val="18"/>
                <w:szCs w:val="18"/>
              </w:rPr>
              <w:t>true</w:t>
            </w:r>
            <w:r w:rsidRPr="00E4609E">
              <w:rPr>
                <w:rFonts w:cs="Arial"/>
                <w:sz w:val="18"/>
                <w:szCs w:val="18"/>
              </w:rPr>
              <w:t xml:space="preserve"> indicates an encrypted dataset resource</w:t>
            </w:r>
          </w:p>
          <w:p w14:paraId="143681A8" w14:textId="77777777" w:rsidR="00EB4535" w:rsidRPr="00E4609E" w:rsidRDefault="00EB4535" w:rsidP="000879A6">
            <w:pPr>
              <w:snapToGrid w:val="0"/>
              <w:spacing w:after="0" w:line="240" w:lineRule="auto"/>
              <w:jc w:val="left"/>
              <w:rPr>
                <w:rFonts w:cs="Arial"/>
                <w:sz w:val="18"/>
                <w:szCs w:val="18"/>
              </w:rPr>
            </w:pPr>
            <w:r w:rsidRPr="00E4609E">
              <w:rPr>
                <w:rFonts w:cs="Arial"/>
                <w:i/>
                <w:sz w:val="18"/>
                <w:szCs w:val="18"/>
              </w:rPr>
              <w:t>false</w:t>
            </w:r>
            <w:r w:rsidRPr="00E4609E">
              <w:rPr>
                <w:rFonts w:cs="Arial"/>
                <w:sz w:val="18"/>
                <w:szCs w:val="18"/>
              </w:rPr>
              <w:t xml:space="preserve"> indicates an unencrypted dataset </w:t>
            </w:r>
            <w:proofErr w:type="gramStart"/>
            <w:r w:rsidRPr="00E4609E">
              <w:rPr>
                <w:rFonts w:cs="Arial"/>
                <w:sz w:val="18"/>
                <w:szCs w:val="18"/>
              </w:rPr>
              <w:t>resources</w:t>
            </w:r>
            <w:proofErr w:type="gramEnd"/>
          </w:p>
        </w:tc>
      </w:tr>
      <w:tr w:rsidR="00EB4535" w:rsidRPr="00EA68F3" w14:paraId="3987E7B0" w14:textId="77777777" w:rsidTr="000879A6">
        <w:trPr>
          <w:cantSplit/>
          <w:trHeight w:val="326"/>
        </w:trPr>
        <w:tc>
          <w:tcPr>
            <w:tcW w:w="385" w:type="pct"/>
          </w:tcPr>
          <w:p w14:paraId="73198B29"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shd w:val="clear" w:color="auto" w:fill="auto"/>
          </w:tcPr>
          <w:p w14:paraId="35FCA6DF"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protectionScheme</w:t>
            </w:r>
            <w:proofErr w:type="spellEnd"/>
          </w:p>
        </w:tc>
        <w:tc>
          <w:tcPr>
            <w:tcW w:w="1129" w:type="pct"/>
            <w:shd w:val="clear" w:color="auto" w:fill="auto"/>
          </w:tcPr>
          <w:p w14:paraId="389A7FF8" w14:textId="77777777" w:rsidR="00EB4535" w:rsidRPr="00E4609E" w:rsidRDefault="00EB4535" w:rsidP="000879A6">
            <w:pPr>
              <w:spacing w:after="0" w:line="240" w:lineRule="auto"/>
              <w:jc w:val="left"/>
              <w:rPr>
                <w:rFonts w:cs="Arial"/>
                <w:sz w:val="18"/>
                <w:szCs w:val="18"/>
              </w:rPr>
            </w:pPr>
            <w:r w:rsidRPr="00A5525E">
              <w:rPr>
                <w:rFonts w:eastAsia="Times New Roman" w:cs="Arial"/>
                <w:sz w:val="18"/>
                <w:szCs w:val="18"/>
              </w:rPr>
              <w:t>Specification of method used for data protection</w:t>
            </w:r>
          </w:p>
        </w:tc>
        <w:tc>
          <w:tcPr>
            <w:tcW w:w="290" w:type="pct"/>
            <w:shd w:val="clear" w:color="auto" w:fill="auto"/>
          </w:tcPr>
          <w:p w14:paraId="1A2C2776"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0..1</w:t>
            </w:r>
          </w:p>
        </w:tc>
        <w:tc>
          <w:tcPr>
            <w:tcW w:w="1001" w:type="pct"/>
            <w:tcBorders>
              <w:bottom w:val="single" w:sz="4" w:space="0" w:color="000000"/>
            </w:tcBorders>
            <w:shd w:val="clear" w:color="auto" w:fill="auto"/>
          </w:tcPr>
          <w:p w14:paraId="2AF28F98"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S100_ProtectionScheme</w:t>
            </w:r>
          </w:p>
        </w:tc>
        <w:tc>
          <w:tcPr>
            <w:tcW w:w="1194" w:type="pct"/>
            <w:shd w:val="clear" w:color="auto" w:fill="auto"/>
            <w:vAlign w:val="center"/>
          </w:tcPr>
          <w:p w14:paraId="367B76C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 S-100 Edition 5.0.0 the only allowed value is “S100p15”.</w:t>
            </w:r>
          </w:p>
        </w:tc>
      </w:tr>
      <w:tr w:rsidR="00EB4535" w:rsidRPr="00EA68F3" w14:paraId="0B094EA7" w14:textId="77777777" w:rsidTr="000879A6">
        <w:trPr>
          <w:cantSplit/>
          <w:trHeight w:val="326"/>
        </w:trPr>
        <w:tc>
          <w:tcPr>
            <w:tcW w:w="385" w:type="pct"/>
          </w:tcPr>
          <w:p w14:paraId="2DD02467"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Attribute</w:t>
            </w:r>
          </w:p>
        </w:tc>
        <w:tc>
          <w:tcPr>
            <w:tcW w:w="1001" w:type="pct"/>
          </w:tcPr>
          <w:p w14:paraId="2511589D"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digitalSignatureReference</w:t>
            </w:r>
            <w:proofErr w:type="spellEnd"/>
          </w:p>
        </w:tc>
        <w:tc>
          <w:tcPr>
            <w:tcW w:w="1129" w:type="pct"/>
          </w:tcPr>
          <w:p w14:paraId="258146A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 xml:space="preserve">Specifies the algorithm used to compute </w:t>
            </w:r>
            <w:proofErr w:type="spellStart"/>
            <w:r w:rsidRPr="00E4609E">
              <w:rPr>
                <w:rFonts w:cs="Arial"/>
                <w:sz w:val="18"/>
                <w:szCs w:val="18"/>
              </w:rPr>
              <w:t>digitalSignatureValue</w:t>
            </w:r>
            <w:proofErr w:type="spellEnd"/>
          </w:p>
        </w:tc>
        <w:tc>
          <w:tcPr>
            <w:tcW w:w="290" w:type="pct"/>
          </w:tcPr>
          <w:p w14:paraId="6B80DA78"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494A3151" w14:textId="77777777" w:rsidR="00EB4535" w:rsidRPr="00E4609E" w:rsidRDefault="00EB4535" w:rsidP="000879A6">
            <w:pPr>
              <w:snapToGrid w:val="0"/>
              <w:spacing w:after="0"/>
              <w:jc w:val="left"/>
              <w:rPr>
                <w:rFonts w:cs="Arial"/>
                <w:sz w:val="18"/>
                <w:szCs w:val="18"/>
              </w:rPr>
            </w:pPr>
            <w:r w:rsidRPr="00E4609E">
              <w:rPr>
                <w:rFonts w:cs="Arial"/>
                <w:sz w:val="18"/>
                <w:szCs w:val="18"/>
              </w:rPr>
              <w:t>S100_DigitalSignatureReference (see S-100 Part 15)</w:t>
            </w:r>
          </w:p>
        </w:tc>
        <w:tc>
          <w:tcPr>
            <w:tcW w:w="1194" w:type="pct"/>
          </w:tcPr>
          <w:p w14:paraId="3E52D6DA" w14:textId="77777777" w:rsidR="00EB4535" w:rsidRPr="00E4609E" w:rsidRDefault="00EB4535" w:rsidP="000879A6">
            <w:pPr>
              <w:snapToGrid w:val="0"/>
              <w:spacing w:after="0" w:line="240" w:lineRule="auto"/>
              <w:jc w:val="left"/>
              <w:rPr>
                <w:rFonts w:cs="Arial"/>
                <w:sz w:val="18"/>
                <w:szCs w:val="18"/>
              </w:rPr>
            </w:pPr>
          </w:p>
        </w:tc>
      </w:tr>
      <w:tr w:rsidR="00EB4535" w:rsidRPr="00EA68F3" w14:paraId="5B664827" w14:textId="77777777" w:rsidTr="000879A6">
        <w:trPr>
          <w:cantSplit/>
          <w:trHeight w:val="326"/>
        </w:trPr>
        <w:tc>
          <w:tcPr>
            <w:tcW w:w="385" w:type="pct"/>
          </w:tcPr>
          <w:p w14:paraId="7F1B0DE4"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Attribute</w:t>
            </w:r>
          </w:p>
        </w:tc>
        <w:tc>
          <w:tcPr>
            <w:tcW w:w="1001" w:type="pct"/>
          </w:tcPr>
          <w:p w14:paraId="4BF0F0FE"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digitalSignatureValue</w:t>
            </w:r>
            <w:proofErr w:type="spellEnd"/>
          </w:p>
        </w:tc>
        <w:tc>
          <w:tcPr>
            <w:tcW w:w="1129" w:type="pct"/>
          </w:tcPr>
          <w:p w14:paraId="755A2234"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Value derived from the digital signature</w:t>
            </w:r>
          </w:p>
        </w:tc>
        <w:tc>
          <w:tcPr>
            <w:tcW w:w="290" w:type="pct"/>
          </w:tcPr>
          <w:p w14:paraId="1DDF0E3E" w14:textId="77777777" w:rsidR="00EB4535" w:rsidRPr="00E4609E" w:rsidRDefault="00EB4535" w:rsidP="000879A6">
            <w:pPr>
              <w:snapToGrid w:val="0"/>
              <w:spacing w:after="0" w:line="240" w:lineRule="auto"/>
              <w:jc w:val="center"/>
              <w:rPr>
                <w:rFonts w:cs="Arial"/>
                <w:sz w:val="18"/>
                <w:szCs w:val="18"/>
              </w:rPr>
            </w:pPr>
            <w:proofErr w:type="gramStart"/>
            <w:r w:rsidRPr="00E4609E">
              <w:rPr>
                <w:rFonts w:cs="Arial"/>
                <w:sz w:val="18"/>
                <w:szCs w:val="18"/>
              </w:rPr>
              <w:t>1..*</w:t>
            </w:r>
            <w:proofErr w:type="gramEnd"/>
          </w:p>
        </w:tc>
        <w:tc>
          <w:tcPr>
            <w:tcW w:w="1001" w:type="pct"/>
          </w:tcPr>
          <w:p w14:paraId="113222FD" w14:textId="77777777" w:rsidR="00EB4535" w:rsidRPr="00E4609E" w:rsidRDefault="00EB4535" w:rsidP="000879A6">
            <w:pPr>
              <w:snapToGrid w:val="0"/>
              <w:spacing w:after="0"/>
              <w:jc w:val="left"/>
              <w:rPr>
                <w:rFonts w:cs="Arial"/>
                <w:sz w:val="18"/>
                <w:szCs w:val="18"/>
              </w:rPr>
            </w:pPr>
            <w:r w:rsidRPr="00E4609E">
              <w:rPr>
                <w:rFonts w:cs="Arial"/>
                <w:sz w:val="18"/>
                <w:szCs w:val="18"/>
              </w:rPr>
              <w:t>S100_DigitalSignatureValue (see S-100 Part 15)</w:t>
            </w:r>
          </w:p>
        </w:tc>
        <w:tc>
          <w:tcPr>
            <w:tcW w:w="1194" w:type="pct"/>
          </w:tcPr>
          <w:p w14:paraId="4B74FBCE" w14:textId="77777777" w:rsidR="00EB4535" w:rsidRPr="00E4609E" w:rsidRDefault="00EB4535" w:rsidP="000879A6">
            <w:pPr>
              <w:snapToGrid w:val="0"/>
              <w:spacing w:after="0"/>
              <w:jc w:val="left"/>
              <w:rPr>
                <w:rFonts w:cs="Arial"/>
                <w:sz w:val="18"/>
                <w:szCs w:val="18"/>
              </w:rPr>
            </w:pPr>
            <w:r w:rsidRPr="00E4609E">
              <w:rPr>
                <w:rFonts w:cs="Arial"/>
                <w:sz w:val="18"/>
                <w:szCs w:val="18"/>
              </w:rPr>
              <w:t xml:space="preserve">The value resulting from application of </w:t>
            </w:r>
            <w:proofErr w:type="spellStart"/>
            <w:r w:rsidRPr="00E2584C">
              <w:rPr>
                <w:rFonts w:cs="Arial"/>
                <w:i/>
                <w:iCs/>
                <w:sz w:val="18"/>
                <w:szCs w:val="18"/>
              </w:rPr>
              <w:t>digitalSignatureReference</w:t>
            </w:r>
            <w:proofErr w:type="spellEnd"/>
          </w:p>
          <w:p w14:paraId="61ECFB01" w14:textId="77777777" w:rsidR="00EB4535" w:rsidRPr="00E4609E" w:rsidRDefault="00EB4535" w:rsidP="000879A6">
            <w:pPr>
              <w:snapToGrid w:val="0"/>
              <w:spacing w:before="60" w:after="0" w:line="240" w:lineRule="auto"/>
              <w:jc w:val="left"/>
              <w:rPr>
                <w:rFonts w:cs="Arial"/>
                <w:sz w:val="18"/>
                <w:szCs w:val="18"/>
              </w:rPr>
            </w:pPr>
            <w:r w:rsidRPr="00E4609E">
              <w:rPr>
                <w:rFonts w:cs="Arial"/>
                <w:sz w:val="18"/>
                <w:szCs w:val="18"/>
              </w:rPr>
              <w:t>Implemented as the digital signature format specified in Part 15</w:t>
            </w:r>
          </w:p>
        </w:tc>
      </w:tr>
      <w:tr w:rsidR="00EB4535" w:rsidRPr="00EA68F3" w14:paraId="17D9C49F" w14:textId="77777777" w:rsidTr="000879A6">
        <w:trPr>
          <w:cantSplit/>
          <w:trHeight w:val="326"/>
        </w:trPr>
        <w:tc>
          <w:tcPr>
            <w:tcW w:w="385" w:type="pct"/>
          </w:tcPr>
          <w:p w14:paraId="7DEAE47E"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lastRenderedPageBreak/>
              <w:t>Attribute</w:t>
            </w:r>
          </w:p>
        </w:tc>
        <w:tc>
          <w:tcPr>
            <w:tcW w:w="1001" w:type="pct"/>
          </w:tcPr>
          <w:p w14:paraId="374CBE4B" w14:textId="77777777" w:rsidR="00EB4535" w:rsidRPr="00E4609E" w:rsidRDefault="00EB4535" w:rsidP="000879A6">
            <w:pPr>
              <w:snapToGrid w:val="0"/>
              <w:spacing w:after="0" w:line="240" w:lineRule="auto"/>
              <w:jc w:val="left"/>
              <w:rPr>
                <w:rFonts w:cs="Arial"/>
                <w:bCs/>
                <w:sz w:val="18"/>
                <w:szCs w:val="18"/>
              </w:rPr>
            </w:pPr>
            <w:r w:rsidRPr="00E4609E">
              <w:rPr>
                <w:rFonts w:cs="Arial"/>
                <w:bCs/>
                <w:sz w:val="18"/>
                <w:szCs w:val="18"/>
              </w:rPr>
              <w:t>copyright</w:t>
            </w:r>
          </w:p>
        </w:tc>
        <w:tc>
          <w:tcPr>
            <w:tcW w:w="1129" w:type="pct"/>
          </w:tcPr>
          <w:p w14:paraId="162D1B4A"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Indicates if the dataset is copyrighted</w:t>
            </w:r>
          </w:p>
        </w:tc>
        <w:tc>
          <w:tcPr>
            <w:tcW w:w="290" w:type="pct"/>
          </w:tcPr>
          <w:p w14:paraId="5B7CA9C4"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5889B3C5" w14:textId="77777777" w:rsidR="00EB4535" w:rsidRPr="00E4609E" w:rsidDel="00EF3EB0" w:rsidRDefault="00EB4535" w:rsidP="000879A6">
            <w:pPr>
              <w:snapToGrid w:val="0"/>
              <w:spacing w:after="0" w:line="240" w:lineRule="auto"/>
              <w:jc w:val="left"/>
              <w:rPr>
                <w:rFonts w:cs="Arial"/>
                <w:sz w:val="18"/>
                <w:szCs w:val="18"/>
              </w:rPr>
            </w:pPr>
            <w:r w:rsidRPr="00E4609E">
              <w:rPr>
                <w:rFonts w:cs="Arial"/>
                <w:sz w:val="18"/>
                <w:szCs w:val="18"/>
              </w:rPr>
              <w:t>Boolean</w:t>
            </w:r>
          </w:p>
        </w:tc>
        <w:tc>
          <w:tcPr>
            <w:tcW w:w="1194" w:type="pct"/>
          </w:tcPr>
          <w:p w14:paraId="35C2782A" w14:textId="77777777" w:rsidR="00EB4535" w:rsidRPr="00E4609E" w:rsidRDefault="00EB4535" w:rsidP="000879A6">
            <w:pPr>
              <w:snapToGrid w:val="0"/>
              <w:spacing w:after="0"/>
              <w:jc w:val="left"/>
              <w:rPr>
                <w:rFonts w:cs="Arial"/>
                <w:sz w:val="18"/>
                <w:szCs w:val="18"/>
              </w:rPr>
            </w:pPr>
            <w:r w:rsidRPr="00E4609E">
              <w:rPr>
                <w:rFonts w:cs="Arial"/>
                <w:i/>
                <w:sz w:val="18"/>
                <w:szCs w:val="18"/>
              </w:rPr>
              <w:t>true</w:t>
            </w:r>
            <w:r w:rsidRPr="00E4609E">
              <w:rPr>
                <w:rFonts w:cs="Arial"/>
                <w:sz w:val="18"/>
                <w:szCs w:val="18"/>
              </w:rPr>
              <w:t xml:space="preserve"> indicates the resource is copyrighted</w:t>
            </w:r>
          </w:p>
          <w:p w14:paraId="0088B6CF" w14:textId="77777777" w:rsidR="00EB4535" w:rsidRPr="00E4609E" w:rsidRDefault="00EB4535" w:rsidP="000879A6">
            <w:pPr>
              <w:snapToGrid w:val="0"/>
              <w:spacing w:before="60" w:after="0" w:line="240" w:lineRule="auto"/>
              <w:jc w:val="left"/>
              <w:rPr>
                <w:rFonts w:cs="Arial"/>
                <w:sz w:val="18"/>
                <w:szCs w:val="18"/>
              </w:rPr>
            </w:pPr>
            <w:r w:rsidRPr="00E4609E">
              <w:rPr>
                <w:rFonts w:cs="Arial"/>
                <w:i/>
                <w:sz w:val="18"/>
                <w:szCs w:val="18"/>
              </w:rPr>
              <w:t>false</w:t>
            </w:r>
            <w:r w:rsidRPr="00E4609E">
              <w:rPr>
                <w:rFonts w:cs="Arial"/>
                <w:sz w:val="18"/>
                <w:szCs w:val="18"/>
              </w:rPr>
              <w:t xml:space="preserve"> Indicates the resource is not copyrighted</w:t>
            </w:r>
          </w:p>
        </w:tc>
      </w:tr>
      <w:tr w:rsidR="00EB4535" w:rsidRPr="00EA68F3" w14:paraId="0B9D0932" w14:textId="77777777" w:rsidTr="000879A6">
        <w:trPr>
          <w:cantSplit/>
          <w:trHeight w:val="326"/>
        </w:trPr>
        <w:tc>
          <w:tcPr>
            <w:tcW w:w="385" w:type="pct"/>
          </w:tcPr>
          <w:p w14:paraId="1858BBB1"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Attribute</w:t>
            </w:r>
          </w:p>
        </w:tc>
        <w:tc>
          <w:tcPr>
            <w:tcW w:w="1001" w:type="pct"/>
          </w:tcPr>
          <w:p w14:paraId="1F252F8F" w14:textId="77777777" w:rsidR="00EB4535" w:rsidRPr="00E4609E" w:rsidRDefault="00EB4535" w:rsidP="000879A6">
            <w:pPr>
              <w:snapToGrid w:val="0"/>
              <w:spacing w:after="0" w:line="240" w:lineRule="auto"/>
              <w:jc w:val="left"/>
              <w:rPr>
                <w:rFonts w:cs="Arial"/>
                <w:sz w:val="18"/>
                <w:szCs w:val="18"/>
              </w:rPr>
            </w:pPr>
            <w:r w:rsidRPr="00E4609E">
              <w:rPr>
                <w:rFonts w:cs="Arial"/>
                <w:bCs/>
                <w:sz w:val="18"/>
                <w:szCs w:val="18"/>
              </w:rPr>
              <w:t>classification</w:t>
            </w:r>
          </w:p>
        </w:tc>
        <w:tc>
          <w:tcPr>
            <w:tcW w:w="1129" w:type="pct"/>
          </w:tcPr>
          <w:p w14:paraId="709E5042" w14:textId="77777777" w:rsidR="00EB4535" w:rsidRPr="00E4609E" w:rsidRDefault="00EB4535" w:rsidP="000879A6">
            <w:pPr>
              <w:snapToGrid w:val="0"/>
              <w:spacing w:after="0" w:line="240" w:lineRule="auto"/>
              <w:jc w:val="left"/>
              <w:rPr>
                <w:rFonts w:cs="Arial"/>
                <w:sz w:val="18"/>
                <w:szCs w:val="18"/>
              </w:rPr>
            </w:pPr>
            <w:r w:rsidRPr="00E4609E">
              <w:rPr>
                <w:rFonts w:cs="Arial"/>
                <w:bCs/>
                <w:sz w:val="18"/>
                <w:szCs w:val="18"/>
              </w:rPr>
              <w:t>Indicates the security classification of the dataset</w:t>
            </w:r>
          </w:p>
        </w:tc>
        <w:tc>
          <w:tcPr>
            <w:tcW w:w="290" w:type="pct"/>
          </w:tcPr>
          <w:p w14:paraId="0479EB3B"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0..1</w:t>
            </w:r>
          </w:p>
        </w:tc>
        <w:tc>
          <w:tcPr>
            <w:tcW w:w="1001" w:type="pct"/>
          </w:tcPr>
          <w:p w14:paraId="5441D9E0"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MD_SecurityConstraints</w:t>
            </w:r>
            <w:proofErr w:type="spellEnd"/>
            <w:r w:rsidRPr="00E4609E">
              <w:rPr>
                <w:rFonts w:cs="Arial"/>
                <w:sz w:val="18"/>
                <w:szCs w:val="18"/>
              </w:rPr>
              <w:t xml:space="preserve">&gt; </w:t>
            </w:r>
            <w:proofErr w:type="spellStart"/>
            <w:r w:rsidRPr="00E4609E">
              <w:rPr>
                <w:rFonts w:cs="Arial"/>
                <w:sz w:val="18"/>
                <w:szCs w:val="18"/>
              </w:rPr>
              <w:t>MD_ClassificationCode</w:t>
            </w:r>
            <w:proofErr w:type="spellEnd"/>
            <w:r w:rsidRPr="00E4609E">
              <w:rPr>
                <w:rFonts w:cs="Arial"/>
                <w:sz w:val="18"/>
                <w:szCs w:val="18"/>
              </w:rPr>
              <w:t xml:space="preserve"> (</w:t>
            </w:r>
            <w:proofErr w:type="spellStart"/>
            <w:r w:rsidRPr="00E4609E">
              <w:rPr>
                <w:rFonts w:cs="Arial"/>
                <w:sz w:val="18"/>
                <w:szCs w:val="18"/>
              </w:rPr>
              <w:t>codelist</w:t>
            </w:r>
            <w:proofErr w:type="spellEnd"/>
            <w:r w:rsidRPr="00E4609E">
              <w:rPr>
                <w:rFonts w:cs="Arial"/>
                <w:sz w:val="18"/>
                <w:szCs w:val="18"/>
              </w:rPr>
              <w:t>)</w:t>
            </w:r>
          </w:p>
        </w:tc>
        <w:tc>
          <w:tcPr>
            <w:tcW w:w="1194" w:type="pct"/>
            <w:vAlign w:val="center"/>
          </w:tcPr>
          <w:p w14:paraId="7D503CFD" w14:textId="77777777" w:rsidR="00EB4535" w:rsidRPr="00E4609E" w:rsidRDefault="00EB4535" w:rsidP="000879A6">
            <w:pPr>
              <w:spacing w:after="0" w:line="240" w:lineRule="auto"/>
              <w:jc w:val="left"/>
              <w:rPr>
                <w:rFonts w:cs="Arial"/>
                <w:sz w:val="18"/>
                <w:szCs w:val="18"/>
              </w:rPr>
            </w:pPr>
            <w:r w:rsidRPr="00E4609E">
              <w:rPr>
                <w:rFonts w:cs="Arial"/>
                <w:sz w:val="18"/>
                <w:szCs w:val="18"/>
              </w:rPr>
              <w:t>1. unclassified</w:t>
            </w:r>
          </w:p>
          <w:p w14:paraId="0A40B538" w14:textId="77777777" w:rsidR="00EB4535" w:rsidRPr="00E4609E" w:rsidRDefault="00EB4535" w:rsidP="000879A6">
            <w:pPr>
              <w:spacing w:after="0" w:line="240" w:lineRule="auto"/>
              <w:jc w:val="left"/>
              <w:rPr>
                <w:rFonts w:cs="Arial"/>
                <w:sz w:val="18"/>
                <w:szCs w:val="18"/>
              </w:rPr>
            </w:pPr>
            <w:r w:rsidRPr="00E4609E">
              <w:rPr>
                <w:rFonts w:cs="Arial"/>
                <w:sz w:val="18"/>
                <w:szCs w:val="18"/>
              </w:rPr>
              <w:t>2. restricted</w:t>
            </w:r>
          </w:p>
          <w:p w14:paraId="6F74C9D5" w14:textId="77777777" w:rsidR="00EB4535" w:rsidRPr="00E4609E" w:rsidRDefault="00EB4535" w:rsidP="000879A6">
            <w:pPr>
              <w:spacing w:after="0" w:line="240" w:lineRule="auto"/>
              <w:jc w:val="left"/>
              <w:rPr>
                <w:rFonts w:cs="Arial"/>
                <w:sz w:val="18"/>
                <w:szCs w:val="18"/>
              </w:rPr>
            </w:pPr>
            <w:r w:rsidRPr="00E4609E">
              <w:rPr>
                <w:rFonts w:cs="Arial"/>
                <w:sz w:val="18"/>
                <w:szCs w:val="18"/>
              </w:rPr>
              <w:t>3. confidential</w:t>
            </w:r>
          </w:p>
          <w:p w14:paraId="6E6FDBD3" w14:textId="77777777" w:rsidR="00EB4535" w:rsidRPr="00E4609E" w:rsidRDefault="00EB4535" w:rsidP="000879A6">
            <w:pPr>
              <w:spacing w:after="0" w:line="240" w:lineRule="auto"/>
              <w:jc w:val="left"/>
              <w:rPr>
                <w:rFonts w:cs="Arial"/>
                <w:sz w:val="18"/>
                <w:szCs w:val="18"/>
              </w:rPr>
            </w:pPr>
            <w:r w:rsidRPr="00E4609E">
              <w:rPr>
                <w:rFonts w:cs="Arial"/>
                <w:sz w:val="18"/>
                <w:szCs w:val="18"/>
              </w:rPr>
              <w:t>4. secret</w:t>
            </w:r>
          </w:p>
          <w:p w14:paraId="545119C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5. top secret</w:t>
            </w:r>
          </w:p>
          <w:p w14:paraId="46569EF7" w14:textId="77777777" w:rsidR="00EB4535" w:rsidRPr="00E4609E" w:rsidRDefault="00EB4535" w:rsidP="000879A6">
            <w:pPr>
              <w:snapToGrid w:val="0"/>
              <w:spacing w:after="0"/>
              <w:rPr>
                <w:rFonts w:cs="Arial"/>
                <w:sz w:val="18"/>
                <w:szCs w:val="18"/>
              </w:rPr>
            </w:pPr>
            <w:r w:rsidRPr="00E4609E">
              <w:rPr>
                <w:rFonts w:cs="Arial"/>
                <w:sz w:val="18"/>
                <w:szCs w:val="18"/>
              </w:rPr>
              <w:t>6. sensitive but unclassified</w:t>
            </w:r>
          </w:p>
          <w:p w14:paraId="041D4200" w14:textId="77777777" w:rsidR="00EB4535" w:rsidRPr="00E4609E" w:rsidRDefault="00EB4535" w:rsidP="000879A6">
            <w:pPr>
              <w:snapToGrid w:val="0"/>
              <w:spacing w:after="0"/>
              <w:rPr>
                <w:rFonts w:cs="Arial"/>
                <w:sz w:val="18"/>
                <w:szCs w:val="18"/>
              </w:rPr>
            </w:pPr>
            <w:r w:rsidRPr="00E4609E">
              <w:rPr>
                <w:rFonts w:cs="Arial"/>
                <w:sz w:val="18"/>
                <w:szCs w:val="18"/>
              </w:rPr>
              <w:t>7. for official use only</w:t>
            </w:r>
          </w:p>
          <w:p w14:paraId="7179AC6D" w14:textId="77777777" w:rsidR="00EB4535" w:rsidRPr="00E4609E" w:rsidRDefault="00EB4535" w:rsidP="000879A6">
            <w:pPr>
              <w:snapToGrid w:val="0"/>
              <w:spacing w:after="0"/>
              <w:rPr>
                <w:rFonts w:cs="Arial"/>
                <w:sz w:val="18"/>
                <w:szCs w:val="18"/>
              </w:rPr>
            </w:pPr>
            <w:r w:rsidRPr="00E4609E">
              <w:rPr>
                <w:rFonts w:cs="Arial"/>
                <w:sz w:val="18"/>
                <w:szCs w:val="18"/>
              </w:rPr>
              <w:t>8. protected</w:t>
            </w:r>
          </w:p>
          <w:p w14:paraId="63D8B4CD"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9. limited distribution</w:t>
            </w:r>
          </w:p>
        </w:tc>
      </w:tr>
      <w:tr w:rsidR="00EB4535" w:rsidRPr="00EA68F3" w14:paraId="78D761C9" w14:textId="77777777" w:rsidTr="000879A6">
        <w:trPr>
          <w:cantSplit/>
          <w:trHeight w:val="326"/>
        </w:trPr>
        <w:tc>
          <w:tcPr>
            <w:tcW w:w="385" w:type="pct"/>
          </w:tcPr>
          <w:p w14:paraId="22768C25"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38EB3E22"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purpose</w:t>
            </w:r>
          </w:p>
        </w:tc>
        <w:tc>
          <w:tcPr>
            <w:tcW w:w="1129" w:type="pct"/>
          </w:tcPr>
          <w:p w14:paraId="33BB7E4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 xml:space="preserve">The purpose for which the dataset has been issued </w:t>
            </w:r>
          </w:p>
        </w:tc>
        <w:tc>
          <w:tcPr>
            <w:tcW w:w="290" w:type="pct"/>
          </w:tcPr>
          <w:p w14:paraId="3AE796FF"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0..1</w:t>
            </w:r>
          </w:p>
        </w:tc>
        <w:tc>
          <w:tcPr>
            <w:tcW w:w="1001" w:type="pct"/>
          </w:tcPr>
          <w:p w14:paraId="6198997D" w14:textId="77777777" w:rsidR="00EB4535" w:rsidRPr="00E4609E" w:rsidRDefault="00EB4535" w:rsidP="000879A6">
            <w:pPr>
              <w:snapToGrid w:val="0"/>
              <w:spacing w:after="0"/>
              <w:jc w:val="left"/>
              <w:rPr>
                <w:rFonts w:cs="Arial"/>
                <w:sz w:val="18"/>
                <w:szCs w:val="18"/>
              </w:rPr>
            </w:pPr>
            <w:r w:rsidRPr="00E4609E">
              <w:rPr>
                <w:rFonts w:cs="Arial"/>
                <w:sz w:val="18"/>
                <w:szCs w:val="18"/>
              </w:rPr>
              <w:t>S100_Purpose</w:t>
            </w:r>
          </w:p>
          <w:p w14:paraId="36453CFB" w14:textId="77777777" w:rsidR="00EB4535" w:rsidRPr="00E4609E" w:rsidRDefault="00EB4535" w:rsidP="000879A6">
            <w:pPr>
              <w:snapToGrid w:val="0"/>
              <w:spacing w:after="0" w:line="240" w:lineRule="auto"/>
              <w:jc w:val="left"/>
              <w:rPr>
                <w:rFonts w:cs="Arial"/>
                <w:sz w:val="18"/>
                <w:szCs w:val="18"/>
              </w:rPr>
            </w:pPr>
          </w:p>
        </w:tc>
        <w:tc>
          <w:tcPr>
            <w:tcW w:w="1194" w:type="pct"/>
            <w:vAlign w:val="center"/>
          </w:tcPr>
          <w:p w14:paraId="19414A98" w14:textId="77777777" w:rsidR="00EB4535" w:rsidRPr="00E4609E" w:rsidRDefault="00EB4535" w:rsidP="000879A6">
            <w:pPr>
              <w:snapToGrid w:val="0"/>
              <w:spacing w:after="0" w:line="240" w:lineRule="auto"/>
              <w:ind w:left="1158" w:hanging="1158"/>
              <w:jc w:val="left"/>
              <w:rPr>
                <w:rFonts w:cs="Arial"/>
                <w:sz w:val="18"/>
                <w:szCs w:val="18"/>
              </w:rPr>
            </w:pPr>
          </w:p>
        </w:tc>
      </w:tr>
      <w:tr w:rsidR="00EB4535" w:rsidRPr="00EA68F3" w14:paraId="22D10DD7" w14:textId="77777777" w:rsidTr="000879A6">
        <w:trPr>
          <w:cantSplit/>
          <w:trHeight w:val="326"/>
        </w:trPr>
        <w:tc>
          <w:tcPr>
            <w:tcW w:w="385" w:type="pct"/>
          </w:tcPr>
          <w:p w14:paraId="79CF618A"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23DDDF59"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notForNavigation</w:t>
            </w:r>
            <w:proofErr w:type="spellEnd"/>
          </w:p>
        </w:tc>
        <w:tc>
          <w:tcPr>
            <w:tcW w:w="1129" w:type="pct"/>
          </w:tcPr>
          <w:p w14:paraId="11CE28A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Indicates the dataset is not intended to be used for navigation</w:t>
            </w:r>
          </w:p>
        </w:tc>
        <w:tc>
          <w:tcPr>
            <w:tcW w:w="290" w:type="pct"/>
          </w:tcPr>
          <w:p w14:paraId="2CFB82C3"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47D44DBA" w14:textId="77777777" w:rsidR="00EB4535" w:rsidRPr="00E4609E" w:rsidRDefault="00EB4535" w:rsidP="000879A6">
            <w:pPr>
              <w:snapToGrid w:val="0"/>
              <w:spacing w:after="0"/>
              <w:jc w:val="left"/>
              <w:rPr>
                <w:rFonts w:cs="Arial"/>
                <w:sz w:val="18"/>
                <w:szCs w:val="18"/>
              </w:rPr>
            </w:pPr>
            <w:r w:rsidRPr="00E4609E">
              <w:rPr>
                <w:rFonts w:cs="Arial"/>
                <w:sz w:val="18"/>
                <w:szCs w:val="18"/>
              </w:rPr>
              <w:t>Boolean</w:t>
            </w:r>
          </w:p>
        </w:tc>
        <w:tc>
          <w:tcPr>
            <w:tcW w:w="1194" w:type="pct"/>
          </w:tcPr>
          <w:p w14:paraId="36B6BF13" w14:textId="77777777" w:rsidR="00EB4535" w:rsidRPr="00E4609E" w:rsidRDefault="00EB4535" w:rsidP="000879A6">
            <w:pPr>
              <w:spacing w:after="0"/>
              <w:jc w:val="left"/>
              <w:rPr>
                <w:rFonts w:cs="Arial"/>
                <w:sz w:val="18"/>
                <w:szCs w:val="18"/>
                <w:lang w:eastAsia="en-US"/>
              </w:rPr>
            </w:pPr>
            <w:r w:rsidRPr="00E4609E">
              <w:rPr>
                <w:rFonts w:cs="Arial"/>
                <w:i/>
                <w:sz w:val="18"/>
                <w:szCs w:val="18"/>
                <w:lang w:eastAsia="en-US"/>
              </w:rPr>
              <w:t>true</w:t>
            </w:r>
            <w:r w:rsidRPr="00E4609E">
              <w:rPr>
                <w:rFonts w:cs="Arial"/>
                <w:sz w:val="18"/>
                <w:szCs w:val="18"/>
                <w:lang w:eastAsia="en-US"/>
              </w:rPr>
              <w:t xml:space="preserve"> indicates the dataset is not intended to be used for navigation</w:t>
            </w:r>
          </w:p>
          <w:p w14:paraId="1BCD01F6" w14:textId="77777777" w:rsidR="00EB4535" w:rsidRPr="00E4609E" w:rsidRDefault="00EB4535" w:rsidP="000879A6">
            <w:pPr>
              <w:snapToGrid w:val="0"/>
              <w:spacing w:before="60" w:after="0" w:line="240" w:lineRule="auto"/>
              <w:jc w:val="left"/>
              <w:rPr>
                <w:rFonts w:cs="Arial"/>
                <w:sz w:val="18"/>
                <w:szCs w:val="18"/>
              </w:rPr>
            </w:pPr>
            <w:r w:rsidRPr="00E4609E">
              <w:rPr>
                <w:rFonts w:cs="Arial"/>
                <w:i/>
                <w:sz w:val="18"/>
                <w:szCs w:val="18"/>
                <w:lang w:eastAsia="en-US"/>
              </w:rPr>
              <w:t>false</w:t>
            </w:r>
            <w:r w:rsidRPr="00E4609E">
              <w:rPr>
                <w:rFonts w:cs="Arial"/>
                <w:sz w:val="18"/>
                <w:szCs w:val="18"/>
                <w:lang w:eastAsia="en-US"/>
              </w:rPr>
              <w:t xml:space="preserve"> indicates the dataset is intended to</w:t>
            </w:r>
            <w:r>
              <w:rPr>
                <w:rFonts w:cs="Arial"/>
                <w:sz w:val="18"/>
                <w:szCs w:val="18"/>
                <w:lang w:eastAsia="en-US"/>
              </w:rPr>
              <w:t xml:space="preserve"> </w:t>
            </w:r>
            <w:r w:rsidRPr="00E4609E">
              <w:rPr>
                <w:rFonts w:cs="Arial"/>
                <w:sz w:val="18"/>
                <w:szCs w:val="18"/>
                <w:lang w:eastAsia="en-US"/>
              </w:rPr>
              <w:t>be used for navigation</w:t>
            </w:r>
          </w:p>
        </w:tc>
      </w:tr>
      <w:tr w:rsidR="00EB4535" w:rsidRPr="00EA68F3" w14:paraId="659EC64A" w14:textId="77777777" w:rsidTr="000879A6">
        <w:trPr>
          <w:cantSplit/>
          <w:trHeight w:val="326"/>
        </w:trPr>
        <w:tc>
          <w:tcPr>
            <w:tcW w:w="385" w:type="pct"/>
          </w:tcPr>
          <w:p w14:paraId="490CB1E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071262C9"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specificUsage</w:t>
            </w:r>
            <w:proofErr w:type="spellEnd"/>
          </w:p>
        </w:tc>
        <w:tc>
          <w:tcPr>
            <w:tcW w:w="1129" w:type="pct"/>
          </w:tcPr>
          <w:p w14:paraId="6764676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The use for which the dataset is intended</w:t>
            </w:r>
          </w:p>
        </w:tc>
        <w:tc>
          <w:tcPr>
            <w:tcW w:w="290" w:type="pct"/>
          </w:tcPr>
          <w:p w14:paraId="11DF9E9B"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4AD45F0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MD_USAGE&gt;</w:t>
            </w:r>
            <w:proofErr w:type="spellStart"/>
            <w:r w:rsidRPr="00E4609E">
              <w:rPr>
                <w:rFonts w:cs="Arial"/>
                <w:sz w:val="18"/>
                <w:szCs w:val="18"/>
              </w:rPr>
              <w:t>specificUsage</w:t>
            </w:r>
            <w:proofErr w:type="spellEnd"/>
            <w:r w:rsidRPr="00E4609E">
              <w:rPr>
                <w:rFonts w:cs="Arial"/>
                <w:sz w:val="18"/>
                <w:szCs w:val="18"/>
              </w:rPr>
              <w:t xml:space="preserve"> (character string)</w:t>
            </w:r>
          </w:p>
        </w:tc>
        <w:tc>
          <w:tcPr>
            <w:tcW w:w="1194" w:type="pct"/>
            <w:vAlign w:val="center"/>
          </w:tcPr>
          <w:p w14:paraId="504E444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Information about specific usage(s) for which the dataset is intended. The string value “general” may be encoded if there is no specific usage.</w:t>
            </w:r>
          </w:p>
        </w:tc>
      </w:tr>
      <w:tr w:rsidR="00EB4535" w:rsidRPr="00EA68F3" w14:paraId="02FBEA68" w14:textId="77777777" w:rsidTr="000879A6">
        <w:trPr>
          <w:cantSplit/>
          <w:trHeight w:val="823"/>
        </w:trPr>
        <w:tc>
          <w:tcPr>
            <w:tcW w:w="385" w:type="pct"/>
          </w:tcPr>
          <w:p w14:paraId="1729E4F2"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3D40C625"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editionNumber</w:t>
            </w:r>
            <w:proofErr w:type="spellEnd"/>
          </w:p>
        </w:tc>
        <w:tc>
          <w:tcPr>
            <w:tcW w:w="1129" w:type="pct"/>
          </w:tcPr>
          <w:p w14:paraId="78FE560D"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The edition number of the dataset</w:t>
            </w:r>
          </w:p>
        </w:tc>
        <w:tc>
          <w:tcPr>
            <w:tcW w:w="290" w:type="pct"/>
          </w:tcPr>
          <w:p w14:paraId="50381E0B" w14:textId="77777777" w:rsidR="00EB4535" w:rsidRPr="00A35BCF" w:rsidRDefault="00EB4535" w:rsidP="000879A6">
            <w:pPr>
              <w:snapToGrid w:val="0"/>
              <w:spacing w:after="0" w:line="240" w:lineRule="auto"/>
              <w:jc w:val="center"/>
              <w:rPr>
                <w:rFonts w:cs="Arial"/>
                <w:b/>
                <w:bCs/>
                <w:sz w:val="18"/>
                <w:szCs w:val="18"/>
                <w:rPrChange w:id="1729" w:author="Raphael Malyankar" w:date="2022-11-09T22:35:00Z">
                  <w:rPr>
                    <w:rFonts w:cs="Arial"/>
                    <w:sz w:val="18"/>
                    <w:szCs w:val="18"/>
                  </w:rPr>
                </w:rPrChange>
              </w:rPr>
            </w:pPr>
            <w:r w:rsidRPr="00A35BCF">
              <w:rPr>
                <w:rFonts w:cs="Arial"/>
                <w:b/>
                <w:bCs/>
                <w:color w:val="FF0000"/>
                <w:sz w:val="18"/>
                <w:szCs w:val="18"/>
                <w:rPrChange w:id="1730" w:author="Raphael Malyankar" w:date="2022-11-09T22:35:00Z">
                  <w:rPr>
                    <w:rFonts w:cs="Arial"/>
                    <w:sz w:val="18"/>
                    <w:szCs w:val="18"/>
                  </w:rPr>
                </w:rPrChange>
              </w:rPr>
              <w:t>1</w:t>
            </w:r>
          </w:p>
        </w:tc>
        <w:tc>
          <w:tcPr>
            <w:tcW w:w="1001" w:type="pct"/>
          </w:tcPr>
          <w:p w14:paraId="13E56670"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vAlign w:val="center"/>
          </w:tcPr>
          <w:p w14:paraId="6BFDCF05" w14:textId="01CAE991" w:rsidR="00EB4535" w:rsidRPr="00A35BCF" w:rsidRDefault="00EB4535" w:rsidP="000879A6">
            <w:pPr>
              <w:snapToGrid w:val="0"/>
              <w:spacing w:after="0" w:line="240" w:lineRule="auto"/>
              <w:jc w:val="left"/>
              <w:rPr>
                <w:rFonts w:eastAsia="Times New Roman" w:cs="Arial"/>
                <w:b/>
                <w:bCs/>
                <w:sz w:val="18"/>
                <w:szCs w:val="18"/>
                <w:rPrChange w:id="1731" w:author="Raphael Malyankar" w:date="2022-11-09T22:35:00Z">
                  <w:rPr>
                    <w:rFonts w:eastAsia="Times New Roman" w:cs="Arial"/>
                    <w:sz w:val="18"/>
                    <w:szCs w:val="18"/>
                  </w:rPr>
                </w:rPrChange>
              </w:rPr>
            </w:pPr>
            <w:r w:rsidRPr="00A35BCF">
              <w:rPr>
                <w:rFonts w:eastAsia="Times New Roman" w:cs="Arial"/>
                <w:b/>
                <w:bCs/>
                <w:color w:val="FF0000"/>
                <w:sz w:val="18"/>
                <w:szCs w:val="18"/>
                <w:rPrChange w:id="1732" w:author="Raphael Malyankar" w:date="2022-11-09T22:35:00Z">
                  <w:rPr>
                    <w:rFonts w:eastAsia="Times New Roman" w:cs="Arial"/>
                    <w:sz w:val="18"/>
                    <w:szCs w:val="18"/>
                  </w:rPr>
                </w:rPrChange>
              </w:rPr>
              <w:t>Mandatory in S-</w:t>
            </w:r>
            <w:r w:rsidR="0008774F" w:rsidRPr="00A35BCF">
              <w:rPr>
                <w:rFonts w:eastAsia="Times New Roman" w:cs="Arial"/>
                <w:b/>
                <w:bCs/>
                <w:color w:val="FF0000"/>
                <w:sz w:val="18"/>
                <w:szCs w:val="18"/>
                <w:rPrChange w:id="1733" w:author="Raphael Malyankar" w:date="2022-11-09T22:35:00Z">
                  <w:rPr>
                    <w:rFonts w:eastAsia="Times New Roman" w:cs="Arial"/>
                    <w:sz w:val="18"/>
                    <w:szCs w:val="18"/>
                  </w:rPr>
                </w:rPrChange>
              </w:rPr>
              <w:t>131</w:t>
            </w:r>
            <w:r w:rsidRPr="00A35BCF">
              <w:rPr>
                <w:rFonts w:eastAsia="Times New Roman" w:cs="Arial"/>
                <w:b/>
                <w:bCs/>
                <w:color w:val="FF0000"/>
                <w:sz w:val="18"/>
                <w:szCs w:val="18"/>
                <w:rPrChange w:id="1734" w:author="Raphael Malyankar" w:date="2022-11-09T22:35:00Z">
                  <w:rPr>
                    <w:rFonts w:eastAsia="Times New Roman" w:cs="Arial"/>
                    <w:sz w:val="18"/>
                    <w:szCs w:val="18"/>
                  </w:rPr>
                </w:rPrChange>
              </w:rPr>
              <w:t>.</w:t>
            </w:r>
            <w:del w:id="1735" w:author="Raphael Malyankar" w:date="2022-11-09T22:35:00Z">
              <w:r w:rsidRPr="00A35BCF" w:rsidDel="00A35BCF">
                <w:rPr>
                  <w:rFonts w:eastAsia="Times New Roman" w:cs="Arial"/>
                  <w:b/>
                  <w:bCs/>
                  <w:sz w:val="18"/>
                  <w:szCs w:val="18"/>
                  <w:rPrChange w:id="1736" w:author="Raphael Malyankar" w:date="2022-11-09T22:35:00Z">
                    <w:rPr>
                      <w:rFonts w:eastAsia="Times New Roman" w:cs="Arial"/>
                      <w:sz w:val="18"/>
                      <w:szCs w:val="18"/>
                    </w:rPr>
                  </w:rPrChange>
                </w:rPr>
                <w:delText>.</w:delText>
              </w:r>
            </w:del>
          </w:p>
        </w:tc>
      </w:tr>
      <w:tr w:rsidR="0042165B" w:rsidRPr="00EA68F3" w14:paraId="16B3D0BC" w14:textId="77777777" w:rsidTr="000879A6">
        <w:trPr>
          <w:cantSplit/>
          <w:trHeight w:val="823"/>
        </w:trPr>
        <w:tc>
          <w:tcPr>
            <w:tcW w:w="385" w:type="pct"/>
          </w:tcPr>
          <w:p w14:paraId="6B62B17E" w14:textId="15A8AF32" w:rsidR="0042165B" w:rsidRPr="00E4609E" w:rsidRDefault="0042165B" w:rsidP="0042165B">
            <w:pPr>
              <w:snapToGrid w:val="0"/>
              <w:spacing w:after="0" w:line="240" w:lineRule="auto"/>
              <w:jc w:val="left"/>
              <w:rPr>
                <w:rFonts w:cs="Arial"/>
                <w:sz w:val="18"/>
                <w:szCs w:val="18"/>
              </w:rPr>
            </w:pPr>
            <w:r>
              <w:rPr>
                <w:rFonts w:cs="Arial"/>
                <w:sz w:val="18"/>
                <w:szCs w:val="18"/>
              </w:rPr>
              <w:t>Attribute</w:t>
            </w:r>
          </w:p>
        </w:tc>
        <w:tc>
          <w:tcPr>
            <w:tcW w:w="1001" w:type="pct"/>
          </w:tcPr>
          <w:p w14:paraId="444024A3" w14:textId="4BF37EC1" w:rsidR="0042165B" w:rsidRPr="00E4609E" w:rsidRDefault="0042165B" w:rsidP="0042165B">
            <w:pPr>
              <w:snapToGrid w:val="0"/>
              <w:spacing w:after="0" w:line="240" w:lineRule="auto"/>
              <w:jc w:val="left"/>
              <w:rPr>
                <w:rFonts w:cs="Arial"/>
                <w:sz w:val="18"/>
                <w:szCs w:val="18"/>
              </w:rPr>
            </w:pPr>
            <w:proofErr w:type="spellStart"/>
            <w:r>
              <w:rPr>
                <w:rFonts w:cs="Arial"/>
                <w:sz w:val="18"/>
                <w:szCs w:val="18"/>
              </w:rPr>
              <w:t>updateNumber</w:t>
            </w:r>
            <w:proofErr w:type="spellEnd"/>
          </w:p>
        </w:tc>
        <w:tc>
          <w:tcPr>
            <w:tcW w:w="1129" w:type="pct"/>
          </w:tcPr>
          <w:p w14:paraId="6BCA5069" w14:textId="43245970" w:rsidR="0042165B" w:rsidRPr="0042165B" w:rsidRDefault="000879A6" w:rsidP="000879A6">
            <w:pPr>
              <w:snapToGrid w:val="0"/>
              <w:spacing w:after="0" w:line="240" w:lineRule="auto"/>
              <w:jc w:val="left"/>
              <w:rPr>
                <w:rFonts w:cs="Arial"/>
                <w:sz w:val="18"/>
                <w:szCs w:val="18"/>
              </w:rPr>
            </w:pPr>
            <w:r w:rsidRPr="000879A6">
              <w:rPr>
                <w:rFonts w:cs="Arial"/>
                <w:sz w:val="18"/>
                <w:szCs w:val="18"/>
              </w:rPr>
              <w:t>Update number assigned to the dataset and</w:t>
            </w:r>
            <w:r>
              <w:rPr>
                <w:rFonts w:cs="Arial"/>
                <w:sz w:val="18"/>
                <w:szCs w:val="18"/>
              </w:rPr>
              <w:t xml:space="preserve"> </w:t>
            </w:r>
            <w:r w:rsidRPr="000879A6">
              <w:rPr>
                <w:rFonts w:cs="Arial"/>
                <w:sz w:val="18"/>
                <w:szCs w:val="18"/>
              </w:rPr>
              <w:t>increased by one for each subsequent update</w:t>
            </w:r>
          </w:p>
        </w:tc>
        <w:tc>
          <w:tcPr>
            <w:tcW w:w="290" w:type="pct"/>
          </w:tcPr>
          <w:p w14:paraId="4B7BCC1F" w14:textId="45BCC8E5" w:rsidR="0042165B" w:rsidRPr="00A35BCF" w:rsidRDefault="0042165B" w:rsidP="0042165B">
            <w:pPr>
              <w:snapToGrid w:val="0"/>
              <w:spacing w:after="0" w:line="240" w:lineRule="auto"/>
              <w:jc w:val="center"/>
              <w:rPr>
                <w:rFonts w:cs="Arial"/>
                <w:b/>
                <w:bCs/>
                <w:sz w:val="18"/>
                <w:szCs w:val="18"/>
                <w:rPrChange w:id="1737" w:author="Raphael Malyankar" w:date="2022-11-09T22:35:00Z">
                  <w:rPr>
                    <w:rFonts w:cs="Arial"/>
                    <w:sz w:val="18"/>
                    <w:szCs w:val="18"/>
                  </w:rPr>
                </w:rPrChange>
              </w:rPr>
            </w:pPr>
            <w:r w:rsidRPr="00A35BCF">
              <w:rPr>
                <w:rFonts w:cs="Arial"/>
                <w:b/>
                <w:bCs/>
                <w:color w:val="FF0000"/>
                <w:sz w:val="18"/>
                <w:szCs w:val="18"/>
                <w:lang w:eastAsia="en-US"/>
                <w:rPrChange w:id="1738" w:author="Raphael Malyankar" w:date="2022-11-09T22:35:00Z">
                  <w:rPr>
                    <w:rFonts w:cs="Arial"/>
                    <w:sz w:val="18"/>
                    <w:szCs w:val="18"/>
                    <w:lang w:eastAsia="en-US"/>
                  </w:rPr>
                </w:rPrChange>
              </w:rPr>
              <w:t>1</w:t>
            </w:r>
          </w:p>
        </w:tc>
        <w:tc>
          <w:tcPr>
            <w:tcW w:w="1001" w:type="pct"/>
          </w:tcPr>
          <w:p w14:paraId="6752A464" w14:textId="374DC209" w:rsidR="0042165B" w:rsidRPr="0042165B" w:rsidRDefault="0042165B" w:rsidP="0042165B">
            <w:pPr>
              <w:snapToGrid w:val="0"/>
              <w:spacing w:after="0" w:line="240" w:lineRule="auto"/>
              <w:jc w:val="left"/>
              <w:rPr>
                <w:rFonts w:cs="Arial"/>
                <w:sz w:val="18"/>
                <w:szCs w:val="18"/>
              </w:rPr>
            </w:pPr>
            <w:r w:rsidRPr="0042165B">
              <w:rPr>
                <w:rFonts w:cs="Arial"/>
                <w:sz w:val="18"/>
                <w:szCs w:val="18"/>
                <w:lang w:eastAsia="en-US"/>
              </w:rPr>
              <w:t>Integer</w:t>
            </w:r>
          </w:p>
        </w:tc>
        <w:tc>
          <w:tcPr>
            <w:tcW w:w="1194" w:type="pct"/>
          </w:tcPr>
          <w:p w14:paraId="7994CA35" w14:textId="77777777" w:rsidR="0042165B" w:rsidRPr="0042165B" w:rsidRDefault="0042165B" w:rsidP="0042165B">
            <w:pPr>
              <w:spacing w:before="60" w:after="60" w:line="240" w:lineRule="auto"/>
              <w:jc w:val="left"/>
              <w:rPr>
                <w:rFonts w:cs="Arial"/>
                <w:b/>
                <w:bCs/>
                <w:sz w:val="18"/>
                <w:szCs w:val="18"/>
                <w:lang w:eastAsia="en-US"/>
              </w:rPr>
            </w:pPr>
            <w:r w:rsidRPr="0042165B">
              <w:rPr>
                <w:rFonts w:cs="Arial"/>
                <w:sz w:val="18"/>
                <w:szCs w:val="18"/>
                <w:lang w:eastAsia="en-US"/>
              </w:rPr>
              <w:t>Update number 0 is assigned to a new dataset</w:t>
            </w:r>
          </w:p>
          <w:p w14:paraId="68797614" w14:textId="269951D6" w:rsidR="0042165B" w:rsidRPr="00A35BCF" w:rsidRDefault="005018F0" w:rsidP="0042165B">
            <w:pPr>
              <w:snapToGrid w:val="0"/>
              <w:spacing w:after="0" w:line="240" w:lineRule="auto"/>
              <w:jc w:val="left"/>
              <w:rPr>
                <w:rFonts w:eastAsia="Times New Roman" w:cs="Arial"/>
                <w:b/>
                <w:sz w:val="18"/>
                <w:szCs w:val="18"/>
                <w:rPrChange w:id="1739" w:author="Raphael Malyankar" w:date="2022-11-09T22:36:00Z">
                  <w:rPr>
                    <w:rFonts w:eastAsia="Times New Roman" w:cs="Arial"/>
                    <w:sz w:val="18"/>
                    <w:szCs w:val="18"/>
                  </w:rPr>
                </w:rPrChange>
              </w:rPr>
            </w:pPr>
            <w:r w:rsidRPr="00A35BCF">
              <w:rPr>
                <w:rFonts w:cs="Arial"/>
                <w:b/>
                <w:color w:val="FF0000"/>
                <w:sz w:val="18"/>
                <w:szCs w:val="18"/>
                <w:lang w:eastAsia="en-US"/>
                <w:rPrChange w:id="1740" w:author="Raphael Malyankar" w:date="2022-11-09T22:36:00Z">
                  <w:rPr>
                    <w:rFonts w:cs="Arial"/>
                    <w:bCs/>
                    <w:sz w:val="18"/>
                    <w:szCs w:val="18"/>
                    <w:lang w:eastAsia="en-US"/>
                  </w:rPr>
                </w:rPrChange>
              </w:rPr>
              <w:t>Made mandatory</w:t>
            </w:r>
            <w:r w:rsidR="0042165B" w:rsidRPr="00A35BCF">
              <w:rPr>
                <w:rFonts w:cs="Arial"/>
                <w:b/>
                <w:color w:val="FF0000"/>
                <w:sz w:val="18"/>
                <w:szCs w:val="18"/>
                <w:lang w:eastAsia="en-US"/>
                <w:rPrChange w:id="1741" w:author="Raphael Malyankar" w:date="2022-11-09T22:36:00Z">
                  <w:rPr>
                    <w:rFonts w:cs="Arial"/>
                    <w:bCs/>
                    <w:sz w:val="18"/>
                    <w:szCs w:val="18"/>
                    <w:lang w:eastAsia="en-US"/>
                  </w:rPr>
                </w:rPrChange>
              </w:rPr>
              <w:t xml:space="preserve"> in S-131</w:t>
            </w:r>
            <w:ins w:id="1742" w:author="Raphael Malyankar" w:date="2022-11-09T22:36:00Z">
              <w:r w:rsidR="00A35BCF" w:rsidRPr="00A35BCF">
                <w:rPr>
                  <w:rFonts w:cs="Arial"/>
                  <w:b/>
                  <w:color w:val="FF0000"/>
                  <w:sz w:val="18"/>
                  <w:szCs w:val="18"/>
                  <w:lang w:eastAsia="en-US"/>
                  <w:rPrChange w:id="1743" w:author="Raphael Malyankar" w:date="2022-11-09T22:36:00Z">
                    <w:rPr>
                      <w:rFonts w:cs="Arial"/>
                      <w:bCs/>
                      <w:sz w:val="18"/>
                      <w:szCs w:val="18"/>
                      <w:lang w:eastAsia="en-US"/>
                    </w:rPr>
                  </w:rPrChange>
                </w:rPr>
                <w:t>.</w:t>
              </w:r>
            </w:ins>
          </w:p>
        </w:tc>
      </w:tr>
      <w:tr w:rsidR="0042165B" w:rsidRPr="00EA68F3" w14:paraId="271F8550" w14:textId="77777777" w:rsidTr="000879A6">
        <w:trPr>
          <w:cantSplit/>
          <w:trHeight w:val="823"/>
        </w:trPr>
        <w:tc>
          <w:tcPr>
            <w:tcW w:w="385" w:type="pct"/>
          </w:tcPr>
          <w:p w14:paraId="1FEF28C3" w14:textId="22338F83" w:rsidR="0042165B" w:rsidRDefault="0042165B" w:rsidP="0042165B">
            <w:pPr>
              <w:snapToGrid w:val="0"/>
              <w:spacing w:after="0" w:line="240" w:lineRule="auto"/>
              <w:jc w:val="left"/>
              <w:rPr>
                <w:rFonts w:cs="Arial"/>
                <w:sz w:val="18"/>
                <w:szCs w:val="18"/>
              </w:rPr>
            </w:pPr>
            <w:r>
              <w:rPr>
                <w:rFonts w:cs="Arial"/>
                <w:sz w:val="18"/>
                <w:szCs w:val="18"/>
              </w:rPr>
              <w:lastRenderedPageBreak/>
              <w:t>Attribute</w:t>
            </w:r>
          </w:p>
        </w:tc>
        <w:tc>
          <w:tcPr>
            <w:tcW w:w="1001" w:type="pct"/>
          </w:tcPr>
          <w:p w14:paraId="34FB827A" w14:textId="01798970" w:rsidR="0042165B" w:rsidRDefault="0042165B" w:rsidP="0042165B">
            <w:pPr>
              <w:snapToGrid w:val="0"/>
              <w:spacing w:after="0" w:line="240" w:lineRule="auto"/>
              <w:jc w:val="left"/>
              <w:rPr>
                <w:rFonts w:cs="Arial"/>
                <w:sz w:val="18"/>
                <w:szCs w:val="18"/>
              </w:rPr>
            </w:pPr>
            <w:proofErr w:type="spellStart"/>
            <w:r>
              <w:rPr>
                <w:rFonts w:cs="Arial"/>
                <w:sz w:val="18"/>
                <w:szCs w:val="18"/>
              </w:rPr>
              <w:t>updateApplicationDate</w:t>
            </w:r>
            <w:proofErr w:type="spellEnd"/>
          </w:p>
        </w:tc>
        <w:tc>
          <w:tcPr>
            <w:tcW w:w="1129" w:type="pct"/>
          </w:tcPr>
          <w:p w14:paraId="2FC960A8" w14:textId="07CD8E38" w:rsidR="0042165B" w:rsidRPr="0042165B" w:rsidRDefault="000879A6" w:rsidP="000879A6">
            <w:pPr>
              <w:snapToGrid w:val="0"/>
              <w:spacing w:after="0" w:line="240" w:lineRule="auto"/>
              <w:jc w:val="left"/>
              <w:rPr>
                <w:rFonts w:cs="Arial"/>
                <w:sz w:val="18"/>
                <w:szCs w:val="18"/>
              </w:rPr>
            </w:pPr>
            <w:r w:rsidRPr="000879A6">
              <w:rPr>
                <w:rFonts w:cs="Arial"/>
                <w:sz w:val="18"/>
                <w:szCs w:val="18"/>
              </w:rPr>
              <w:t>This date is only used for the base cell files</w:t>
            </w:r>
            <w:r>
              <w:rPr>
                <w:rFonts w:cs="Arial"/>
                <w:sz w:val="18"/>
                <w:szCs w:val="18"/>
              </w:rPr>
              <w:t xml:space="preserve"> </w:t>
            </w:r>
            <w:r w:rsidRPr="000879A6">
              <w:rPr>
                <w:rFonts w:cs="Arial"/>
                <w:sz w:val="18"/>
                <w:szCs w:val="18"/>
              </w:rPr>
              <w:t>(that is new data set, re-issue and new</w:t>
            </w:r>
            <w:r>
              <w:rPr>
                <w:rFonts w:cs="Arial"/>
                <w:sz w:val="18"/>
                <w:szCs w:val="18"/>
              </w:rPr>
              <w:t xml:space="preserve"> </w:t>
            </w:r>
            <w:r w:rsidRPr="000879A6">
              <w:rPr>
                <w:rFonts w:cs="Arial"/>
                <w:sz w:val="18"/>
                <w:szCs w:val="18"/>
              </w:rPr>
              <w:t>edition), not update cell files. All updates</w:t>
            </w:r>
            <w:r>
              <w:rPr>
                <w:rFonts w:cs="Arial"/>
                <w:sz w:val="18"/>
                <w:szCs w:val="18"/>
              </w:rPr>
              <w:t xml:space="preserve"> </w:t>
            </w:r>
            <w:r w:rsidRPr="000879A6">
              <w:rPr>
                <w:rFonts w:cs="Arial"/>
                <w:sz w:val="18"/>
                <w:szCs w:val="18"/>
              </w:rPr>
              <w:t>dated on or before this date must have been</w:t>
            </w:r>
            <w:r>
              <w:rPr>
                <w:rFonts w:cs="Arial"/>
                <w:sz w:val="18"/>
                <w:szCs w:val="18"/>
              </w:rPr>
              <w:t xml:space="preserve"> </w:t>
            </w:r>
            <w:r w:rsidRPr="000879A6">
              <w:rPr>
                <w:rFonts w:cs="Arial"/>
                <w:sz w:val="18"/>
                <w:szCs w:val="18"/>
              </w:rPr>
              <w:t>applied by the producer</w:t>
            </w:r>
          </w:p>
        </w:tc>
        <w:tc>
          <w:tcPr>
            <w:tcW w:w="290" w:type="pct"/>
          </w:tcPr>
          <w:p w14:paraId="5B8DDACE" w14:textId="7673D487" w:rsidR="0042165B" w:rsidRPr="0042165B" w:rsidRDefault="0042165B" w:rsidP="0042165B">
            <w:pPr>
              <w:snapToGrid w:val="0"/>
              <w:spacing w:after="0" w:line="240" w:lineRule="auto"/>
              <w:jc w:val="center"/>
              <w:rPr>
                <w:rFonts w:cs="Arial"/>
                <w:sz w:val="18"/>
                <w:szCs w:val="18"/>
              </w:rPr>
            </w:pPr>
            <w:r w:rsidRPr="0042165B">
              <w:rPr>
                <w:rFonts w:cs="Arial"/>
                <w:sz w:val="18"/>
                <w:szCs w:val="18"/>
                <w:lang w:eastAsia="en-US"/>
              </w:rPr>
              <w:t>0..1</w:t>
            </w:r>
          </w:p>
        </w:tc>
        <w:tc>
          <w:tcPr>
            <w:tcW w:w="1001" w:type="pct"/>
          </w:tcPr>
          <w:p w14:paraId="6C0FFF81" w14:textId="60452501" w:rsidR="0042165B" w:rsidRPr="0042165B" w:rsidRDefault="0042165B" w:rsidP="0042165B">
            <w:pPr>
              <w:snapToGrid w:val="0"/>
              <w:spacing w:after="0" w:line="240" w:lineRule="auto"/>
              <w:jc w:val="left"/>
              <w:rPr>
                <w:rFonts w:cs="Arial"/>
                <w:sz w:val="18"/>
                <w:szCs w:val="18"/>
              </w:rPr>
            </w:pPr>
            <w:r w:rsidRPr="0042165B">
              <w:rPr>
                <w:rFonts w:cs="Arial"/>
                <w:sz w:val="18"/>
                <w:szCs w:val="18"/>
                <w:lang w:eastAsia="en-US"/>
              </w:rPr>
              <w:t>Date</w:t>
            </w:r>
          </w:p>
        </w:tc>
        <w:tc>
          <w:tcPr>
            <w:tcW w:w="1194" w:type="pct"/>
          </w:tcPr>
          <w:p w14:paraId="3CC9DC91" w14:textId="57A98668"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This date is only used for the base dataset files (</w:t>
            </w:r>
            <w:r w:rsidRPr="0042165B">
              <w:rPr>
                <w:rFonts w:eastAsiaTheme="minorEastAsia" w:cs="Arial"/>
                <w:sz w:val="18"/>
                <w:szCs w:val="18"/>
              </w:rPr>
              <w:t>that is</w:t>
            </w:r>
            <w:r w:rsidRPr="0042165B">
              <w:rPr>
                <w:rFonts w:eastAsia="Times New Roman" w:cs="Arial"/>
                <w:sz w:val="18"/>
                <w:szCs w:val="18"/>
              </w:rPr>
              <w:t xml:space="preserve"> new dataset, re-issue and new edition), not update dataset files. All updates dated on or before this date must have been applied by the producer</w:t>
            </w:r>
          </w:p>
        </w:tc>
      </w:tr>
      <w:tr w:rsidR="0042165B" w:rsidRPr="00EA68F3" w14:paraId="26265C38" w14:textId="77777777" w:rsidTr="000879A6">
        <w:trPr>
          <w:cantSplit/>
          <w:trHeight w:val="823"/>
        </w:trPr>
        <w:tc>
          <w:tcPr>
            <w:tcW w:w="385" w:type="pct"/>
          </w:tcPr>
          <w:p w14:paraId="2133A484" w14:textId="2F1566DD" w:rsidR="0042165B" w:rsidRDefault="0042165B" w:rsidP="0042165B">
            <w:pPr>
              <w:snapToGrid w:val="0"/>
              <w:spacing w:after="0" w:line="240" w:lineRule="auto"/>
              <w:jc w:val="left"/>
              <w:rPr>
                <w:rFonts w:cs="Arial"/>
                <w:sz w:val="18"/>
                <w:szCs w:val="18"/>
              </w:rPr>
            </w:pPr>
            <w:r>
              <w:rPr>
                <w:rFonts w:cs="Arial"/>
                <w:sz w:val="18"/>
                <w:szCs w:val="18"/>
              </w:rPr>
              <w:t>Attribute</w:t>
            </w:r>
          </w:p>
        </w:tc>
        <w:tc>
          <w:tcPr>
            <w:tcW w:w="1001" w:type="pct"/>
          </w:tcPr>
          <w:p w14:paraId="553B28C1" w14:textId="4DE459FB" w:rsidR="0042165B" w:rsidRDefault="0042165B" w:rsidP="0042165B">
            <w:pPr>
              <w:snapToGrid w:val="0"/>
              <w:spacing w:after="0" w:line="240" w:lineRule="auto"/>
              <w:jc w:val="left"/>
              <w:rPr>
                <w:rFonts w:cs="Arial"/>
                <w:sz w:val="18"/>
                <w:szCs w:val="18"/>
              </w:rPr>
            </w:pPr>
            <w:proofErr w:type="spellStart"/>
            <w:r>
              <w:rPr>
                <w:rFonts w:cs="Arial"/>
                <w:sz w:val="18"/>
                <w:szCs w:val="18"/>
              </w:rPr>
              <w:t>referenceID</w:t>
            </w:r>
            <w:proofErr w:type="spellEnd"/>
          </w:p>
        </w:tc>
        <w:tc>
          <w:tcPr>
            <w:tcW w:w="1129" w:type="pct"/>
          </w:tcPr>
          <w:p w14:paraId="599754EB" w14:textId="5A24B0B8" w:rsidR="0042165B" w:rsidRPr="00E4609E" w:rsidRDefault="0042165B" w:rsidP="0042165B">
            <w:pPr>
              <w:snapToGrid w:val="0"/>
              <w:spacing w:after="0" w:line="240" w:lineRule="auto"/>
              <w:jc w:val="left"/>
              <w:rPr>
                <w:rFonts w:cs="Arial"/>
                <w:sz w:val="18"/>
                <w:szCs w:val="18"/>
              </w:rPr>
            </w:pPr>
            <w:r w:rsidRPr="0042165B">
              <w:rPr>
                <w:rFonts w:cs="Arial"/>
                <w:sz w:val="18"/>
                <w:szCs w:val="18"/>
              </w:rPr>
              <w:t xml:space="preserve">Reference back to the </w:t>
            </w:r>
            <w:proofErr w:type="spellStart"/>
            <w:r w:rsidRPr="0042165B">
              <w:rPr>
                <w:rFonts w:cs="Arial"/>
                <w:sz w:val="18"/>
                <w:szCs w:val="18"/>
              </w:rPr>
              <w:t>datasetID</w:t>
            </w:r>
            <w:proofErr w:type="spellEnd"/>
          </w:p>
        </w:tc>
        <w:tc>
          <w:tcPr>
            <w:tcW w:w="290" w:type="pct"/>
          </w:tcPr>
          <w:p w14:paraId="1DA1AF4A" w14:textId="482CDF34" w:rsidR="0042165B" w:rsidRPr="00E4609E" w:rsidRDefault="005018F0" w:rsidP="0042165B">
            <w:pPr>
              <w:snapToGrid w:val="0"/>
              <w:spacing w:after="0" w:line="240" w:lineRule="auto"/>
              <w:jc w:val="center"/>
              <w:rPr>
                <w:rFonts w:cs="Arial"/>
                <w:sz w:val="18"/>
                <w:szCs w:val="18"/>
              </w:rPr>
            </w:pPr>
            <w:r>
              <w:rPr>
                <w:rFonts w:cs="Arial"/>
                <w:sz w:val="18"/>
                <w:szCs w:val="18"/>
              </w:rPr>
              <w:t>0..1</w:t>
            </w:r>
          </w:p>
        </w:tc>
        <w:tc>
          <w:tcPr>
            <w:tcW w:w="1001" w:type="pct"/>
          </w:tcPr>
          <w:p w14:paraId="5ECE5D48" w14:textId="1B97BA02" w:rsidR="0042165B" w:rsidRPr="00E4609E" w:rsidRDefault="005018F0" w:rsidP="0042165B">
            <w:pPr>
              <w:snapToGrid w:val="0"/>
              <w:spacing w:after="0" w:line="240" w:lineRule="auto"/>
              <w:jc w:val="left"/>
              <w:rPr>
                <w:rFonts w:cs="Arial"/>
                <w:sz w:val="18"/>
                <w:szCs w:val="18"/>
              </w:rPr>
            </w:pPr>
            <w:r>
              <w:rPr>
                <w:rFonts w:cs="Arial"/>
                <w:sz w:val="18"/>
                <w:szCs w:val="18"/>
              </w:rPr>
              <w:t>URN</w:t>
            </w:r>
          </w:p>
        </w:tc>
        <w:tc>
          <w:tcPr>
            <w:tcW w:w="1194" w:type="pct"/>
            <w:vAlign w:val="center"/>
          </w:tcPr>
          <w:p w14:paraId="4B4E6E98" w14:textId="77777777"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 xml:space="preserve">Update metadata refers to the </w:t>
            </w:r>
            <w:proofErr w:type="spellStart"/>
            <w:r w:rsidRPr="0042165B">
              <w:rPr>
                <w:rFonts w:eastAsia="Times New Roman" w:cs="Arial"/>
                <w:sz w:val="18"/>
                <w:szCs w:val="18"/>
              </w:rPr>
              <w:t>datasetID</w:t>
            </w:r>
            <w:proofErr w:type="spellEnd"/>
          </w:p>
          <w:p w14:paraId="1AF589CC" w14:textId="77777777"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of the dataset metadata. This is used if</w:t>
            </w:r>
          </w:p>
          <w:p w14:paraId="58B42303" w14:textId="77777777"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and only if the dataset is an update</w:t>
            </w:r>
          </w:p>
          <w:p w14:paraId="2DDD8439" w14:textId="11B00402" w:rsid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The URN must be an MRN</w:t>
            </w:r>
          </w:p>
        </w:tc>
      </w:tr>
      <w:tr w:rsidR="0042165B" w:rsidRPr="00EA68F3" w14:paraId="62F13FF0" w14:textId="77777777" w:rsidTr="000879A6">
        <w:trPr>
          <w:cantSplit/>
          <w:trHeight w:val="326"/>
        </w:trPr>
        <w:tc>
          <w:tcPr>
            <w:tcW w:w="385" w:type="pct"/>
          </w:tcPr>
          <w:p w14:paraId="155C475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102A7B61"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issueDate</w:t>
            </w:r>
            <w:proofErr w:type="spellEnd"/>
          </w:p>
        </w:tc>
        <w:tc>
          <w:tcPr>
            <w:tcW w:w="1129" w:type="pct"/>
          </w:tcPr>
          <w:p w14:paraId="48CBF262" w14:textId="77777777" w:rsidR="0042165B" w:rsidRPr="00E4609E" w:rsidRDefault="0042165B" w:rsidP="0042165B">
            <w:pPr>
              <w:snapToGrid w:val="0"/>
              <w:spacing w:after="0" w:line="240" w:lineRule="auto"/>
              <w:jc w:val="left"/>
              <w:rPr>
                <w:rFonts w:eastAsia="Times New Roman" w:cs="Arial"/>
                <w:sz w:val="18"/>
                <w:szCs w:val="18"/>
              </w:rPr>
            </w:pPr>
            <w:r w:rsidRPr="00E4609E">
              <w:rPr>
                <w:rFonts w:eastAsia="Times New Roman" w:cs="Arial"/>
                <w:sz w:val="18"/>
                <w:szCs w:val="18"/>
              </w:rPr>
              <w:t>Date on which the data was made available by the data producer</w:t>
            </w:r>
          </w:p>
        </w:tc>
        <w:tc>
          <w:tcPr>
            <w:tcW w:w="290" w:type="pct"/>
          </w:tcPr>
          <w:p w14:paraId="531E71A4"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51FA8AD3"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Date</w:t>
            </w:r>
          </w:p>
        </w:tc>
        <w:tc>
          <w:tcPr>
            <w:tcW w:w="1194" w:type="pct"/>
            <w:vAlign w:val="center"/>
          </w:tcPr>
          <w:p w14:paraId="13ACB039" w14:textId="77777777" w:rsidR="0042165B" w:rsidRPr="00E4609E" w:rsidRDefault="0042165B" w:rsidP="0042165B">
            <w:pPr>
              <w:snapToGrid w:val="0"/>
              <w:spacing w:after="0" w:line="240" w:lineRule="auto"/>
              <w:jc w:val="left"/>
              <w:rPr>
                <w:rFonts w:cs="Arial"/>
                <w:sz w:val="18"/>
                <w:szCs w:val="18"/>
              </w:rPr>
            </w:pPr>
          </w:p>
        </w:tc>
      </w:tr>
      <w:tr w:rsidR="0042165B" w:rsidRPr="00EA68F3" w14:paraId="00FC8F31" w14:textId="77777777" w:rsidTr="000879A6">
        <w:trPr>
          <w:cantSplit/>
          <w:trHeight w:val="326"/>
        </w:trPr>
        <w:tc>
          <w:tcPr>
            <w:tcW w:w="385" w:type="pct"/>
          </w:tcPr>
          <w:p w14:paraId="5C2ED418"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0B8B8ADE"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issueTime</w:t>
            </w:r>
            <w:proofErr w:type="spellEnd"/>
          </w:p>
        </w:tc>
        <w:tc>
          <w:tcPr>
            <w:tcW w:w="1129" w:type="pct"/>
          </w:tcPr>
          <w:p w14:paraId="035B1A94" w14:textId="77777777" w:rsidR="0042165B" w:rsidRPr="00E4609E" w:rsidRDefault="0042165B" w:rsidP="0042165B">
            <w:pPr>
              <w:snapToGrid w:val="0"/>
              <w:spacing w:after="0" w:line="240" w:lineRule="auto"/>
              <w:jc w:val="left"/>
              <w:rPr>
                <w:rFonts w:eastAsia="Times New Roman" w:cs="Arial"/>
                <w:sz w:val="18"/>
                <w:szCs w:val="18"/>
              </w:rPr>
            </w:pPr>
            <w:r w:rsidRPr="00E4609E">
              <w:rPr>
                <w:rFonts w:eastAsia="Times New Roman" w:cs="Arial"/>
                <w:sz w:val="18"/>
                <w:szCs w:val="18"/>
              </w:rPr>
              <w:t>Time of day at which the data was made available by the data producer</w:t>
            </w:r>
          </w:p>
        </w:tc>
        <w:tc>
          <w:tcPr>
            <w:tcW w:w="290" w:type="pct"/>
          </w:tcPr>
          <w:p w14:paraId="59174E85"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6E2C2B57"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Time</w:t>
            </w:r>
          </w:p>
        </w:tc>
        <w:tc>
          <w:tcPr>
            <w:tcW w:w="1194" w:type="pct"/>
            <w:vAlign w:val="center"/>
          </w:tcPr>
          <w:p w14:paraId="2F879F71" w14:textId="77777777" w:rsidR="0042165B" w:rsidRPr="00E4609E" w:rsidRDefault="0042165B" w:rsidP="0042165B">
            <w:pPr>
              <w:snapToGrid w:val="0"/>
              <w:spacing w:after="0" w:line="240" w:lineRule="auto"/>
              <w:jc w:val="left"/>
              <w:rPr>
                <w:rFonts w:cs="Arial"/>
                <w:sz w:val="18"/>
                <w:szCs w:val="18"/>
              </w:rPr>
            </w:pPr>
            <w:r>
              <w:rPr>
                <w:rFonts w:cs="Arial"/>
                <w:sz w:val="18"/>
                <w:szCs w:val="18"/>
              </w:rPr>
              <w:t xml:space="preserve">Mandatory when the interval between datasets is shorter than 1 day, such as 6-hourly forecasts. </w:t>
            </w:r>
          </w:p>
        </w:tc>
      </w:tr>
      <w:tr w:rsidR="0042165B" w:rsidRPr="00EA68F3" w14:paraId="3DEA01DE" w14:textId="77777777" w:rsidTr="000879A6">
        <w:trPr>
          <w:cantSplit/>
          <w:trHeight w:val="326"/>
        </w:trPr>
        <w:tc>
          <w:tcPr>
            <w:tcW w:w="385" w:type="pct"/>
          </w:tcPr>
          <w:p w14:paraId="740DF5CF"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569BEA14"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boundingBox</w:t>
            </w:r>
            <w:proofErr w:type="spellEnd"/>
          </w:p>
        </w:tc>
        <w:tc>
          <w:tcPr>
            <w:tcW w:w="1129" w:type="pct"/>
          </w:tcPr>
          <w:p w14:paraId="366FEB97" w14:textId="77777777" w:rsidR="0042165B" w:rsidRPr="00E4609E" w:rsidRDefault="0042165B" w:rsidP="0042165B">
            <w:pPr>
              <w:snapToGrid w:val="0"/>
              <w:spacing w:after="0" w:line="240" w:lineRule="auto"/>
              <w:jc w:val="left"/>
              <w:rPr>
                <w:rFonts w:eastAsia="Times New Roman" w:cs="Arial"/>
                <w:sz w:val="18"/>
                <w:szCs w:val="18"/>
              </w:rPr>
            </w:pPr>
            <w:r w:rsidRPr="00E4609E">
              <w:rPr>
                <w:rFonts w:cs="Arial"/>
                <w:sz w:val="18"/>
                <w:szCs w:val="18"/>
              </w:rPr>
              <w:t>The extent of the dataset limits</w:t>
            </w:r>
          </w:p>
        </w:tc>
        <w:tc>
          <w:tcPr>
            <w:tcW w:w="290" w:type="pct"/>
          </w:tcPr>
          <w:p w14:paraId="7EADD006" w14:textId="1FA36027" w:rsidR="0042165B" w:rsidRPr="00DD23DF" w:rsidRDefault="0042165B" w:rsidP="0042165B">
            <w:pPr>
              <w:snapToGrid w:val="0"/>
              <w:spacing w:after="0" w:line="240" w:lineRule="auto"/>
              <w:jc w:val="center"/>
              <w:rPr>
                <w:rFonts w:cs="Arial"/>
                <w:b/>
                <w:bCs/>
                <w:sz w:val="18"/>
                <w:szCs w:val="18"/>
                <w:rPrChange w:id="1744" w:author="Raphael Malyankar" w:date="2022-11-09T22:36:00Z">
                  <w:rPr>
                    <w:rFonts w:cs="Arial"/>
                    <w:sz w:val="18"/>
                    <w:szCs w:val="18"/>
                  </w:rPr>
                </w:rPrChange>
              </w:rPr>
            </w:pPr>
            <w:r w:rsidRPr="00DD23DF">
              <w:rPr>
                <w:rFonts w:cs="Arial"/>
                <w:b/>
                <w:bCs/>
                <w:color w:val="FF0000"/>
                <w:sz w:val="18"/>
                <w:szCs w:val="18"/>
                <w:rPrChange w:id="1745" w:author="Raphael Malyankar" w:date="2022-11-09T22:36:00Z">
                  <w:rPr>
                    <w:rFonts w:cs="Arial"/>
                    <w:sz w:val="18"/>
                    <w:szCs w:val="18"/>
                  </w:rPr>
                </w:rPrChange>
              </w:rPr>
              <w:t>1</w:t>
            </w:r>
          </w:p>
        </w:tc>
        <w:tc>
          <w:tcPr>
            <w:tcW w:w="1001" w:type="pct"/>
          </w:tcPr>
          <w:p w14:paraId="6D128404"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EX_GeographicBoundingBox</w:t>
            </w:r>
            <w:proofErr w:type="spellEnd"/>
          </w:p>
        </w:tc>
        <w:tc>
          <w:tcPr>
            <w:tcW w:w="1194" w:type="pct"/>
          </w:tcPr>
          <w:p w14:paraId="7A5F87CF" w14:textId="0D6D5B19" w:rsidR="0042165B" w:rsidRPr="00DD23DF" w:rsidRDefault="005018F0" w:rsidP="0042165B">
            <w:pPr>
              <w:snapToGrid w:val="0"/>
              <w:spacing w:after="0" w:line="240" w:lineRule="auto"/>
              <w:jc w:val="left"/>
              <w:rPr>
                <w:rFonts w:cs="Arial"/>
                <w:b/>
                <w:bCs/>
                <w:sz w:val="18"/>
                <w:szCs w:val="18"/>
                <w:rPrChange w:id="1746" w:author="Raphael Malyankar" w:date="2022-11-09T22:36:00Z">
                  <w:rPr>
                    <w:rFonts w:cs="Arial"/>
                    <w:sz w:val="18"/>
                    <w:szCs w:val="18"/>
                  </w:rPr>
                </w:rPrChange>
              </w:rPr>
            </w:pPr>
            <w:r w:rsidRPr="00DD23DF">
              <w:rPr>
                <w:rFonts w:cs="Arial"/>
                <w:b/>
                <w:bCs/>
                <w:color w:val="FF0000"/>
                <w:sz w:val="18"/>
                <w:szCs w:val="18"/>
                <w:rPrChange w:id="1747" w:author="Raphael Malyankar" w:date="2022-11-09T22:36:00Z">
                  <w:rPr>
                    <w:rFonts w:cs="Arial"/>
                    <w:sz w:val="18"/>
                    <w:szCs w:val="18"/>
                  </w:rPr>
                </w:rPrChange>
              </w:rPr>
              <w:t>Mandatory in S-131.</w:t>
            </w:r>
          </w:p>
        </w:tc>
      </w:tr>
      <w:tr w:rsidR="0042165B" w:rsidRPr="00EA68F3" w14:paraId="61C476C2" w14:textId="77777777" w:rsidTr="000879A6">
        <w:trPr>
          <w:cantSplit/>
          <w:trHeight w:val="326"/>
        </w:trPr>
        <w:tc>
          <w:tcPr>
            <w:tcW w:w="385" w:type="pct"/>
          </w:tcPr>
          <w:p w14:paraId="22BFB78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2FEFCA73"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productSpecification</w:t>
            </w:r>
            <w:proofErr w:type="spellEnd"/>
          </w:p>
        </w:tc>
        <w:tc>
          <w:tcPr>
            <w:tcW w:w="1129" w:type="pct"/>
          </w:tcPr>
          <w:p w14:paraId="1D36578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The product specification used to create this dataset</w:t>
            </w:r>
          </w:p>
        </w:tc>
        <w:tc>
          <w:tcPr>
            <w:tcW w:w="290" w:type="pct"/>
          </w:tcPr>
          <w:p w14:paraId="48C9716C"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731114B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S100_ProductSpecification</w:t>
            </w:r>
          </w:p>
        </w:tc>
        <w:tc>
          <w:tcPr>
            <w:tcW w:w="1194" w:type="pct"/>
            <w:vAlign w:val="center"/>
          </w:tcPr>
          <w:p w14:paraId="7154EAE6" w14:textId="77777777" w:rsidR="0042165B" w:rsidRPr="00E4609E" w:rsidRDefault="0042165B" w:rsidP="0042165B">
            <w:pPr>
              <w:snapToGrid w:val="0"/>
              <w:spacing w:after="0" w:line="240" w:lineRule="auto"/>
              <w:jc w:val="left"/>
              <w:rPr>
                <w:rFonts w:cs="Arial"/>
                <w:sz w:val="18"/>
                <w:szCs w:val="18"/>
              </w:rPr>
            </w:pPr>
          </w:p>
        </w:tc>
      </w:tr>
      <w:tr w:rsidR="0042165B" w:rsidRPr="00EA68F3" w14:paraId="3442C38D" w14:textId="77777777" w:rsidTr="000879A6">
        <w:trPr>
          <w:cantSplit/>
          <w:trHeight w:val="155"/>
        </w:trPr>
        <w:tc>
          <w:tcPr>
            <w:tcW w:w="385" w:type="pct"/>
            <w:tcBorders>
              <w:bottom w:val="single" w:sz="4" w:space="0" w:color="000000"/>
            </w:tcBorders>
          </w:tcPr>
          <w:p w14:paraId="490CDE65"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Borders>
              <w:bottom w:val="single" w:sz="4" w:space="0" w:color="000000"/>
            </w:tcBorders>
          </w:tcPr>
          <w:p w14:paraId="0DBCB471"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producingAgency</w:t>
            </w:r>
            <w:proofErr w:type="spellEnd"/>
          </w:p>
        </w:tc>
        <w:tc>
          <w:tcPr>
            <w:tcW w:w="1129" w:type="pct"/>
            <w:tcBorders>
              <w:bottom w:val="single" w:sz="4" w:space="0" w:color="000000"/>
            </w:tcBorders>
          </w:tcPr>
          <w:p w14:paraId="1B630E2C" w14:textId="77777777" w:rsidR="0042165B" w:rsidRPr="00E4609E" w:rsidRDefault="0042165B" w:rsidP="0042165B">
            <w:pPr>
              <w:spacing w:after="0" w:line="240" w:lineRule="auto"/>
              <w:jc w:val="left"/>
              <w:rPr>
                <w:rFonts w:eastAsia="Times New Roman" w:cs="Arial"/>
                <w:sz w:val="18"/>
                <w:szCs w:val="18"/>
              </w:rPr>
            </w:pPr>
            <w:r w:rsidRPr="00E4609E">
              <w:rPr>
                <w:rFonts w:eastAsia="Times New Roman" w:cs="Arial"/>
                <w:sz w:val="18"/>
                <w:szCs w:val="18"/>
              </w:rPr>
              <w:t>Agency responsible for producing the data</w:t>
            </w:r>
          </w:p>
        </w:tc>
        <w:tc>
          <w:tcPr>
            <w:tcW w:w="290" w:type="pct"/>
            <w:tcBorders>
              <w:bottom w:val="single" w:sz="4" w:space="0" w:color="000000"/>
            </w:tcBorders>
          </w:tcPr>
          <w:p w14:paraId="42236D86"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Borders>
              <w:bottom w:val="single" w:sz="4" w:space="0" w:color="000000"/>
            </w:tcBorders>
          </w:tcPr>
          <w:p w14:paraId="642D88B7"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CI_ResponsibleParty</w:t>
            </w:r>
            <w:proofErr w:type="spellEnd"/>
            <w:r w:rsidRPr="00E4609E">
              <w:rPr>
                <w:rFonts w:cs="Arial"/>
                <w:sz w:val="18"/>
                <w:szCs w:val="18"/>
              </w:rPr>
              <w:t>&gt;</w:t>
            </w:r>
            <w:proofErr w:type="spellStart"/>
            <w:r w:rsidRPr="00E4609E">
              <w:rPr>
                <w:rFonts w:cs="Arial"/>
                <w:sz w:val="18"/>
                <w:szCs w:val="18"/>
              </w:rPr>
              <w:t>CI_Organisation</w:t>
            </w:r>
            <w:proofErr w:type="spellEnd"/>
          </w:p>
        </w:tc>
        <w:tc>
          <w:tcPr>
            <w:tcW w:w="1194" w:type="pct"/>
            <w:tcBorders>
              <w:bottom w:val="single" w:sz="4" w:space="0" w:color="000000"/>
            </w:tcBorders>
            <w:vAlign w:val="center"/>
          </w:tcPr>
          <w:p w14:paraId="41E2C8EB"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See S-100 Table 17-3</w:t>
            </w:r>
          </w:p>
        </w:tc>
      </w:tr>
      <w:tr w:rsidR="0042165B" w:rsidRPr="00EA68F3" w14:paraId="5986D10B" w14:textId="77777777" w:rsidTr="000879A6">
        <w:trPr>
          <w:cantSplit/>
          <w:trHeight w:val="155"/>
        </w:trPr>
        <w:tc>
          <w:tcPr>
            <w:tcW w:w="385" w:type="pct"/>
            <w:tcBorders>
              <w:bottom w:val="single" w:sz="4" w:space="0" w:color="000000"/>
            </w:tcBorders>
          </w:tcPr>
          <w:p w14:paraId="0054CC7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Borders>
              <w:bottom w:val="single" w:sz="4" w:space="0" w:color="000000"/>
            </w:tcBorders>
            <w:shd w:val="clear" w:color="auto" w:fill="auto"/>
          </w:tcPr>
          <w:p w14:paraId="5033EB2F"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producerCode</w:t>
            </w:r>
            <w:proofErr w:type="spellEnd"/>
          </w:p>
        </w:tc>
        <w:tc>
          <w:tcPr>
            <w:tcW w:w="1129" w:type="pct"/>
            <w:tcBorders>
              <w:bottom w:val="single" w:sz="4" w:space="0" w:color="000000"/>
            </w:tcBorders>
            <w:shd w:val="clear" w:color="auto" w:fill="auto"/>
          </w:tcPr>
          <w:p w14:paraId="72D245A3"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The official IHO Producer Code from S-62</w:t>
            </w:r>
          </w:p>
        </w:tc>
        <w:tc>
          <w:tcPr>
            <w:tcW w:w="290" w:type="pct"/>
            <w:tcBorders>
              <w:bottom w:val="single" w:sz="4" w:space="0" w:color="000000"/>
            </w:tcBorders>
            <w:shd w:val="clear" w:color="auto" w:fill="auto"/>
          </w:tcPr>
          <w:p w14:paraId="07C66518"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Borders>
              <w:bottom w:val="single" w:sz="4" w:space="0" w:color="000000"/>
            </w:tcBorders>
            <w:shd w:val="clear" w:color="auto" w:fill="auto"/>
          </w:tcPr>
          <w:p w14:paraId="61210C54"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tcBorders>
              <w:bottom w:val="single" w:sz="4" w:space="0" w:color="000000"/>
            </w:tcBorders>
            <w:shd w:val="clear" w:color="auto" w:fill="auto"/>
            <w:vAlign w:val="center"/>
          </w:tcPr>
          <w:p w14:paraId="4BE2DEB6" w14:textId="77777777" w:rsidR="0042165B" w:rsidRPr="00E4609E" w:rsidRDefault="0042165B" w:rsidP="0042165B">
            <w:pPr>
              <w:snapToGrid w:val="0"/>
              <w:spacing w:after="0" w:line="240" w:lineRule="auto"/>
              <w:jc w:val="left"/>
              <w:rPr>
                <w:rFonts w:cs="Arial"/>
                <w:sz w:val="18"/>
                <w:szCs w:val="18"/>
              </w:rPr>
            </w:pPr>
          </w:p>
        </w:tc>
      </w:tr>
      <w:tr w:rsidR="0042165B" w:rsidRPr="00EA68F3" w14:paraId="53EE47E2" w14:textId="77777777" w:rsidTr="000879A6">
        <w:trPr>
          <w:cantSplit/>
          <w:trHeight w:val="155"/>
        </w:trPr>
        <w:tc>
          <w:tcPr>
            <w:tcW w:w="385" w:type="pct"/>
          </w:tcPr>
          <w:p w14:paraId="240E868A"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5C4C130E"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encodingFormat</w:t>
            </w:r>
            <w:proofErr w:type="spellEnd"/>
          </w:p>
        </w:tc>
        <w:tc>
          <w:tcPr>
            <w:tcW w:w="1129" w:type="pct"/>
          </w:tcPr>
          <w:p w14:paraId="6D83DF64"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The encoding format of the dataset</w:t>
            </w:r>
          </w:p>
        </w:tc>
        <w:tc>
          <w:tcPr>
            <w:tcW w:w="290" w:type="pct"/>
          </w:tcPr>
          <w:p w14:paraId="771E0153"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5525D30C"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S100_EncodingFormat</w:t>
            </w:r>
          </w:p>
        </w:tc>
        <w:tc>
          <w:tcPr>
            <w:tcW w:w="1194" w:type="pct"/>
            <w:vAlign w:val="center"/>
          </w:tcPr>
          <w:p w14:paraId="271E63FA" w14:textId="77BADC19" w:rsidR="0042165B" w:rsidRPr="00DD23DF" w:rsidRDefault="0042165B" w:rsidP="0042165B">
            <w:pPr>
              <w:snapToGrid w:val="0"/>
              <w:spacing w:after="0" w:line="240" w:lineRule="auto"/>
              <w:jc w:val="left"/>
              <w:rPr>
                <w:rFonts w:cs="Arial"/>
                <w:b/>
                <w:bCs/>
                <w:sz w:val="18"/>
                <w:szCs w:val="18"/>
                <w:rPrChange w:id="1748" w:author="Raphael Malyankar" w:date="2022-11-09T22:38:00Z">
                  <w:rPr>
                    <w:rFonts w:cs="Arial"/>
                    <w:sz w:val="18"/>
                    <w:szCs w:val="18"/>
                  </w:rPr>
                </w:rPrChange>
              </w:rPr>
            </w:pPr>
            <w:r w:rsidRPr="00DD23DF">
              <w:rPr>
                <w:rFonts w:cs="Arial"/>
                <w:b/>
                <w:bCs/>
                <w:color w:val="FF0000"/>
                <w:sz w:val="18"/>
                <w:szCs w:val="18"/>
                <w:rPrChange w:id="1749" w:author="Raphael Malyankar" w:date="2022-11-09T22:38:00Z">
                  <w:rPr>
                    <w:rFonts w:cs="Arial"/>
                    <w:sz w:val="18"/>
                    <w:szCs w:val="18"/>
                  </w:rPr>
                </w:rPrChange>
              </w:rPr>
              <w:t xml:space="preserve">Must be </w:t>
            </w:r>
            <w:r w:rsidR="0008774F" w:rsidRPr="00DD23DF">
              <w:rPr>
                <w:rFonts w:cs="Arial"/>
                <w:b/>
                <w:bCs/>
                <w:color w:val="FF0000"/>
                <w:sz w:val="18"/>
                <w:szCs w:val="18"/>
                <w:rPrChange w:id="1750" w:author="Raphael Malyankar" w:date="2022-11-09T22:38:00Z">
                  <w:rPr>
                    <w:rFonts w:cs="Arial"/>
                    <w:sz w:val="18"/>
                    <w:szCs w:val="18"/>
                  </w:rPr>
                </w:rPrChange>
              </w:rPr>
              <w:t>GML</w:t>
            </w:r>
          </w:p>
        </w:tc>
      </w:tr>
      <w:tr w:rsidR="0042165B" w:rsidRPr="00EA68F3" w14:paraId="0B483C0B" w14:textId="77777777" w:rsidTr="000879A6">
        <w:trPr>
          <w:cantSplit/>
          <w:trHeight w:val="171"/>
        </w:trPr>
        <w:tc>
          <w:tcPr>
            <w:tcW w:w="385" w:type="pct"/>
          </w:tcPr>
          <w:p w14:paraId="77488FA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35BCD33D"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dataCoverage</w:t>
            </w:r>
            <w:proofErr w:type="spellEnd"/>
          </w:p>
        </w:tc>
        <w:tc>
          <w:tcPr>
            <w:tcW w:w="1129" w:type="pct"/>
          </w:tcPr>
          <w:p w14:paraId="28009A83" w14:textId="77777777" w:rsidR="0042165B" w:rsidRPr="00E4609E" w:rsidRDefault="0042165B" w:rsidP="0042165B">
            <w:pPr>
              <w:snapToGrid w:val="0"/>
              <w:spacing w:after="0" w:line="240" w:lineRule="auto"/>
              <w:jc w:val="left"/>
              <w:rPr>
                <w:rFonts w:eastAsia="Times New Roman" w:cs="Arial"/>
                <w:sz w:val="18"/>
                <w:szCs w:val="18"/>
              </w:rPr>
            </w:pPr>
            <w:r w:rsidRPr="00E4609E">
              <w:rPr>
                <w:rFonts w:eastAsia="Times New Roman" w:cs="Arial"/>
                <w:sz w:val="18"/>
                <w:szCs w:val="18"/>
              </w:rPr>
              <w:t>Area covered by the dataset</w:t>
            </w:r>
          </w:p>
        </w:tc>
        <w:tc>
          <w:tcPr>
            <w:tcW w:w="290" w:type="pct"/>
          </w:tcPr>
          <w:p w14:paraId="3A3454C7" w14:textId="77777777" w:rsidR="0042165B" w:rsidRPr="00E4609E" w:rsidRDefault="0042165B" w:rsidP="0042165B">
            <w:pPr>
              <w:snapToGrid w:val="0"/>
              <w:spacing w:after="0" w:line="240" w:lineRule="auto"/>
              <w:jc w:val="center"/>
              <w:rPr>
                <w:rFonts w:cs="Arial"/>
                <w:sz w:val="18"/>
                <w:szCs w:val="18"/>
              </w:rPr>
            </w:pPr>
            <w:proofErr w:type="gramStart"/>
            <w:r w:rsidRPr="00DD23DF">
              <w:rPr>
                <w:rFonts w:cs="Arial"/>
                <w:b/>
                <w:bCs/>
                <w:color w:val="FF0000"/>
                <w:sz w:val="18"/>
                <w:szCs w:val="18"/>
                <w:rPrChange w:id="1751" w:author="Raphael Malyankar" w:date="2022-11-09T22:37:00Z">
                  <w:rPr>
                    <w:rFonts w:cs="Arial"/>
                    <w:sz w:val="18"/>
                    <w:szCs w:val="18"/>
                  </w:rPr>
                </w:rPrChange>
              </w:rPr>
              <w:t>1</w:t>
            </w:r>
            <w:r w:rsidRPr="00E4609E">
              <w:rPr>
                <w:rFonts w:cs="Arial"/>
                <w:sz w:val="18"/>
                <w:szCs w:val="18"/>
              </w:rPr>
              <w:t>..*</w:t>
            </w:r>
            <w:proofErr w:type="gramEnd"/>
          </w:p>
        </w:tc>
        <w:tc>
          <w:tcPr>
            <w:tcW w:w="1001" w:type="pct"/>
          </w:tcPr>
          <w:p w14:paraId="04A5312F"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S100_DataCoverage</w:t>
            </w:r>
          </w:p>
        </w:tc>
        <w:tc>
          <w:tcPr>
            <w:tcW w:w="1194" w:type="pct"/>
            <w:vAlign w:val="center"/>
          </w:tcPr>
          <w:p w14:paraId="505C9836" w14:textId="202791E1" w:rsidR="0042165B" w:rsidRPr="00DD23DF" w:rsidRDefault="0042165B" w:rsidP="0042165B">
            <w:pPr>
              <w:snapToGrid w:val="0"/>
              <w:spacing w:after="0" w:line="240" w:lineRule="auto"/>
              <w:jc w:val="left"/>
              <w:rPr>
                <w:rFonts w:cs="Arial"/>
                <w:b/>
                <w:bCs/>
                <w:sz w:val="18"/>
                <w:szCs w:val="18"/>
                <w:rPrChange w:id="1752" w:author="Raphael Malyankar" w:date="2022-11-09T22:38:00Z">
                  <w:rPr>
                    <w:rFonts w:cs="Arial"/>
                    <w:sz w:val="18"/>
                    <w:szCs w:val="18"/>
                  </w:rPr>
                </w:rPrChange>
              </w:rPr>
            </w:pPr>
            <w:r w:rsidRPr="00DD23DF">
              <w:rPr>
                <w:rFonts w:cs="Arial"/>
                <w:b/>
                <w:bCs/>
                <w:color w:val="FF0000"/>
                <w:sz w:val="18"/>
                <w:szCs w:val="18"/>
                <w:rPrChange w:id="1753" w:author="Raphael Malyankar" w:date="2022-11-09T22:38:00Z">
                  <w:rPr>
                    <w:rFonts w:cs="Arial"/>
                    <w:sz w:val="18"/>
                    <w:szCs w:val="18"/>
                  </w:rPr>
                </w:rPrChange>
              </w:rPr>
              <w:t>Mandatory in S-</w:t>
            </w:r>
            <w:r w:rsidR="0008774F" w:rsidRPr="00DD23DF">
              <w:rPr>
                <w:rFonts w:cs="Arial"/>
                <w:b/>
                <w:bCs/>
                <w:color w:val="FF0000"/>
                <w:sz w:val="18"/>
                <w:szCs w:val="18"/>
                <w:rPrChange w:id="1754" w:author="Raphael Malyankar" w:date="2022-11-09T22:38:00Z">
                  <w:rPr>
                    <w:rFonts w:cs="Arial"/>
                    <w:sz w:val="18"/>
                    <w:szCs w:val="18"/>
                  </w:rPr>
                </w:rPrChange>
              </w:rPr>
              <w:t>131</w:t>
            </w:r>
            <w:r w:rsidRPr="00DD23DF">
              <w:rPr>
                <w:rFonts w:cs="Arial"/>
                <w:b/>
                <w:bCs/>
                <w:color w:val="FF0000"/>
                <w:sz w:val="18"/>
                <w:szCs w:val="18"/>
                <w:rPrChange w:id="1755" w:author="Raphael Malyankar" w:date="2022-11-09T22:38:00Z">
                  <w:rPr>
                    <w:rFonts w:cs="Arial"/>
                    <w:sz w:val="18"/>
                    <w:szCs w:val="18"/>
                  </w:rPr>
                </w:rPrChange>
              </w:rPr>
              <w:t>.</w:t>
            </w:r>
          </w:p>
        </w:tc>
      </w:tr>
      <w:tr w:rsidR="0042165B" w:rsidRPr="00EA68F3" w14:paraId="40F70B4D" w14:textId="77777777" w:rsidTr="000879A6">
        <w:trPr>
          <w:cantSplit/>
          <w:trHeight w:val="342"/>
        </w:trPr>
        <w:tc>
          <w:tcPr>
            <w:tcW w:w="385" w:type="pct"/>
          </w:tcPr>
          <w:p w14:paraId="6D341F1A"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039A0FA0"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comment</w:t>
            </w:r>
          </w:p>
        </w:tc>
        <w:tc>
          <w:tcPr>
            <w:tcW w:w="1129" w:type="pct"/>
          </w:tcPr>
          <w:p w14:paraId="4856253F" w14:textId="77777777" w:rsidR="0042165B" w:rsidRPr="00E4609E" w:rsidRDefault="0042165B" w:rsidP="0042165B">
            <w:pPr>
              <w:snapToGrid w:val="0"/>
              <w:spacing w:after="0" w:line="240" w:lineRule="auto"/>
              <w:jc w:val="left"/>
              <w:rPr>
                <w:rFonts w:eastAsia="Times New Roman" w:cs="Arial"/>
                <w:sz w:val="18"/>
                <w:szCs w:val="18"/>
              </w:rPr>
            </w:pPr>
            <w:r w:rsidRPr="00E4609E">
              <w:rPr>
                <w:rFonts w:cs="Arial"/>
                <w:sz w:val="18"/>
                <w:szCs w:val="18"/>
              </w:rPr>
              <w:t>Any additional information</w:t>
            </w:r>
          </w:p>
        </w:tc>
        <w:tc>
          <w:tcPr>
            <w:tcW w:w="290" w:type="pct"/>
          </w:tcPr>
          <w:p w14:paraId="2BDFBD9A"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41797D02"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vAlign w:val="center"/>
          </w:tcPr>
          <w:p w14:paraId="6CBD9B2D" w14:textId="77777777" w:rsidR="0042165B" w:rsidRPr="00E4609E" w:rsidRDefault="0042165B" w:rsidP="0042165B">
            <w:pPr>
              <w:snapToGrid w:val="0"/>
              <w:spacing w:after="0" w:line="240" w:lineRule="auto"/>
              <w:jc w:val="left"/>
              <w:rPr>
                <w:rFonts w:cs="Arial"/>
                <w:sz w:val="18"/>
                <w:szCs w:val="18"/>
              </w:rPr>
            </w:pPr>
          </w:p>
        </w:tc>
      </w:tr>
      <w:tr w:rsidR="0042165B" w:rsidRPr="00EA68F3" w14:paraId="52B0FD29" w14:textId="77777777" w:rsidTr="000879A6">
        <w:trPr>
          <w:cantSplit/>
          <w:trHeight w:val="342"/>
        </w:trPr>
        <w:tc>
          <w:tcPr>
            <w:tcW w:w="385" w:type="pct"/>
          </w:tcPr>
          <w:p w14:paraId="60796FD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2DC4C0BC"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defaultLocale</w:t>
            </w:r>
            <w:proofErr w:type="spellEnd"/>
          </w:p>
        </w:tc>
        <w:tc>
          <w:tcPr>
            <w:tcW w:w="1129" w:type="pct"/>
          </w:tcPr>
          <w:p w14:paraId="7022AB2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Default language and character set used in the exchange catalogue</w:t>
            </w:r>
          </w:p>
        </w:tc>
        <w:tc>
          <w:tcPr>
            <w:tcW w:w="290" w:type="pct"/>
          </w:tcPr>
          <w:p w14:paraId="7D0D2CF1"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7D820CDD"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PT_Locale</w:t>
            </w:r>
            <w:proofErr w:type="spellEnd"/>
          </w:p>
        </w:tc>
        <w:tc>
          <w:tcPr>
            <w:tcW w:w="1194" w:type="pct"/>
          </w:tcPr>
          <w:p w14:paraId="0134691C" w14:textId="77777777" w:rsidR="0042165B" w:rsidRPr="00E4609E" w:rsidRDefault="0042165B" w:rsidP="0042165B">
            <w:pPr>
              <w:snapToGrid w:val="0"/>
              <w:spacing w:after="0" w:line="240" w:lineRule="auto"/>
              <w:jc w:val="left"/>
              <w:rPr>
                <w:rFonts w:cs="Arial"/>
                <w:sz w:val="18"/>
                <w:szCs w:val="18"/>
              </w:rPr>
            </w:pPr>
          </w:p>
        </w:tc>
      </w:tr>
      <w:tr w:rsidR="0042165B" w:rsidRPr="00EA68F3" w14:paraId="3C8BD496" w14:textId="77777777" w:rsidTr="000879A6">
        <w:trPr>
          <w:cantSplit/>
          <w:trHeight w:val="342"/>
        </w:trPr>
        <w:tc>
          <w:tcPr>
            <w:tcW w:w="385" w:type="pct"/>
          </w:tcPr>
          <w:p w14:paraId="6AECEB41"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1E0A0E5B"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otherLocale</w:t>
            </w:r>
            <w:proofErr w:type="spellEnd"/>
          </w:p>
        </w:tc>
        <w:tc>
          <w:tcPr>
            <w:tcW w:w="1129" w:type="pct"/>
          </w:tcPr>
          <w:p w14:paraId="02D588B6"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Other languages and character sets used in the exchange catalogue</w:t>
            </w:r>
          </w:p>
        </w:tc>
        <w:tc>
          <w:tcPr>
            <w:tcW w:w="290" w:type="pct"/>
          </w:tcPr>
          <w:p w14:paraId="54EA64D0" w14:textId="77777777" w:rsidR="0042165B" w:rsidRPr="00E4609E" w:rsidRDefault="0042165B" w:rsidP="0042165B">
            <w:pPr>
              <w:snapToGrid w:val="0"/>
              <w:spacing w:after="0" w:line="240" w:lineRule="auto"/>
              <w:jc w:val="center"/>
              <w:rPr>
                <w:rFonts w:cs="Arial"/>
                <w:sz w:val="18"/>
                <w:szCs w:val="18"/>
              </w:rPr>
            </w:pPr>
            <w:proofErr w:type="gramStart"/>
            <w:r w:rsidRPr="00E4609E">
              <w:rPr>
                <w:rFonts w:cs="Arial"/>
                <w:sz w:val="18"/>
                <w:szCs w:val="18"/>
              </w:rPr>
              <w:t>0..*</w:t>
            </w:r>
            <w:proofErr w:type="gramEnd"/>
          </w:p>
        </w:tc>
        <w:tc>
          <w:tcPr>
            <w:tcW w:w="1001" w:type="pct"/>
          </w:tcPr>
          <w:p w14:paraId="3F2A7055"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PT_Locale</w:t>
            </w:r>
            <w:proofErr w:type="spellEnd"/>
          </w:p>
        </w:tc>
        <w:tc>
          <w:tcPr>
            <w:tcW w:w="1194" w:type="pct"/>
          </w:tcPr>
          <w:p w14:paraId="5A244585" w14:textId="77777777" w:rsidR="0042165B" w:rsidRPr="00E4609E" w:rsidRDefault="0042165B" w:rsidP="0042165B">
            <w:pPr>
              <w:snapToGrid w:val="0"/>
              <w:spacing w:after="0" w:line="240" w:lineRule="auto"/>
              <w:jc w:val="left"/>
              <w:rPr>
                <w:rFonts w:cs="Arial"/>
                <w:sz w:val="18"/>
                <w:szCs w:val="18"/>
              </w:rPr>
            </w:pPr>
          </w:p>
        </w:tc>
      </w:tr>
      <w:tr w:rsidR="0042165B" w:rsidRPr="00EA68F3" w:rsidDel="00AD4E91" w14:paraId="12B02162" w14:textId="6DE3DEF1" w:rsidTr="000879A6">
        <w:trPr>
          <w:cantSplit/>
          <w:trHeight w:val="342"/>
          <w:del w:id="1756" w:author="Raphael Malyankar" w:date="2022-11-09T22:42:00Z"/>
        </w:trPr>
        <w:tc>
          <w:tcPr>
            <w:tcW w:w="385" w:type="pct"/>
          </w:tcPr>
          <w:p w14:paraId="5B674D17" w14:textId="52E7B782" w:rsidR="0042165B" w:rsidRPr="00E4609E" w:rsidDel="00AD4E91" w:rsidRDefault="0042165B" w:rsidP="0042165B">
            <w:pPr>
              <w:snapToGrid w:val="0"/>
              <w:spacing w:after="0" w:line="240" w:lineRule="auto"/>
              <w:jc w:val="left"/>
              <w:rPr>
                <w:del w:id="1757" w:author="Raphael Malyankar" w:date="2022-11-09T22:42:00Z"/>
                <w:rFonts w:cs="Arial"/>
                <w:sz w:val="18"/>
                <w:szCs w:val="18"/>
              </w:rPr>
            </w:pPr>
            <w:del w:id="1758" w:author="Raphael Malyankar" w:date="2022-11-09T22:42:00Z">
              <w:r w:rsidRPr="00E4609E" w:rsidDel="00AD4E91">
                <w:rPr>
                  <w:rFonts w:cs="Arial"/>
                  <w:sz w:val="18"/>
                  <w:szCs w:val="18"/>
                </w:rPr>
                <w:delText>Attribute</w:delText>
              </w:r>
            </w:del>
          </w:p>
        </w:tc>
        <w:tc>
          <w:tcPr>
            <w:tcW w:w="1001" w:type="pct"/>
          </w:tcPr>
          <w:p w14:paraId="250559F4" w14:textId="77BD7397" w:rsidR="0042165B" w:rsidRPr="00E4609E" w:rsidDel="00AD4E91" w:rsidRDefault="0042165B" w:rsidP="0042165B">
            <w:pPr>
              <w:snapToGrid w:val="0"/>
              <w:spacing w:after="0" w:line="240" w:lineRule="auto"/>
              <w:jc w:val="left"/>
              <w:rPr>
                <w:del w:id="1759" w:author="Raphael Malyankar" w:date="2022-11-09T22:42:00Z"/>
                <w:rFonts w:cs="Arial"/>
                <w:sz w:val="18"/>
                <w:szCs w:val="18"/>
              </w:rPr>
            </w:pPr>
            <w:del w:id="1760" w:author="Raphael Malyankar" w:date="2022-11-09T22:42:00Z">
              <w:r w:rsidRPr="00E4609E" w:rsidDel="00AD4E91">
                <w:rPr>
                  <w:rFonts w:cs="Arial"/>
                  <w:sz w:val="18"/>
                  <w:szCs w:val="18"/>
                </w:rPr>
                <w:delText>metadataFileIdentifier</w:delText>
              </w:r>
            </w:del>
          </w:p>
        </w:tc>
        <w:tc>
          <w:tcPr>
            <w:tcW w:w="1129" w:type="pct"/>
          </w:tcPr>
          <w:p w14:paraId="59589D03" w14:textId="70982D17" w:rsidR="0042165B" w:rsidRPr="00E4609E" w:rsidDel="00AD4E91" w:rsidRDefault="0042165B" w:rsidP="0042165B">
            <w:pPr>
              <w:snapToGrid w:val="0"/>
              <w:spacing w:after="0" w:line="240" w:lineRule="auto"/>
              <w:jc w:val="left"/>
              <w:rPr>
                <w:del w:id="1761" w:author="Raphael Malyankar" w:date="2022-11-09T22:42:00Z"/>
                <w:rFonts w:cs="Arial"/>
                <w:sz w:val="18"/>
                <w:szCs w:val="18"/>
              </w:rPr>
            </w:pPr>
            <w:del w:id="1762" w:author="Raphael Malyankar" w:date="2022-11-09T22:42:00Z">
              <w:r w:rsidRPr="00E4609E" w:rsidDel="00AD4E91">
                <w:rPr>
                  <w:rFonts w:cs="Arial"/>
                  <w:sz w:val="18"/>
                  <w:szCs w:val="18"/>
                </w:rPr>
                <w:delText>Identifier for metadata file</w:delText>
              </w:r>
            </w:del>
          </w:p>
        </w:tc>
        <w:tc>
          <w:tcPr>
            <w:tcW w:w="290" w:type="pct"/>
          </w:tcPr>
          <w:p w14:paraId="378C5ED9" w14:textId="34B91EE7" w:rsidR="0042165B" w:rsidRPr="00E4609E" w:rsidDel="00AD4E91" w:rsidRDefault="0042165B" w:rsidP="0042165B">
            <w:pPr>
              <w:snapToGrid w:val="0"/>
              <w:spacing w:after="0" w:line="240" w:lineRule="auto"/>
              <w:jc w:val="center"/>
              <w:rPr>
                <w:del w:id="1763" w:author="Raphael Malyankar" w:date="2022-11-09T22:42:00Z"/>
                <w:rFonts w:cs="Arial"/>
                <w:sz w:val="18"/>
                <w:szCs w:val="18"/>
              </w:rPr>
            </w:pPr>
            <w:del w:id="1764" w:author="Raphael Malyankar" w:date="2022-11-09T22:42:00Z">
              <w:r w:rsidRPr="00E4609E" w:rsidDel="00AD4E91">
                <w:rPr>
                  <w:rFonts w:cs="Arial"/>
                  <w:sz w:val="18"/>
                  <w:szCs w:val="18"/>
                </w:rPr>
                <w:delText>1</w:delText>
              </w:r>
            </w:del>
          </w:p>
        </w:tc>
        <w:tc>
          <w:tcPr>
            <w:tcW w:w="1001" w:type="pct"/>
          </w:tcPr>
          <w:p w14:paraId="1F1F6DBF" w14:textId="767470F8" w:rsidR="0042165B" w:rsidRPr="00E4609E" w:rsidDel="00AD4E91" w:rsidRDefault="0042165B" w:rsidP="0042165B">
            <w:pPr>
              <w:snapToGrid w:val="0"/>
              <w:spacing w:after="0" w:line="240" w:lineRule="auto"/>
              <w:jc w:val="left"/>
              <w:rPr>
                <w:del w:id="1765" w:author="Raphael Malyankar" w:date="2022-11-09T22:42:00Z"/>
                <w:rFonts w:cs="Arial"/>
                <w:sz w:val="18"/>
                <w:szCs w:val="18"/>
              </w:rPr>
            </w:pPr>
            <w:del w:id="1766" w:author="Raphael Malyankar" w:date="2022-11-09T22:42:00Z">
              <w:r w:rsidRPr="00E4609E" w:rsidDel="00AD4E91">
                <w:rPr>
                  <w:rFonts w:cs="Arial"/>
                  <w:sz w:val="18"/>
                  <w:szCs w:val="18"/>
                </w:rPr>
                <w:delText>CharacterString</w:delText>
              </w:r>
            </w:del>
          </w:p>
        </w:tc>
        <w:tc>
          <w:tcPr>
            <w:tcW w:w="1194" w:type="pct"/>
          </w:tcPr>
          <w:p w14:paraId="13C1F3BC" w14:textId="7530D838" w:rsidR="0042165B" w:rsidRPr="00E4609E" w:rsidDel="00AD4E91" w:rsidRDefault="0042165B" w:rsidP="0042165B">
            <w:pPr>
              <w:snapToGrid w:val="0"/>
              <w:spacing w:after="0" w:line="240" w:lineRule="auto"/>
              <w:jc w:val="left"/>
              <w:rPr>
                <w:del w:id="1767" w:author="Raphael Malyankar" w:date="2022-11-09T22:42:00Z"/>
                <w:rFonts w:cs="Arial"/>
                <w:sz w:val="18"/>
                <w:szCs w:val="18"/>
              </w:rPr>
            </w:pPr>
            <w:del w:id="1768" w:author="Raphael Malyankar" w:date="2022-11-09T22:42:00Z">
              <w:r w:rsidRPr="00E4609E" w:rsidDel="00AD4E91">
                <w:rPr>
                  <w:rFonts w:cs="Arial"/>
                  <w:sz w:val="18"/>
                  <w:szCs w:val="18"/>
                </w:rPr>
                <w:delText>For example, for ISO 19115-3 metadata file</w:delText>
              </w:r>
            </w:del>
          </w:p>
        </w:tc>
      </w:tr>
      <w:tr w:rsidR="0042165B" w:rsidRPr="00EA68F3" w14:paraId="3AF1D32F" w14:textId="77777777" w:rsidTr="000879A6">
        <w:trPr>
          <w:cantSplit/>
          <w:trHeight w:val="342"/>
        </w:trPr>
        <w:tc>
          <w:tcPr>
            <w:tcW w:w="385" w:type="pct"/>
          </w:tcPr>
          <w:p w14:paraId="09FD54EB"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lastRenderedPageBreak/>
              <w:t>Attribute</w:t>
            </w:r>
          </w:p>
        </w:tc>
        <w:tc>
          <w:tcPr>
            <w:tcW w:w="1001" w:type="pct"/>
          </w:tcPr>
          <w:p w14:paraId="56AF6435"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metadataPointOfContact</w:t>
            </w:r>
            <w:proofErr w:type="spellEnd"/>
          </w:p>
        </w:tc>
        <w:tc>
          <w:tcPr>
            <w:tcW w:w="1129" w:type="pct"/>
          </w:tcPr>
          <w:p w14:paraId="21A41EDF"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Point of contact for metadata</w:t>
            </w:r>
          </w:p>
        </w:tc>
        <w:tc>
          <w:tcPr>
            <w:tcW w:w="290" w:type="pct"/>
          </w:tcPr>
          <w:p w14:paraId="30410DC8"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4ABA710C" w14:textId="77777777" w:rsidR="0042165B" w:rsidRPr="00E4609E" w:rsidRDefault="0042165B" w:rsidP="0042165B">
            <w:pPr>
              <w:snapToGrid w:val="0"/>
              <w:spacing w:after="0"/>
              <w:jc w:val="left"/>
              <w:rPr>
                <w:rFonts w:cs="Arial"/>
                <w:sz w:val="18"/>
                <w:szCs w:val="18"/>
              </w:rPr>
            </w:pPr>
            <w:proofErr w:type="spellStart"/>
            <w:r w:rsidRPr="00E4609E">
              <w:rPr>
                <w:rFonts w:cs="Arial"/>
                <w:sz w:val="18"/>
                <w:szCs w:val="18"/>
              </w:rPr>
              <w:t>CI_Responsibility</w:t>
            </w:r>
            <w:proofErr w:type="spellEnd"/>
            <w:r w:rsidRPr="00E4609E">
              <w:rPr>
                <w:rFonts w:cs="Arial"/>
                <w:sz w:val="18"/>
                <w:szCs w:val="18"/>
              </w:rPr>
              <w:t xml:space="preserve"> &gt; </w:t>
            </w:r>
            <w:proofErr w:type="spellStart"/>
            <w:r w:rsidRPr="00E4609E">
              <w:rPr>
                <w:rFonts w:cs="Arial"/>
                <w:sz w:val="18"/>
                <w:szCs w:val="18"/>
              </w:rPr>
              <w:t>CI_Individual</w:t>
            </w:r>
            <w:proofErr w:type="spellEnd"/>
            <w:r w:rsidRPr="00E4609E">
              <w:rPr>
                <w:rFonts w:cs="Arial"/>
                <w:sz w:val="18"/>
                <w:szCs w:val="18"/>
              </w:rPr>
              <w:t xml:space="preserve"> or</w:t>
            </w:r>
            <w:r>
              <w:rPr>
                <w:rFonts w:cs="Arial"/>
                <w:sz w:val="18"/>
                <w:szCs w:val="18"/>
              </w:rPr>
              <w:t xml:space="preserve"> </w:t>
            </w:r>
            <w:proofErr w:type="spellStart"/>
            <w:r w:rsidRPr="00E4609E">
              <w:rPr>
                <w:rFonts w:cs="Arial"/>
                <w:sz w:val="18"/>
                <w:szCs w:val="18"/>
              </w:rPr>
              <w:t>CI_Responsibility</w:t>
            </w:r>
            <w:proofErr w:type="spellEnd"/>
            <w:r w:rsidRPr="00E4609E">
              <w:rPr>
                <w:rFonts w:cs="Arial"/>
                <w:sz w:val="18"/>
                <w:szCs w:val="18"/>
              </w:rPr>
              <w:t xml:space="preserve"> &gt; </w:t>
            </w:r>
            <w:proofErr w:type="spellStart"/>
            <w:r w:rsidRPr="00E4609E">
              <w:rPr>
                <w:rFonts w:cs="Arial"/>
                <w:sz w:val="18"/>
                <w:szCs w:val="18"/>
              </w:rPr>
              <w:t>CI_Organisation</w:t>
            </w:r>
            <w:proofErr w:type="spellEnd"/>
          </w:p>
        </w:tc>
        <w:tc>
          <w:tcPr>
            <w:tcW w:w="1194" w:type="pct"/>
          </w:tcPr>
          <w:p w14:paraId="71CE2C8D" w14:textId="77777777" w:rsidR="00AD4E91" w:rsidRPr="00AD4E91" w:rsidRDefault="00AD4E91" w:rsidP="00AD4E91">
            <w:pPr>
              <w:snapToGrid w:val="0"/>
              <w:spacing w:after="0" w:line="240" w:lineRule="auto"/>
              <w:jc w:val="left"/>
              <w:rPr>
                <w:ins w:id="1769" w:author="Raphael Malyankar" w:date="2022-11-09T22:45:00Z"/>
                <w:rFonts w:cs="Arial"/>
                <w:sz w:val="18"/>
                <w:szCs w:val="18"/>
              </w:rPr>
            </w:pPr>
            <w:ins w:id="1770" w:author="Raphael Malyankar" w:date="2022-11-09T22:45:00Z">
              <w:r w:rsidRPr="00AD4E91">
                <w:rPr>
                  <w:rFonts w:cs="Arial"/>
                  <w:sz w:val="18"/>
                  <w:szCs w:val="18"/>
                </w:rPr>
                <w:t xml:space="preserve">Only if </w:t>
              </w:r>
              <w:proofErr w:type="spellStart"/>
              <w:r w:rsidRPr="00AD4E91">
                <w:rPr>
                  <w:rFonts w:cs="Arial"/>
                  <w:sz w:val="18"/>
                  <w:szCs w:val="18"/>
                </w:rPr>
                <w:t>metadataPointOfContact</w:t>
              </w:r>
              <w:proofErr w:type="spellEnd"/>
              <w:r w:rsidRPr="00AD4E91">
                <w:rPr>
                  <w:rFonts w:cs="Arial"/>
                  <w:sz w:val="18"/>
                  <w:szCs w:val="18"/>
                </w:rPr>
                <w:t xml:space="preserve"> is</w:t>
              </w:r>
            </w:ins>
          </w:p>
          <w:p w14:paraId="2958B254" w14:textId="3300D038" w:rsidR="00AD4E91" w:rsidRDefault="00AD4E91" w:rsidP="00AD4E91">
            <w:pPr>
              <w:snapToGrid w:val="0"/>
              <w:spacing w:after="0" w:line="240" w:lineRule="auto"/>
              <w:jc w:val="left"/>
              <w:rPr>
                <w:ins w:id="1771" w:author="Raphael Malyankar" w:date="2022-11-09T22:45:00Z"/>
                <w:rFonts w:cs="Arial"/>
                <w:sz w:val="18"/>
                <w:szCs w:val="18"/>
              </w:rPr>
            </w:pPr>
            <w:ins w:id="1772" w:author="Raphael Malyankar" w:date="2022-11-09T22:45:00Z">
              <w:r w:rsidRPr="00AD4E91">
                <w:rPr>
                  <w:rFonts w:cs="Arial"/>
                  <w:sz w:val="18"/>
                  <w:szCs w:val="18"/>
                </w:rPr>
                <w:t xml:space="preserve">different </w:t>
              </w:r>
              <w:r>
                <w:rPr>
                  <w:rFonts w:cs="Arial"/>
                  <w:sz w:val="18"/>
                  <w:szCs w:val="18"/>
                </w:rPr>
                <w:t>from</w:t>
              </w:r>
              <w:r w:rsidRPr="00AD4E91">
                <w:rPr>
                  <w:rFonts w:cs="Arial"/>
                  <w:sz w:val="18"/>
                  <w:szCs w:val="18"/>
                </w:rPr>
                <w:t xml:space="preserve"> </w:t>
              </w:r>
              <w:proofErr w:type="spellStart"/>
              <w:r w:rsidRPr="00AD4E91">
                <w:rPr>
                  <w:rFonts w:cs="Arial"/>
                  <w:sz w:val="18"/>
                  <w:szCs w:val="18"/>
                </w:rPr>
                <w:t>producingAgency</w:t>
              </w:r>
              <w:proofErr w:type="spellEnd"/>
              <w:r>
                <w:rPr>
                  <w:rFonts w:cs="Arial"/>
                  <w:sz w:val="18"/>
                  <w:szCs w:val="18"/>
                </w:rPr>
                <w:t>.</w:t>
              </w:r>
            </w:ins>
          </w:p>
          <w:p w14:paraId="6D8FA675" w14:textId="148765CA" w:rsidR="0042165B" w:rsidRPr="00E4609E" w:rsidRDefault="0042165B" w:rsidP="00AD4E91">
            <w:pPr>
              <w:snapToGrid w:val="0"/>
              <w:spacing w:after="0" w:line="240" w:lineRule="auto"/>
              <w:jc w:val="left"/>
              <w:rPr>
                <w:rFonts w:cs="Arial"/>
                <w:sz w:val="18"/>
                <w:szCs w:val="18"/>
              </w:rPr>
            </w:pPr>
            <w:r>
              <w:rPr>
                <w:rFonts w:cs="Arial"/>
                <w:sz w:val="18"/>
                <w:szCs w:val="18"/>
              </w:rPr>
              <w:t>See S-100 Tables 17-2 and 17-3.</w:t>
            </w:r>
          </w:p>
        </w:tc>
      </w:tr>
      <w:tr w:rsidR="0042165B" w:rsidRPr="00EA68F3" w14:paraId="60AAC5BD" w14:textId="77777777" w:rsidTr="000879A6">
        <w:trPr>
          <w:cantSplit/>
          <w:trHeight w:val="342"/>
        </w:trPr>
        <w:tc>
          <w:tcPr>
            <w:tcW w:w="385" w:type="pct"/>
          </w:tcPr>
          <w:p w14:paraId="6A3F9580"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24575121"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metadataDateStamp</w:t>
            </w:r>
            <w:proofErr w:type="spellEnd"/>
          </w:p>
        </w:tc>
        <w:tc>
          <w:tcPr>
            <w:tcW w:w="1129" w:type="pct"/>
          </w:tcPr>
          <w:p w14:paraId="44D01B9B"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Date stamp for metadata</w:t>
            </w:r>
          </w:p>
        </w:tc>
        <w:tc>
          <w:tcPr>
            <w:tcW w:w="290" w:type="pct"/>
          </w:tcPr>
          <w:p w14:paraId="7EBFE11F"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222C5DF8"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Date</w:t>
            </w:r>
          </w:p>
        </w:tc>
        <w:tc>
          <w:tcPr>
            <w:tcW w:w="1194" w:type="pct"/>
          </w:tcPr>
          <w:p w14:paraId="1B1DC8B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May or may not be the issue date of the dataset.</w:t>
            </w:r>
          </w:p>
        </w:tc>
      </w:tr>
      <w:tr w:rsidR="0042165B" w:rsidRPr="00EA68F3" w14:paraId="7C79E9EC" w14:textId="77777777" w:rsidTr="000879A6">
        <w:trPr>
          <w:cantSplit/>
          <w:trHeight w:val="342"/>
        </w:trPr>
        <w:tc>
          <w:tcPr>
            <w:tcW w:w="385" w:type="pct"/>
          </w:tcPr>
          <w:p w14:paraId="1270BDA7"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0A2868EB"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replacedData</w:t>
            </w:r>
            <w:proofErr w:type="spellEnd"/>
          </w:p>
        </w:tc>
        <w:tc>
          <w:tcPr>
            <w:tcW w:w="1129" w:type="pct"/>
          </w:tcPr>
          <w:p w14:paraId="4B4DAA28"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If a data file is cancelled is it replaced by another data file</w:t>
            </w:r>
          </w:p>
        </w:tc>
        <w:tc>
          <w:tcPr>
            <w:tcW w:w="290" w:type="pct"/>
          </w:tcPr>
          <w:p w14:paraId="7D858F81"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07DF32F1"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Boolean</w:t>
            </w:r>
          </w:p>
        </w:tc>
        <w:tc>
          <w:tcPr>
            <w:tcW w:w="1194" w:type="pct"/>
          </w:tcPr>
          <w:p w14:paraId="18B1EA65" w14:textId="77777777" w:rsidR="0042165B" w:rsidRPr="00E4609E" w:rsidRDefault="0042165B" w:rsidP="0042165B">
            <w:pPr>
              <w:snapToGrid w:val="0"/>
              <w:spacing w:after="0" w:line="240" w:lineRule="auto"/>
              <w:jc w:val="left"/>
              <w:rPr>
                <w:rFonts w:cs="Arial"/>
                <w:sz w:val="18"/>
                <w:szCs w:val="18"/>
              </w:rPr>
            </w:pPr>
          </w:p>
        </w:tc>
      </w:tr>
      <w:tr w:rsidR="0042165B" w:rsidRPr="00EA68F3" w14:paraId="6EB13EDA" w14:textId="77777777" w:rsidTr="000879A6">
        <w:trPr>
          <w:cantSplit/>
          <w:trHeight w:val="342"/>
        </w:trPr>
        <w:tc>
          <w:tcPr>
            <w:tcW w:w="385" w:type="pct"/>
          </w:tcPr>
          <w:p w14:paraId="6C0FFCA4"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3C5C0DCC"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dataReplacement</w:t>
            </w:r>
            <w:proofErr w:type="spellEnd"/>
          </w:p>
        </w:tc>
        <w:tc>
          <w:tcPr>
            <w:tcW w:w="1129" w:type="pct"/>
          </w:tcPr>
          <w:p w14:paraId="328A2C71"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Cell name</w:t>
            </w:r>
          </w:p>
        </w:tc>
        <w:tc>
          <w:tcPr>
            <w:tcW w:w="290" w:type="pct"/>
          </w:tcPr>
          <w:p w14:paraId="79D7C303" w14:textId="77777777" w:rsidR="0042165B" w:rsidRPr="00E4609E" w:rsidRDefault="0042165B" w:rsidP="0042165B">
            <w:pPr>
              <w:snapToGrid w:val="0"/>
              <w:spacing w:after="0" w:line="240" w:lineRule="auto"/>
              <w:jc w:val="center"/>
              <w:rPr>
                <w:rFonts w:cs="Arial"/>
                <w:sz w:val="18"/>
                <w:szCs w:val="18"/>
              </w:rPr>
            </w:pPr>
            <w:proofErr w:type="gramStart"/>
            <w:r w:rsidRPr="00E4609E">
              <w:rPr>
                <w:rFonts w:cs="Arial"/>
                <w:sz w:val="18"/>
                <w:szCs w:val="18"/>
              </w:rPr>
              <w:t>0..*</w:t>
            </w:r>
            <w:proofErr w:type="gramEnd"/>
          </w:p>
        </w:tc>
        <w:tc>
          <w:tcPr>
            <w:tcW w:w="1001" w:type="pct"/>
          </w:tcPr>
          <w:p w14:paraId="656153BB"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tcPr>
          <w:p w14:paraId="61D620B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 dataset may be replaced by 1 or more datasets</w:t>
            </w:r>
          </w:p>
        </w:tc>
      </w:tr>
      <w:tr w:rsidR="0042165B" w:rsidRPr="00EA68F3" w14:paraId="1626EFE8" w14:textId="77777777" w:rsidTr="000879A6">
        <w:trPr>
          <w:cantSplit/>
          <w:trHeight w:val="342"/>
        </w:trPr>
        <w:tc>
          <w:tcPr>
            <w:tcW w:w="385" w:type="pct"/>
          </w:tcPr>
          <w:p w14:paraId="20C52A8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46FC73B3"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navigationPurpose</w:t>
            </w:r>
            <w:proofErr w:type="spellEnd"/>
          </w:p>
        </w:tc>
        <w:tc>
          <w:tcPr>
            <w:tcW w:w="1129" w:type="pct"/>
          </w:tcPr>
          <w:p w14:paraId="5DEF75E3"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Classification of intended navigation purpose (for Catalogue indexing purposes)</w:t>
            </w:r>
          </w:p>
        </w:tc>
        <w:tc>
          <w:tcPr>
            <w:tcW w:w="290" w:type="pct"/>
          </w:tcPr>
          <w:p w14:paraId="468A79D4"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0..3</w:t>
            </w:r>
          </w:p>
        </w:tc>
        <w:tc>
          <w:tcPr>
            <w:tcW w:w="1001" w:type="pct"/>
          </w:tcPr>
          <w:p w14:paraId="4970973A"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S100_NavigationPurpose</w:t>
            </w:r>
          </w:p>
        </w:tc>
        <w:tc>
          <w:tcPr>
            <w:tcW w:w="1194" w:type="pct"/>
          </w:tcPr>
          <w:p w14:paraId="7F666468" w14:textId="028E0BC1" w:rsidR="0042165B" w:rsidRPr="00E4609E" w:rsidRDefault="0042165B" w:rsidP="0042165B">
            <w:pPr>
              <w:snapToGrid w:val="0"/>
              <w:spacing w:after="0" w:line="240" w:lineRule="auto"/>
              <w:jc w:val="left"/>
              <w:rPr>
                <w:rFonts w:cs="Arial"/>
                <w:sz w:val="18"/>
                <w:szCs w:val="18"/>
              </w:rPr>
            </w:pPr>
            <w:r w:rsidRPr="00E4609E">
              <w:rPr>
                <w:rFonts w:cs="Arial"/>
                <w:sz w:val="18"/>
                <w:szCs w:val="18"/>
              </w:rPr>
              <w:t xml:space="preserve">Mandatory when </w:t>
            </w:r>
            <w:proofErr w:type="spellStart"/>
            <w:r w:rsidRPr="00E4609E">
              <w:rPr>
                <w:rFonts w:cs="Arial"/>
                <w:i/>
                <w:iCs/>
                <w:sz w:val="18"/>
                <w:szCs w:val="18"/>
              </w:rPr>
              <w:t>notForNavigation</w:t>
            </w:r>
            <w:proofErr w:type="spellEnd"/>
            <w:r w:rsidRPr="00E4609E">
              <w:rPr>
                <w:rFonts w:cs="Arial"/>
                <w:sz w:val="18"/>
                <w:szCs w:val="18"/>
              </w:rPr>
              <w:t xml:space="preserve"> = </w:t>
            </w:r>
            <w:r w:rsidR="000C632D">
              <w:rPr>
                <w:rFonts w:cs="Arial"/>
                <w:i/>
                <w:iCs/>
                <w:sz w:val="18"/>
                <w:szCs w:val="18"/>
              </w:rPr>
              <w:t>false</w:t>
            </w:r>
            <w:r w:rsidRPr="00E4609E">
              <w:rPr>
                <w:rFonts w:cs="Arial"/>
                <w:sz w:val="18"/>
                <w:szCs w:val="18"/>
              </w:rPr>
              <w:t>.</w:t>
            </w:r>
          </w:p>
        </w:tc>
      </w:tr>
      <w:tr w:rsidR="0042165B" w:rsidRPr="00EA68F3" w14:paraId="337544FC" w14:textId="77777777" w:rsidTr="000879A6">
        <w:trPr>
          <w:cantSplit/>
          <w:trHeight w:val="342"/>
        </w:trPr>
        <w:tc>
          <w:tcPr>
            <w:tcW w:w="385" w:type="pct"/>
          </w:tcPr>
          <w:p w14:paraId="6ECE5026"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Role</w:t>
            </w:r>
          </w:p>
        </w:tc>
        <w:tc>
          <w:tcPr>
            <w:tcW w:w="1001" w:type="pct"/>
          </w:tcPr>
          <w:p w14:paraId="7BE5BCD5"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resourceMaintenance</w:t>
            </w:r>
            <w:proofErr w:type="spellEnd"/>
          </w:p>
        </w:tc>
        <w:tc>
          <w:tcPr>
            <w:tcW w:w="1129" w:type="pct"/>
          </w:tcPr>
          <w:p w14:paraId="378A417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Information about the frequency of resource updates, and the scope of those updates</w:t>
            </w:r>
          </w:p>
        </w:tc>
        <w:tc>
          <w:tcPr>
            <w:tcW w:w="290" w:type="pct"/>
          </w:tcPr>
          <w:p w14:paraId="4DFE8FCE"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39DFAB4D"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MD_MaintenanceInformation</w:t>
            </w:r>
            <w:proofErr w:type="spellEnd"/>
          </w:p>
        </w:tc>
        <w:tc>
          <w:tcPr>
            <w:tcW w:w="1194" w:type="pct"/>
            <w:vAlign w:val="center"/>
          </w:tcPr>
          <w:p w14:paraId="54BB7E2A" w14:textId="77777777" w:rsidR="0042165B" w:rsidRPr="00A864B6" w:rsidRDefault="0042165B" w:rsidP="0042165B">
            <w:pPr>
              <w:snapToGrid w:val="0"/>
              <w:spacing w:after="0"/>
              <w:jc w:val="left"/>
              <w:rPr>
                <w:rFonts w:cs="Arial"/>
                <w:sz w:val="18"/>
                <w:szCs w:val="18"/>
              </w:rPr>
            </w:pPr>
            <w:r w:rsidRPr="00A864B6">
              <w:rPr>
                <w:rFonts w:cs="Arial"/>
                <w:sz w:val="18"/>
                <w:szCs w:val="18"/>
              </w:rPr>
              <w:t xml:space="preserve">S-100 restricts the multiplicity to </w:t>
            </w:r>
            <w:proofErr w:type="gramStart"/>
            <w:r w:rsidRPr="00A864B6">
              <w:rPr>
                <w:rFonts w:cs="Arial"/>
                <w:sz w:val="18"/>
                <w:szCs w:val="18"/>
              </w:rPr>
              <w:t>0..</w:t>
            </w:r>
            <w:proofErr w:type="gramEnd"/>
            <w:r w:rsidRPr="00A864B6">
              <w:rPr>
                <w:rFonts w:cs="Arial"/>
                <w:sz w:val="18"/>
                <w:szCs w:val="18"/>
              </w:rPr>
              <w:t>1</w:t>
            </w:r>
          </w:p>
          <w:p w14:paraId="37E3FF41" w14:textId="77777777" w:rsidR="0042165B" w:rsidRPr="00A864B6" w:rsidRDefault="0042165B" w:rsidP="0042165B">
            <w:pPr>
              <w:snapToGrid w:val="0"/>
              <w:spacing w:after="0"/>
              <w:jc w:val="left"/>
              <w:rPr>
                <w:rFonts w:cs="Arial"/>
                <w:sz w:val="18"/>
                <w:szCs w:val="18"/>
              </w:rPr>
            </w:pPr>
            <w:r w:rsidRPr="00A864B6">
              <w:rPr>
                <w:rFonts w:cs="Arial"/>
                <w:sz w:val="18"/>
                <w:szCs w:val="18"/>
              </w:rPr>
              <w:t>and adds specific restrictions on the ISO</w:t>
            </w:r>
            <w:r>
              <w:rPr>
                <w:rFonts w:cs="Arial"/>
                <w:sz w:val="18"/>
                <w:szCs w:val="18"/>
              </w:rPr>
              <w:t xml:space="preserve"> </w:t>
            </w:r>
            <w:r w:rsidRPr="00A864B6">
              <w:rPr>
                <w:rFonts w:cs="Arial"/>
                <w:sz w:val="18"/>
                <w:szCs w:val="18"/>
              </w:rPr>
              <w:t>19115 structure and content. See</w:t>
            </w:r>
          </w:p>
          <w:p w14:paraId="40C42CF7" w14:textId="77777777" w:rsidR="0042165B" w:rsidRPr="00A864B6" w:rsidRDefault="0042165B" w:rsidP="0042165B">
            <w:pPr>
              <w:snapToGrid w:val="0"/>
              <w:spacing w:after="0"/>
              <w:jc w:val="left"/>
              <w:rPr>
                <w:rFonts w:cs="Arial"/>
                <w:sz w:val="18"/>
                <w:szCs w:val="18"/>
              </w:rPr>
            </w:pPr>
            <w:r w:rsidRPr="00A864B6">
              <w:rPr>
                <w:rFonts w:cs="Arial"/>
                <w:sz w:val="18"/>
                <w:szCs w:val="18"/>
              </w:rPr>
              <w:t xml:space="preserve">clause </w:t>
            </w:r>
            <w:proofErr w:type="spellStart"/>
            <w:r w:rsidRPr="003B09E4">
              <w:rPr>
                <w:rFonts w:cs="Arial"/>
                <w:b/>
                <w:bCs/>
                <w:sz w:val="18"/>
                <w:szCs w:val="18"/>
              </w:rPr>
              <w:t>MD_MaintenanceInformation</w:t>
            </w:r>
            <w:proofErr w:type="spellEnd"/>
          </w:p>
          <w:p w14:paraId="40FDDD17" w14:textId="77777777" w:rsidR="0042165B" w:rsidRPr="00A864B6" w:rsidRDefault="0042165B" w:rsidP="0042165B">
            <w:pPr>
              <w:snapToGrid w:val="0"/>
              <w:spacing w:after="0"/>
              <w:jc w:val="left"/>
              <w:rPr>
                <w:rFonts w:cs="Arial"/>
                <w:sz w:val="18"/>
                <w:szCs w:val="18"/>
              </w:rPr>
            </w:pPr>
            <w:r>
              <w:rPr>
                <w:rFonts w:cs="Arial"/>
                <w:sz w:val="18"/>
                <w:szCs w:val="18"/>
              </w:rPr>
              <w:t>in S-100 Part 17.</w:t>
            </w:r>
          </w:p>
          <w:p w14:paraId="33A09B5E" w14:textId="64CFFB93" w:rsidR="0042165B" w:rsidRPr="00A864B6" w:rsidRDefault="0042165B" w:rsidP="0042165B">
            <w:pPr>
              <w:snapToGrid w:val="0"/>
              <w:spacing w:after="0"/>
              <w:jc w:val="left"/>
              <w:rPr>
                <w:rFonts w:cs="Arial"/>
                <w:sz w:val="18"/>
                <w:szCs w:val="18"/>
              </w:rPr>
            </w:pPr>
            <w:r w:rsidRPr="00A864B6">
              <w:rPr>
                <w:rFonts w:cs="Arial"/>
                <w:sz w:val="18"/>
                <w:szCs w:val="18"/>
              </w:rPr>
              <w:t xml:space="preserve">Format: </w:t>
            </w:r>
            <w:proofErr w:type="spellStart"/>
            <w:r w:rsidRPr="00A864B6">
              <w:rPr>
                <w:rFonts w:cs="Arial"/>
                <w:sz w:val="18"/>
                <w:szCs w:val="18"/>
              </w:rPr>
              <w:t>PnYnMnDTnHnMnS</w:t>
            </w:r>
            <w:proofErr w:type="spellEnd"/>
            <w:r w:rsidRPr="00A864B6">
              <w:rPr>
                <w:rFonts w:cs="Arial"/>
                <w:sz w:val="18"/>
                <w:szCs w:val="18"/>
              </w:rPr>
              <w:t xml:space="preserve"> (XML built</w:t>
            </w:r>
            <w:r>
              <w:rPr>
                <w:rFonts w:cs="Arial"/>
                <w:sz w:val="18"/>
                <w:szCs w:val="18"/>
              </w:rPr>
              <w:t>-</w:t>
            </w:r>
            <w:r w:rsidRPr="00A864B6">
              <w:rPr>
                <w:rFonts w:cs="Arial"/>
                <w:sz w:val="18"/>
                <w:szCs w:val="18"/>
              </w:rPr>
              <w:t>in</w:t>
            </w:r>
            <w:r>
              <w:rPr>
                <w:rFonts w:cs="Arial"/>
                <w:sz w:val="18"/>
                <w:szCs w:val="18"/>
              </w:rPr>
              <w:t xml:space="preserve"> </w:t>
            </w:r>
            <w:r w:rsidRPr="00A864B6">
              <w:rPr>
                <w:rFonts w:cs="Arial"/>
                <w:sz w:val="18"/>
                <w:szCs w:val="18"/>
              </w:rPr>
              <w:t>type for ISO 8601 duration). See</w:t>
            </w:r>
            <w:r>
              <w:rPr>
                <w:rFonts w:cs="Arial"/>
                <w:sz w:val="18"/>
                <w:szCs w:val="18"/>
              </w:rPr>
              <w:t xml:space="preserve"> S-100 </w:t>
            </w:r>
            <w:r w:rsidRPr="00A864B6">
              <w:rPr>
                <w:rFonts w:cs="Arial"/>
                <w:sz w:val="18"/>
                <w:szCs w:val="18"/>
              </w:rPr>
              <w:t>clause 17-4.9</w:t>
            </w:r>
            <w:r>
              <w:rPr>
                <w:rFonts w:cs="Arial"/>
                <w:sz w:val="18"/>
                <w:szCs w:val="18"/>
              </w:rPr>
              <w:t xml:space="preserve"> for encoding guidance</w:t>
            </w:r>
            <w:r w:rsidRPr="00E4609E">
              <w:rPr>
                <w:rFonts w:cs="Arial"/>
                <w:sz w:val="18"/>
                <w:szCs w:val="18"/>
              </w:rPr>
              <w:t>.</w:t>
            </w:r>
          </w:p>
        </w:tc>
      </w:tr>
    </w:tbl>
    <w:p w14:paraId="4F0CDB9A" w14:textId="77777777" w:rsidR="00EB4535" w:rsidRPr="00EB4535" w:rsidRDefault="00EB4535" w:rsidP="00EB4535"/>
    <w:p w14:paraId="59536819" w14:textId="36735F3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208"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6"/>
        <w:gridCol w:w="3045"/>
        <w:gridCol w:w="3464"/>
        <w:gridCol w:w="814"/>
        <w:gridCol w:w="5599"/>
      </w:tblGrid>
      <w:tr w:rsidR="00A12CC3" w:rsidRPr="00A04EA2" w14:paraId="1E25B987" w14:textId="77777777" w:rsidTr="00BC5E8F">
        <w:trPr>
          <w:cantSplit/>
          <w:trHeight w:val="277"/>
        </w:trPr>
        <w:tc>
          <w:tcPr>
            <w:tcW w:w="1286" w:type="dxa"/>
            <w:shd w:val="clear" w:color="auto" w:fill="D9D9D9" w:themeFill="background1" w:themeFillShade="D9"/>
          </w:tcPr>
          <w:p w14:paraId="6C6B5D20" w14:textId="77777777" w:rsidR="00A12CC3" w:rsidRPr="00BC5E8F" w:rsidRDefault="00A12CC3" w:rsidP="00A37DD1">
            <w:pPr>
              <w:snapToGrid w:val="0"/>
              <w:spacing w:before="60" w:after="60" w:line="240" w:lineRule="auto"/>
              <w:rPr>
                <w:rFonts w:cs="Arial"/>
                <w:b/>
                <w:sz w:val="18"/>
                <w:szCs w:val="18"/>
              </w:rPr>
            </w:pPr>
            <w:bookmarkStart w:id="1773" w:name="_Hlk91097681"/>
            <w:r w:rsidRPr="00BC5E8F">
              <w:rPr>
                <w:rFonts w:cs="Arial"/>
                <w:b/>
                <w:sz w:val="18"/>
                <w:szCs w:val="18"/>
              </w:rPr>
              <w:t>Role Name</w:t>
            </w:r>
          </w:p>
        </w:tc>
        <w:tc>
          <w:tcPr>
            <w:tcW w:w="3045" w:type="dxa"/>
            <w:shd w:val="clear" w:color="auto" w:fill="D9D9D9" w:themeFill="background1" w:themeFillShade="D9"/>
          </w:tcPr>
          <w:p w14:paraId="6DE08251" w14:textId="77777777" w:rsidR="00A12CC3" w:rsidRPr="00BC5E8F" w:rsidRDefault="00A12CC3" w:rsidP="00A37DD1">
            <w:pPr>
              <w:snapToGrid w:val="0"/>
              <w:spacing w:before="60" w:after="60" w:line="240" w:lineRule="auto"/>
              <w:rPr>
                <w:rFonts w:cs="Arial"/>
                <w:b/>
                <w:sz w:val="18"/>
                <w:szCs w:val="18"/>
              </w:rPr>
            </w:pPr>
            <w:r w:rsidRPr="00BC5E8F">
              <w:rPr>
                <w:rFonts w:cs="Arial"/>
                <w:b/>
                <w:sz w:val="18"/>
                <w:szCs w:val="18"/>
              </w:rPr>
              <w:t>Name</w:t>
            </w:r>
          </w:p>
        </w:tc>
        <w:tc>
          <w:tcPr>
            <w:tcW w:w="3464" w:type="dxa"/>
            <w:shd w:val="clear" w:color="auto" w:fill="D9D9D9" w:themeFill="background1" w:themeFillShade="D9"/>
          </w:tcPr>
          <w:p w14:paraId="58F45AA1" w14:textId="77777777" w:rsidR="00A12CC3" w:rsidRPr="00BC5E8F" w:rsidRDefault="00A12CC3" w:rsidP="00A37DD1">
            <w:pPr>
              <w:snapToGrid w:val="0"/>
              <w:spacing w:before="60" w:after="60" w:line="240" w:lineRule="auto"/>
              <w:rPr>
                <w:rFonts w:cs="Arial"/>
                <w:b/>
                <w:sz w:val="18"/>
                <w:szCs w:val="18"/>
              </w:rPr>
            </w:pPr>
            <w:r w:rsidRPr="00BC5E8F">
              <w:rPr>
                <w:rFonts w:cs="Arial"/>
                <w:b/>
                <w:sz w:val="18"/>
                <w:szCs w:val="18"/>
              </w:rPr>
              <w:t>Description</w:t>
            </w:r>
          </w:p>
        </w:tc>
        <w:tc>
          <w:tcPr>
            <w:tcW w:w="814" w:type="dxa"/>
            <w:shd w:val="clear" w:color="auto" w:fill="D9D9D9" w:themeFill="background1" w:themeFillShade="D9"/>
          </w:tcPr>
          <w:p w14:paraId="3145C069" w14:textId="77777777" w:rsidR="00A12CC3" w:rsidRPr="00BC5E8F" w:rsidRDefault="00A12CC3" w:rsidP="00A37DD1">
            <w:pPr>
              <w:snapToGrid w:val="0"/>
              <w:spacing w:before="60" w:after="60" w:line="240" w:lineRule="auto"/>
              <w:jc w:val="center"/>
              <w:rPr>
                <w:rFonts w:cs="Arial"/>
                <w:b/>
                <w:sz w:val="18"/>
                <w:szCs w:val="18"/>
              </w:rPr>
            </w:pPr>
            <w:r w:rsidRPr="00BC5E8F">
              <w:rPr>
                <w:rFonts w:cs="Arial"/>
                <w:b/>
                <w:sz w:val="18"/>
                <w:szCs w:val="18"/>
              </w:rPr>
              <w:t>Code</w:t>
            </w:r>
          </w:p>
        </w:tc>
        <w:tc>
          <w:tcPr>
            <w:tcW w:w="5599" w:type="dxa"/>
            <w:shd w:val="clear" w:color="auto" w:fill="D9D9D9" w:themeFill="background1" w:themeFillShade="D9"/>
          </w:tcPr>
          <w:p w14:paraId="5BF34187" w14:textId="77777777" w:rsidR="00A12CC3" w:rsidRPr="00BC5E8F" w:rsidRDefault="00A12CC3" w:rsidP="00A37DD1">
            <w:pPr>
              <w:snapToGrid w:val="0"/>
              <w:spacing w:before="60" w:after="60" w:line="240" w:lineRule="auto"/>
              <w:rPr>
                <w:rFonts w:cs="Arial"/>
                <w:b/>
                <w:sz w:val="18"/>
                <w:szCs w:val="18"/>
              </w:rPr>
            </w:pPr>
            <w:r w:rsidRPr="00BC5E8F">
              <w:rPr>
                <w:rFonts w:cs="Arial"/>
                <w:b/>
                <w:sz w:val="18"/>
                <w:szCs w:val="18"/>
              </w:rPr>
              <w:t>Remarks</w:t>
            </w:r>
          </w:p>
        </w:tc>
      </w:tr>
      <w:tr w:rsidR="00A12CC3" w:rsidRPr="00A04EA2" w14:paraId="4AB79712" w14:textId="77777777" w:rsidTr="00BC5E8F">
        <w:trPr>
          <w:cantSplit/>
          <w:trHeight w:val="305"/>
        </w:trPr>
        <w:tc>
          <w:tcPr>
            <w:tcW w:w="1286" w:type="dxa"/>
          </w:tcPr>
          <w:p w14:paraId="284B2F95"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Enumeration</w:t>
            </w:r>
          </w:p>
        </w:tc>
        <w:tc>
          <w:tcPr>
            <w:tcW w:w="3045" w:type="dxa"/>
          </w:tcPr>
          <w:p w14:paraId="676D422A"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S100_NavigationPurpose</w:t>
            </w:r>
          </w:p>
        </w:tc>
        <w:tc>
          <w:tcPr>
            <w:tcW w:w="3464" w:type="dxa"/>
          </w:tcPr>
          <w:p w14:paraId="659039B2"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The purpose of the dataset</w:t>
            </w:r>
          </w:p>
        </w:tc>
        <w:tc>
          <w:tcPr>
            <w:tcW w:w="814" w:type="dxa"/>
          </w:tcPr>
          <w:p w14:paraId="690245D7"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w:t>
            </w:r>
          </w:p>
        </w:tc>
        <w:tc>
          <w:tcPr>
            <w:tcW w:w="5599" w:type="dxa"/>
          </w:tcPr>
          <w:p w14:paraId="173E43B1" w14:textId="77777777" w:rsidR="00A12CC3" w:rsidRPr="00BC5E8F" w:rsidRDefault="00A12CC3" w:rsidP="00A37DD1">
            <w:pPr>
              <w:spacing w:before="60" w:after="60" w:line="240" w:lineRule="auto"/>
              <w:rPr>
                <w:rFonts w:cs="Arial"/>
                <w:sz w:val="18"/>
                <w:szCs w:val="18"/>
              </w:rPr>
            </w:pPr>
            <w:r w:rsidRPr="00BC5E8F" w:rsidDel="006A2EDF">
              <w:rPr>
                <w:rFonts w:cs="Arial"/>
                <w:sz w:val="18"/>
                <w:szCs w:val="18"/>
                <w:lang w:eastAsia="en-US"/>
              </w:rPr>
              <w:t xml:space="preserve"> </w:t>
            </w:r>
          </w:p>
        </w:tc>
      </w:tr>
      <w:tr w:rsidR="00A12CC3" w:rsidRPr="00A04EA2" w14:paraId="00663389" w14:textId="77777777" w:rsidTr="00BC5E8F">
        <w:trPr>
          <w:cantSplit/>
          <w:trHeight w:val="277"/>
        </w:trPr>
        <w:tc>
          <w:tcPr>
            <w:tcW w:w="1286" w:type="dxa"/>
          </w:tcPr>
          <w:p w14:paraId="002B691B"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Value</w:t>
            </w:r>
          </w:p>
        </w:tc>
        <w:tc>
          <w:tcPr>
            <w:tcW w:w="3045" w:type="dxa"/>
          </w:tcPr>
          <w:p w14:paraId="1C6BE2F0"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port</w:t>
            </w:r>
          </w:p>
        </w:tc>
        <w:tc>
          <w:tcPr>
            <w:tcW w:w="3464" w:type="dxa"/>
          </w:tcPr>
          <w:p w14:paraId="71EDD885"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For port and near shore operations</w:t>
            </w:r>
          </w:p>
        </w:tc>
        <w:tc>
          <w:tcPr>
            <w:tcW w:w="814" w:type="dxa"/>
          </w:tcPr>
          <w:p w14:paraId="4C984B8B"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1</w:t>
            </w:r>
          </w:p>
        </w:tc>
        <w:tc>
          <w:tcPr>
            <w:tcW w:w="5599" w:type="dxa"/>
          </w:tcPr>
          <w:p w14:paraId="0996FCA0"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w:t>
            </w:r>
          </w:p>
        </w:tc>
      </w:tr>
      <w:tr w:rsidR="00A12CC3" w:rsidRPr="00A04EA2" w14:paraId="714922C7" w14:textId="77777777" w:rsidTr="00BC5E8F">
        <w:trPr>
          <w:cantSplit/>
          <w:trHeight w:val="277"/>
        </w:trPr>
        <w:tc>
          <w:tcPr>
            <w:tcW w:w="1286" w:type="dxa"/>
          </w:tcPr>
          <w:p w14:paraId="6BD3C517"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Value</w:t>
            </w:r>
          </w:p>
        </w:tc>
        <w:tc>
          <w:tcPr>
            <w:tcW w:w="3045" w:type="dxa"/>
          </w:tcPr>
          <w:p w14:paraId="363CF7A6"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transit</w:t>
            </w:r>
          </w:p>
        </w:tc>
        <w:tc>
          <w:tcPr>
            <w:tcW w:w="3464" w:type="dxa"/>
          </w:tcPr>
          <w:p w14:paraId="5BF55992"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For coast and planning purposes</w:t>
            </w:r>
          </w:p>
        </w:tc>
        <w:tc>
          <w:tcPr>
            <w:tcW w:w="814" w:type="dxa"/>
          </w:tcPr>
          <w:p w14:paraId="6E7A0DB4"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2</w:t>
            </w:r>
          </w:p>
        </w:tc>
        <w:tc>
          <w:tcPr>
            <w:tcW w:w="5599" w:type="dxa"/>
          </w:tcPr>
          <w:p w14:paraId="5B6CA029"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w:t>
            </w:r>
          </w:p>
        </w:tc>
      </w:tr>
      <w:tr w:rsidR="00A12CC3" w:rsidRPr="00A04EA2" w14:paraId="62FC50F2" w14:textId="77777777" w:rsidTr="00BC5E8F">
        <w:trPr>
          <w:cantSplit/>
          <w:trHeight w:val="305"/>
        </w:trPr>
        <w:tc>
          <w:tcPr>
            <w:tcW w:w="1286" w:type="dxa"/>
          </w:tcPr>
          <w:p w14:paraId="1DC81CFD"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Value</w:t>
            </w:r>
          </w:p>
        </w:tc>
        <w:tc>
          <w:tcPr>
            <w:tcW w:w="3045" w:type="dxa"/>
          </w:tcPr>
          <w:p w14:paraId="210CD095"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overview</w:t>
            </w:r>
          </w:p>
        </w:tc>
        <w:tc>
          <w:tcPr>
            <w:tcW w:w="3464" w:type="dxa"/>
          </w:tcPr>
          <w:p w14:paraId="03AAA03A"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For ocean crossing and planning purposes</w:t>
            </w:r>
          </w:p>
        </w:tc>
        <w:tc>
          <w:tcPr>
            <w:tcW w:w="814" w:type="dxa"/>
          </w:tcPr>
          <w:p w14:paraId="43D1781C"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3</w:t>
            </w:r>
          </w:p>
        </w:tc>
        <w:tc>
          <w:tcPr>
            <w:tcW w:w="5599" w:type="dxa"/>
          </w:tcPr>
          <w:p w14:paraId="55F99600"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w:t>
            </w:r>
          </w:p>
        </w:tc>
      </w:tr>
      <w:bookmarkEnd w:id="1773"/>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lastRenderedPageBreak/>
        <w:t>S100</w:t>
      </w:r>
      <w:r w:rsidR="007653F1" w:rsidRPr="009F0C13">
        <w:t>_DataCoverage</w:t>
      </w:r>
    </w:p>
    <w:tbl>
      <w:tblPr>
        <w:tblW w:w="0" w:type="auto"/>
        <w:tblCellMar>
          <w:left w:w="58" w:type="dxa"/>
          <w:right w:w="58" w:type="dxa"/>
        </w:tblCellMar>
        <w:tblLook w:val="04A0" w:firstRow="1" w:lastRow="0" w:firstColumn="1" w:lastColumn="0" w:noHBand="0" w:noVBand="1"/>
      </w:tblPr>
      <w:tblGrid>
        <w:gridCol w:w="2037"/>
        <w:gridCol w:w="3843"/>
        <w:gridCol w:w="1156"/>
        <w:gridCol w:w="1968"/>
        <w:gridCol w:w="5170"/>
      </w:tblGrid>
      <w:tr w:rsidR="00957D5A" w:rsidRPr="00137D72" w14:paraId="03E692E7"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957D5A" w:rsidRPr="00137D72" w:rsidRDefault="00957D5A" w:rsidP="00C128E3">
            <w:pPr>
              <w:spacing w:before="60" w:after="60" w:line="240" w:lineRule="auto"/>
              <w:rPr>
                <w:rFonts w:cs="Arial"/>
                <w:b/>
                <w:bCs/>
                <w:sz w:val="18"/>
                <w:szCs w:val="18"/>
                <w:lang w:eastAsia="en-US"/>
              </w:rPr>
            </w:pPr>
            <w:r w:rsidRPr="00137D72">
              <w:rPr>
                <w:rFonts w:cs="Arial"/>
                <w:b/>
                <w:bCs/>
                <w:sz w:val="18"/>
                <w:szCs w:val="18"/>
                <w:lang w:eastAsia="en-US"/>
              </w:rPr>
              <w:t>Name</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tcPr>
          <w:p w14:paraId="4F9A4B7E" w14:textId="1C951249" w:rsidR="00957D5A" w:rsidRPr="00137D72" w:rsidRDefault="00957D5A" w:rsidP="00C128E3">
            <w:pPr>
              <w:spacing w:before="60" w:after="60" w:line="240" w:lineRule="auto"/>
              <w:jc w:val="center"/>
              <w:rPr>
                <w:rFonts w:cs="Arial"/>
                <w:b/>
                <w:bCs/>
                <w:sz w:val="18"/>
                <w:szCs w:val="18"/>
                <w:lang w:eastAsia="en-US"/>
              </w:rPr>
            </w:pPr>
            <w:r w:rsidRPr="00137D72">
              <w:rPr>
                <w:rFonts w:cs="Arial"/>
                <w:b/>
                <w:bCs/>
                <w:sz w:val="18"/>
                <w:szCs w:val="18"/>
                <w:lang w:eastAsia="en-US"/>
              </w:rPr>
              <w:t>Description</w:t>
            </w:r>
          </w:p>
        </w:tc>
        <w:tc>
          <w:tcPr>
            <w:tcW w:w="0" w:type="auto"/>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C9C34F7" w14:textId="3A043CB9" w:rsidR="00957D5A" w:rsidRPr="00137D72" w:rsidRDefault="00957D5A" w:rsidP="00C128E3">
            <w:pPr>
              <w:spacing w:before="60" w:after="60" w:line="240" w:lineRule="auto"/>
              <w:jc w:val="center"/>
              <w:rPr>
                <w:rFonts w:cs="Arial"/>
                <w:b/>
                <w:bCs/>
                <w:sz w:val="18"/>
                <w:szCs w:val="18"/>
                <w:lang w:eastAsia="en-US"/>
              </w:rPr>
            </w:pPr>
            <w:r w:rsidRPr="00137D72">
              <w:rPr>
                <w:rFonts w:cs="Arial"/>
                <w:b/>
                <w:bCs/>
                <w:sz w:val="18"/>
                <w:szCs w:val="18"/>
                <w:lang w:eastAsia="en-US"/>
              </w:rPr>
              <w:t>Multiplicity</w:t>
            </w:r>
          </w:p>
        </w:tc>
        <w:tc>
          <w:tcPr>
            <w:tcW w:w="0" w:type="auto"/>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957D5A" w:rsidRPr="00137D72" w:rsidRDefault="00957D5A" w:rsidP="00C128E3">
            <w:pPr>
              <w:spacing w:before="60" w:after="60" w:line="240" w:lineRule="auto"/>
              <w:rPr>
                <w:rFonts w:cs="Arial"/>
                <w:b/>
                <w:bCs/>
                <w:sz w:val="18"/>
                <w:szCs w:val="18"/>
                <w:lang w:eastAsia="en-US"/>
              </w:rPr>
            </w:pPr>
            <w:r w:rsidRPr="00137D72">
              <w:rPr>
                <w:rFonts w:cs="Arial"/>
                <w:b/>
                <w:bCs/>
                <w:sz w:val="18"/>
                <w:szCs w:val="18"/>
                <w:lang w:eastAsia="en-US"/>
              </w:rPr>
              <w:t>Type</w:t>
            </w:r>
          </w:p>
        </w:tc>
        <w:tc>
          <w:tcPr>
            <w:tcW w:w="0" w:type="auto"/>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957D5A" w:rsidRPr="00137D72" w:rsidRDefault="00957D5A" w:rsidP="00C128E3">
            <w:pPr>
              <w:spacing w:before="60" w:after="60" w:line="240" w:lineRule="auto"/>
              <w:rPr>
                <w:rFonts w:cs="Arial"/>
                <w:b/>
                <w:bCs/>
                <w:sz w:val="18"/>
                <w:szCs w:val="18"/>
                <w:lang w:eastAsia="en-US"/>
              </w:rPr>
            </w:pPr>
            <w:r w:rsidRPr="00137D72">
              <w:rPr>
                <w:rFonts w:cs="Arial"/>
                <w:b/>
                <w:bCs/>
                <w:sz w:val="18"/>
                <w:szCs w:val="18"/>
                <w:lang w:eastAsia="en-US"/>
              </w:rPr>
              <w:t>Remarks</w:t>
            </w:r>
          </w:p>
        </w:tc>
      </w:tr>
      <w:tr w:rsidR="00957D5A" w:rsidRPr="00137D72" w14:paraId="29BD8362"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S100_DataCoverage</w:t>
            </w:r>
          </w:p>
        </w:tc>
        <w:tc>
          <w:tcPr>
            <w:tcW w:w="0" w:type="auto"/>
            <w:tcBorders>
              <w:top w:val="single" w:sz="4" w:space="0" w:color="auto"/>
              <w:left w:val="nil"/>
              <w:bottom w:val="single" w:sz="4" w:space="0" w:color="auto"/>
              <w:right w:val="single" w:sz="4" w:space="0" w:color="auto"/>
            </w:tcBorders>
          </w:tcPr>
          <w:p w14:paraId="0816E00D" w14:textId="1BE036EC" w:rsidR="00957D5A" w:rsidRPr="00137D72" w:rsidRDefault="000C632D" w:rsidP="000C632D">
            <w:pPr>
              <w:spacing w:before="60" w:after="60" w:line="240" w:lineRule="auto"/>
              <w:jc w:val="left"/>
              <w:rPr>
                <w:rFonts w:cs="Arial"/>
                <w:sz w:val="18"/>
                <w:szCs w:val="18"/>
                <w:lang w:eastAsia="en-US"/>
              </w:rPr>
            </w:pPr>
            <w:r w:rsidRPr="000C632D">
              <w:rPr>
                <w:rFonts w:cs="Arial"/>
                <w:sz w:val="18"/>
                <w:szCs w:val="18"/>
                <w:lang w:eastAsia="en-US"/>
              </w:rPr>
              <w:t>A spatial extent where data is provided; and</w:t>
            </w:r>
            <w:r>
              <w:rPr>
                <w:rFonts w:cs="Arial"/>
                <w:sz w:val="18"/>
                <w:szCs w:val="18"/>
                <w:lang w:eastAsia="en-US"/>
              </w:rPr>
              <w:t xml:space="preserve"> </w:t>
            </w:r>
            <w:r w:rsidRPr="000C632D">
              <w:rPr>
                <w:rFonts w:cs="Arial"/>
                <w:sz w:val="18"/>
                <w:szCs w:val="18"/>
                <w:lang w:eastAsia="en-US"/>
              </w:rPr>
              <w:t>the display scale information for the provided</w:t>
            </w:r>
            <w:r>
              <w:rPr>
                <w:rFonts w:cs="Arial"/>
                <w:sz w:val="18"/>
                <w:szCs w:val="18"/>
                <w:lang w:eastAsia="en-US"/>
              </w:rPr>
              <w:t xml:space="preserve"> </w:t>
            </w:r>
            <w:r w:rsidRPr="000C632D">
              <w:rPr>
                <w:rFonts w:cs="Arial"/>
                <w:sz w:val="18"/>
                <w:szCs w:val="18"/>
                <w:lang w:eastAsia="en-US"/>
              </w:rPr>
              <w:t>data</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EB85F3" w14:textId="6D4EEE3F"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0EF759EA" w:rsidR="00957D5A" w:rsidRPr="00AD4E91" w:rsidRDefault="00957D5A" w:rsidP="00C128E3">
            <w:pPr>
              <w:spacing w:before="60" w:after="60" w:line="240" w:lineRule="auto"/>
              <w:rPr>
                <w:rFonts w:cs="Arial"/>
                <w:b/>
                <w:bCs/>
                <w:sz w:val="18"/>
                <w:szCs w:val="18"/>
                <w:lang w:eastAsia="en-US"/>
                <w:rPrChange w:id="1774" w:author="Raphael Malyankar" w:date="2022-11-09T22:46:00Z">
                  <w:rPr>
                    <w:rFonts w:cs="Arial"/>
                    <w:sz w:val="18"/>
                    <w:szCs w:val="18"/>
                    <w:lang w:eastAsia="en-US"/>
                  </w:rPr>
                </w:rPrChange>
              </w:rPr>
            </w:pPr>
            <w:r w:rsidRPr="00AD4E91">
              <w:rPr>
                <w:rFonts w:cs="Arial"/>
                <w:b/>
                <w:bCs/>
                <w:color w:val="FF0000"/>
                <w:sz w:val="18"/>
                <w:szCs w:val="18"/>
                <w:lang w:eastAsia="en-US"/>
                <w:rPrChange w:id="1775" w:author="Raphael Malyankar" w:date="2022-11-09T22:46:00Z">
                  <w:rPr>
                    <w:rFonts w:cs="Arial"/>
                    <w:sz w:val="18"/>
                    <w:szCs w:val="18"/>
                    <w:lang w:eastAsia="en-US"/>
                  </w:rPr>
                </w:rPrChange>
              </w:rPr>
              <w:t xml:space="preserve">The optional S-100 attributes </w:t>
            </w:r>
            <w:proofErr w:type="spellStart"/>
            <w:r w:rsidRPr="00AD4E91">
              <w:rPr>
                <w:rFonts w:cs="Arial"/>
                <w:b/>
                <w:bCs/>
                <w:i/>
                <w:iCs/>
                <w:color w:val="FF0000"/>
                <w:sz w:val="18"/>
                <w:szCs w:val="18"/>
                <w:lang w:eastAsia="en-US"/>
                <w:rPrChange w:id="1776" w:author="Raphael Malyankar" w:date="2022-11-09T22:46:00Z">
                  <w:rPr>
                    <w:rFonts w:cs="Arial"/>
                    <w:i/>
                    <w:iCs/>
                    <w:sz w:val="18"/>
                    <w:szCs w:val="18"/>
                    <w:lang w:eastAsia="en-US"/>
                  </w:rPr>
                </w:rPrChange>
              </w:rPr>
              <w:t>temporalExtent</w:t>
            </w:r>
            <w:proofErr w:type="spellEnd"/>
            <w:r w:rsidRPr="00AD4E91">
              <w:rPr>
                <w:rFonts w:cs="Arial"/>
                <w:b/>
                <w:bCs/>
                <w:color w:val="FF0000"/>
                <w:sz w:val="18"/>
                <w:szCs w:val="18"/>
                <w:lang w:eastAsia="en-US"/>
                <w:rPrChange w:id="1777" w:author="Raphael Malyankar" w:date="2022-11-09T22:46:00Z">
                  <w:rPr>
                    <w:rFonts w:cs="Arial"/>
                    <w:sz w:val="18"/>
                    <w:szCs w:val="18"/>
                    <w:lang w:eastAsia="en-US"/>
                  </w:rPr>
                </w:rPrChange>
              </w:rPr>
              <w:t xml:space="preserve"> and </w:t>
            </w:r>
            <w:proofErr w:type="spellStart"/>
            <w:r w:rsidRPr="00AD4E91">
              <w:rPr>
                <w:rFonts w:cs="Arial"/>
                <w:b/>
                <w:bCs/>
                <w:i/>
                <w:iCs/>
                <w:color w:val="FF0000"/>
                <w:sz w:val="18"/>
                <w:szCs w:val="18"/>
                <w:lang w:eastAsia="en-US"/>
                <w:rPrChange w:id="1778" w:author="Raphael Malyankar" w:date="2022-11-09T22:46:00Z">
                  <w:rPr>
                    <w:rFonts w:cs="Arial"/>
                    <w:i/>
                    <w:iCs/>
                    <w:sz w:val="18"/>
                    <w:szCs w:val="18"/>
                    <w:lang w:eastAsia="en-US"/>
                  </w:rPr>
                </w:rPrChange>
              </w:rPr>
              <w:t>approximateGridResolution</w:t>
            </w:r>
            <w:proofErr w:type="spellEnd"/>
            <w:r w:rsidRPr="00AD4E91">
              <w:rPr>
                <w:rFonts w:cs="Arial"/>
                <w:b/>
                <w:bCs/>
                <w:color w:val="FF0000"/>
                <w:sz w:val="18"/>
                <w:szCs w:val="18"/>
                <w:lang w:eastAsia="en-US"/>
                <w:rPrChange w:id="1779" w:author="Raphael Malyankar" w:date="2022-11-09T22:46:00Z">
                  <w:rPr>
                    <w:rFonts w:cs="Arial"/>
                    <w:sz w:val="18"/>
                    <w:szCs w:val="18"/>
                    <w:lang w:eastAsia="en-US"/>
                  </w:rPr>
                </w:rPrChange>
              </w:rPr>
              <w:t xml:space="preserve"> are not used in S-131.</w:t>
            </w:r>
          </w:p>
        </w:tc>
      </w:tr>
      <w:tr w:rsidR="00957D5A" w:rsidRPr="00137D72" w14:paraId="0ECCED94"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boundingPolygon</w:t>
            </w:r>
            <w:proofErr w:type="spellEnd"/>
          </w:p>
        </w:tc>
        <w:tc>
          <w:tcPr>
            <w:tcW w:w="0" w:type="auto"/>
            <w:tcBorders>
              <w:top w:val="single" w:sz="4" w:space="0" w:color="auto"/>
              <w:left w:val="nil"/>
              <w:bottom w:val="single" w:sz="4" w:space="0" w:color="auto"/>
              <w:right w:val="single" w:sz="4" w:space="0" w:color="auto"/>
            </w:tcBorders>
          </w:tcPr>
          <w:p w14:paraId="77BCF714" w14:textId="41DE0CDF" w:rsidR="00957D5A" w:rsidRPr="00137D72" w:rsidRDefault="00957D5A" w:rsidP="00957D5A">
            <w:pPr>
              <w:spacing w:before="60" w:after="60" w:line="240" w:lineRule="auto"/>
              <w:jc w:val="left"/>
              <w:rPr>
                <w:rFonts w:cs="Arial"/>
                <w:sz w:val="18"/>
                <w:szCs w:val="18"/>
                <w:lang w:eastAsia="en-US"/>
              </w:rPr>
            </w:pPr>
            <w:r w:rsidRPr="00137D72">
              <w:rPr>
                <w:rFonts w:cs="Arial"/>
                <w:sz w:val="18"/>
                <w:szCs w:val="18"/>
                <w:lang w:eastAsia="en-US"/>
              </w:rPr>
              <w:t>A polygon which defines the actual data limit</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8922158" w14:textId="709DFB42"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EX_BoundingPolygon</w:t>
            </w:r>
            <w:proofErr w:type="spellEnd"/>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 </w:t>
            </w:r>
          </w:p>
        </w:tc>
      </w:tr>
      <w:tr w:rsidR="00957D5A" w:rsidRPr="00137D72" w14:paraId="7FB8C6F3"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957D5A" w:rsidRPr="00137D72" w:rsidRDefault="00957D5A" w:rsidP="00C128E3">
            <w:pPr>
              <w:spacing w:before="60" w:after="60" w:line="240" w:lineRule="auto"/>
              <w:rPr>
                <w:rFonts w:cs="Arial"/>
                <w:sz w:val="18"/>
                <w:szCs w:val="18"/>
                <w:lang w:eastAsia="en-US"/>
              </w:rPr>
            </w:pPr>
            <w:proofErr w:type="spellStart"/>
            <w:r w:rsidRPr="00137D72">
              <w:rPr>
                <w:rFonts w:cs="Arial"/>
                <w:sz w:val="18"/>
                <w:szCs w:val="18"/>
                <w:lang w:eastAsia="en-US"/>
              </w:rPr>
              <w:t>optimumDisplayScale</w:t>
            </w:r>
            <w:proofErr w:type="spellEnd"/>
          </w:p>
        </w:tc>
        <w:tc>
          <w:tcPr>
            <w:tcW w:w="0" w:type="auto"/>
            <w:tcBorders>
              <w:top w:val="single" w:sz="4" w:space="0" w:color="auto"/>
              <w:left w:val="nil"/>
              <w:bottom w:val="single" w:sz="4" w:space="0" w:color="auto"/>
              <w:right w:val="single" w:sz="4" w:space="0" w:color="auto"/>
            </w:tcBorders>
          </w:tcPr>
          <w:p w14:paraId="1C9E7512" w14:textId="5F819C3D" w:rsidR="00957D5A" w:rsidRPr="00137D72" w:rsidRDefault="00957D5A" w:rsidP="00957D5A">
            <w:pPr>
              <w:autoSpaceDE w:val="0"/>
              <w:autoSpaceDN w:val="0"/>
              <w:adjustRightInd w:val="0"/>
              <w:spacing w:after="0" w:line="240" w:lineRule="auto"/>
              <w:jc w:val="left"/>
              <w:rPr>
                <w:rFonts w:cs="Arial"/>
                <w:color w:val="000000"/>
                <w:sz w:val="18"/>
                <w:szCs w:val="18"/>
                <w:lang w:val="en-US" w:eastAsia="fr-FR"/>
              </w:rPr>
            </w:pPr>
            <w:r w:rsidRPr="00957D5A">
              <w:rPr>
                <w:rFonts w:cs="Arial"/>
                <w:color w:val="000000"/>
                <w:sz w:val="18"/>
                <w:szCs w:val="18"/>
                <w:lang w:val="en-US" w:eastAsia="fr-FR"/>
              </w:rPr>
              <w:t xml:space="preserve">The scale with which the data is optimally </w:t>
            </w:r>
            <w:r w:rsidRPr="00137D72">
              <w:rPr>
                <w:rFonts w:cs="Arial"/>
                <w:sz w:val="18"/>
                <w:szCs w:val="18"/>
                <w:lang w:val="en-US" w:eastAsia="fr-FR"/>
              </w:rPr>
              <w:t>displayed</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650B9B" w14:textId="275FADE2" w:rsidR="00957D5A" w:rsidRPr="00137D72" w:rsidRDefault="00957D5A" w:rsidP="00C128E3">
            <w:pPr>
              <w:spacing w:before="60" w:after="60" w:line="240" w:lineRule="auto"/>
              <w:jc w:val="center"/>
              <w:rPr>
                <w:rFonts w:cs="Arial"/>
                <w:sz w:val="18"/>
                <w:szCs w:val="18"/>
                <w:lang w:eastAsia="en-US"/>
              </w:rPr>
            </w:pPr>
            <w:r w:rsidRPr="00137D72">
              <w:rPr>
                <w:rFonts w:cs="Arial"/>
                <w:sz w:val="18"/>
                <w:szCs w:val="18"/>
                <w:lang w:eastAsia="en-US"/>
              </w:rPr>
              <w:t>0..1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957D5A" w:rsidRPr="00137D72" w:rsidRDefault="00957D5A" w:rsidP="00C128E3">
            <w:pPr>
              <w:spacing w:before="60" w:after="60" w:line="240" w:lineRule="auto"/>
              <w:rPr>
                <w:rFonts w:cs="Arial"/>
                <w:sz w:val="18"/>
                <w:szCs w:val="18"/>
                <w:lang w:eastAsia="en-US"/>
              </w:rPr>
            </w:pPr>
            <w:r w:rsidRPr="00137D72">
              <w:rPr>
                <w:rFonts w:cs="Arial"/>
                <w:sz w:val="18"/>
                <w:szCs w:val="18"/>
                <w:lang w:eastAsia="en-US"/>
              </w:rPr>
              <w:t>Integer</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288A898" w14:textId="578810AD" w:rsidR="00957D5A" w:rsidRPr="00137D72" w:rsidRDefault="00957D5A" w:rsidP="00C128E3">
            <w:pPr>
              <w:spacing w:before="60" w:after="60" w:line="240" w:lineRule="auto"/>
              <w:jc w:val="left"/>
              <w:rPr>
                <w:rFonts w:cs="Arial"/>
                <w:sz w:val="18"/>
                <w:szCs w:val="18"/>
                <w:lang w:eastAsia="en-US"/>
              </w:rPr>
            </w:pPr>
            <w:r w:rsidRPr="00137D72">
              <w:rPr>
                <w:sz w:val="18"/>
                <w:szCs w:val="18"/>
              </w:rPr>
              <w:t>Example: A scale of 1:25000 is encoded as 25000</w:t>
            </w:r>
          </w:p>
        </w:tc>
      </w:tr>
      <w:tr w:rsidR="00957D5A" w:rsidRPr="00137D72" w14:paraId="3549AF4D"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maximumDisplayScale</w:t>
            </w:r>
            <w:proofErr w:type="spellEnd"/>
          </w:p>
        </w:tc>
        <w:tc>
          <w:tcPr>
            <w:tcW w:w="0" w:type="auto"/>
            <w:tcBorders>
              <w:top w:val="single" w:sz="4" w:space="0" w:color="auto"/>
              <w:left w:val="nil"/>
              <w:bottom w:val="single" w:sz="4" w:space="0" w:color="auto"/>
              <w:right w:val="single" w:sz="4" w:space="0" w:color="auto"/>
            </w:tcBorders>
          </w:tcPr>
          <w:p w14:paraId="79D367C4" w14:textId="2ADC464C" w:rsidR="00957D5A" w:rsidRPr="00137D72" w:rsidRDefault="00957D5A" w:rsidP="00957D5A">
            <w:pPr>
              <w:autoSpaceDE w:val="0"/>
              <w:autoSpaceDN w:val="0"/>
              <w:adjustRightInd w:val="0"/>
              <w:spacing w:after="0" w:line="240" w:lineRule="auto"/>
              <w:jc w:val="left"/>
              <w:rPr>
                <w:rFonts w:cs="Arial"/>
                <w:color w:val="000000"/>
                <w:sz w:val="18"/>
                <w:szCs w:val="18"/>
                <w:lang w:val="en-US" w:eastAsia="fr-FR"/>
              </w:rPr>
            </w:pPr>
            <w:r w:rsidRPr="00957D5A">
              <w:rPr>
                <w:rFonts w:cs="Arial"/>
                <w:color w:val="000000"/>
                <w:sz w:val="18"/>
                <w:szCs w:val="18"/>
                <w:lang w:val="en-US" w:eastAsia="fr-FR"/>
              </w:rPr>
              <w:t xml:space="preserve">The maximum scale with which the data is </w:t>
            </w:r>
            <w:r w:rsidRPr="00137D72">
              <w:rPr>
                <w:rFonts w:cs="Arial"/>
                <w:sz w:val="18"/>
                <w:szCs w:val="18"/>
                <w:lang w:val="en-US" w:eastAsia="fr-FR"/>
              </w:rPr>
              <w:t>displayed</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ECE3D9" w14:textId="05FDEF56"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0..1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Integer</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957D5A" w:rsidRPr="00137D72" w:rsidRDefault="00957D5A" w:rsidP="00C128E3">
            <w:pPr>
              <w:spacing w:before="60" w:after="60" w:line="240" w:lineRule="auto"/>
              <w:jc w:val="left"/>
              <w:rPr>
                <w:rFonts w:cs="Arial"/>
                <w:sz w:val="18"/>
                <w:szCs w:val="18"/>
                <w:lang w:eastAsia="en-US"/>
              </w:rPr>
            </w:pPr>
            <w:r w:rsidRPr="00137D72">
              <w:rPr>
                <w:rFonts w:cs="Arial"/>
                <w:sz w:val="18"/>
                <w:szCs w:val="18"/>
                <w:lang w:eastAsia="en-US"/>
              </w:rPr>
              <w:t>Must be one of the following values:</w:t>
            </w:r>
          </w:p>
          <w:p w14:paraId="4E2DE974" w14:textId="77777777" w:rsidR="00957D5A" w:rsidRPr="00137D72" w:rsidRDefault="00957D5A" w:rsidP="00C128E3">
            <w:pPr>
              <w:spacing w:before="60" w:after="0" w:line="240" w:lineRule="auto"/>
              <w:jc w:val="left"/>
              <w:rPr>
                <w:rFonts w:cs="Arial"/>
                <w:b/>
                <w:bCs/>
                <w:sz w:val="18"/>
                <w:szCs w:val="18"/>
                <w:lang w:eastAsia="en-US"/>
              </w:rPr>
            </w:pPr>
            <w:r w:rsidRPr="00137D72">
              <w:rPr>
                <w:rFonts w:cs="Arial"/>
                <w:sz w:val="18"/>
                <w:szCs w:val="18"/>
                <w:lang w:eastAsia="en-US"/>
              </w:rPr>
              <w:t>1000</w:t>
            </w:r>
          </w:p>
          <w:p w14:paraId="5261E759"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2000</w:t>
            </w:r>
          </w:p>
          <w:p w14:paraId="10F523DE"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3000</w:t>
            </w:r>
          </w:p>
          <w:p w14:paraId="276DA9A8"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4000</w:t>
            </w:r>
          </w:p>
          <w:p w14:paraId="351259B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8000</w:t>
            </w:r>
          </w:p>
          <w:p w14:paraId="1C097AFC"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12000</w:t>
            </w:r>
          </w:p>
          <w:p w14:paraId="32BFC86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22000</w:t>
            </w:r>
          </w:p>
          <w:p w14:paraId="0278BDE4"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45000</w:t>
            </w:r>
          </w:p>
          <w:p w14:paraId="6D198175"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90000</w:t>
            </w:r>
          </w:p>
          <w:p w14:paraId="0688571A"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180000</w:t>
            </w:r>
          </w:p>
          <w:p w14:paraId="378232B9"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w:t>
            </w:r>
          </w:p>
          <w:p w14:paraId="18E0B87A"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700000</w:t>
            </w:r>
          </w:p>
          <w:p w14:paraId="0011EEE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1500000</w:t>
            </w:r>
          </w:p>
          <w:p w14:paraId="4B079BF7"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3500000</w:t>
            </w:r>
          </w:p>
          <w:p w14:paraId="54FE27CC" w14:textId="5A8436E7" w:rsidR="00957D5A" w:rsidRPr="00137D72" w:rsidRDefault="00957D5A" w:rsidP="00C128E3">
            <w:pPr>
              <w:spacing w:after="60" w:line="240" w:lineRule="auto"/>
              <w:jc w:val="left"/>
              <w:rPr>
                <w:rFonts w:cs="Arial"/>
                <w:sz w:val="18"/>
                <w:szCs w:val="18"/>
                <w:lang w:eastAsia="en-US"/>
              </w:rPr>
            </w:pPr>
            <w:r w:rsidRPr="00137D72">
              <w:rPr>
                <w:rFonts w:cs="Arial"/>
                <w:sz w:val="18"/>
                <w:szCs w:val="18"/>
                <w:lang w:eastAsia="en-US"/>
              </w:rPr>
              <w:t>10000000</w:t>
            </w:r>
          </w:p>
        </w:tc>
      </w:tr>
      <w:tr w:rsidR="00957D5A" w:rsidRPr="00137D72" w14:paraId="41D486C2"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minimumDisplayScale</w:t>
            </w:r>
            <w:proofErr w:type="spellEnd"/>
          </w:p>
        </w:tc>
        <w:tc>
          <w:tcPr>
            <w:tcW w:w="0" w:type="auto"/>
            <w:tcBorders>
              <w:top w:val="single" w:sz="4" w:space="0" w:color="auto"/>
              <w:left w:val="nil"/>
              <w:bottom w:val="single" w:sz="4" w:space="0" w:color="auto"/>
              <w:right w:val="single" w:sz="4" w:space="0" w:color="auto"/>
            </w:tcBorders>
          </w:tcPr>
          <w:p w14:paraId="5700A52F" w14:textId="0A92553A" w:rsidR="00957D5A" w:rsidRPr="00137D72" w:rsidRDefault="00957D5A" w:rsidP="00957D5A">
            <w:pPr>
              <w:autoSpaceDE w:val="0"/>
              <w:autoSpaceDN w:val="0"/>
              <w:adjustRightInd w:val="0"/>
              <w:spacing w:after="0" w:line="240" w:lineRule="auto"/>
              <w:jc w:val="left"/>
              <w:rPr>
                <w:rFonts w:cs="Arial"/>
                <w:color w:val="000000"/>
                <w:sz w:val="18"/>
                <w:szCs w:val="18"/>
                <w:lang w:val="en-US" w:eastAsia="fr-FR"/>
              </w:rPr>
            </w:pPr>
            <w:r w:rsidRPr="00957D5A">
              <w:rPr>
                <w:rFonts w:cs="Arial"/>
                <w:color w:val="000000"/>
                <w:sz w:val="18"/>
                <w:szCs w:val="18"/>
                <w:lang w:val="en-US" w:eastAsia="fr-FR"/>
              </w:rPr>
              <w:t>The m</w:t>
            </w:r>
            <w:r w:rsidRPr="00137D72">
              <w:rPr>
                <w:rFonts w:cs="Arial"/>
                <w:color w:val="000000"/>
                <w:sz w:val="18"/>
                <w:szCs w:val="18"/>
                <w:lang w:val="en-US" w:eastAsia="fr-FR"/>
              </w:rPr>
              <w:t>in</w:t>
            </w:r>
            <w:r w:rsidRPr="00957D5A">
              <w:rPr>
                <w:rFonts w:cs="Arial"/>
                <w:color w:val="000000"/>
                <w:sz w:val="18"/>
                <w:szCs w:val="18"/>
                <w:lang w:val="en-US" w:eastAsia="fr-FR"/>
              </w:rPr>
              <w:t>imum scale with which the data is</w:t>
            </w:r>
            <w:r w:rsidRPr="00137D72">
              <w:rPr>
                <w:rFonts w:cs="Arial"/>
                <w:color w:val="000000"/>
                <w:sz w:val="18"/>
                <w:szCs w:val="18"/>
                <w:lang w:val="en-US" w:eastAsia="fr-FR"/>
              </w:rPr>
              <w:t xml:space="preserve"> </w:t>
            </w:r>
            <w:r w:rsidRPr="00137D72">
              <w:rPr>
                <w:rFonts w:cs="Arial"/>
                <w:sz w:val="18"/>
                <w:szCs w:val="18"/>
                <w:lang w:val="en-US" w:eastAsia="fr-FR"/>
              </w:rPr>
              <w:t>displayed</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BEE721" w14:textId="3E40CCE1"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0..1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Integer</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957D5A" w:rsidRPr="00137D72" w:rsidRDefault="00957D5A" w:rsidP="00C128E3">
            <w:pPr>
              <w:spacing w:before="60" w:after="60" w:line="240" w:lineRule="auto"/>
              <w:jc w:val="left"/>
              <w:rPr>
                <w:rFonts w:cs="Arial"/>
                <w:sz w:val="18"/>
                <w:szCs w:val="18"/>
                <w:lang w:eastAsia="en-US"/>
              </w:rPr>
            </w:pPr>
            <w:r w:rsidRPr="00137D72">
              <w:rPr>
                <w:rFonts w:cs="Arial"/>
                <w:sz w:val="18"/>
                <w:szCs w:val="18"/>
                <w:lang w:eastAsia="en-US"/>
              </w:rPr>
              <w:t>Must be one of the following values:</w:t>
            </w:r>
          </w:p>
          <w:p w14:paraId="2E5FAFBF"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2000</w:t>
            </w:r>
          </w:p>
          <w:p w14:paraId="27E600C3"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3000</w:t>
            </w:r>
          </w:p>
          <w:p w14:paraId="3DB81288"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4000</w:t>
            </w:r>
          </w:p>
          <w:p w14:paraId="59ABAF24"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8000</w:t>
            </w:r>
          </w:p>
          <w:p w14:paraId="2A6AD9B6"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12000</w:t>
            </w:r>
          </w:p>
          <w:p w14:paraId="602EE897"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22000</w:t>
            </w:r>
          </w:p>
          <w:p w14:paraId="029DE205"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45000</w:t>
            </w:r>
          </w:p>
          <w:p w14:paraId="7DF48246"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90000</w:t>
            </w:r>
          </w:p>
          <w:p w14:paraId="2836BAEF"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180000</w:t>
            </w:r>
          </w:p>
          <w:p w14:paraId="56AE24D6"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w:t>
            </w:r>
          </w:p>
          <w:p w14:paraId="71C8008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700000</w:t>
            </w:r>
          </w:p>
          <w:p w14:paraId="20CA271F"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1500000</w:t>
            </w:r>
          </w:p>
          <w:p w14:paraId="064B9A85"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3500000</w:t>
            </w:r>
          </w:p>
          <w:p w14:paraId="2731F018" w14:textId="0667D3EF" w:rsidR="00957D5A" w:rsidRPr="00137D72" w:rsidRDefault="00957D5A" w:rsidP="00957D5A">
            <w:pPr>
              <w:spacing w:after="0" w:line="240" w:lineRule="auto"/>
              <w:jc w:val="left"/>
              <w:rPr>
                <w:rFonts w:cs="Arial"/>
                <w:sz w:val="18"/>
                <w:szCs w:val="18"/>
                <w:lang w:eastAsia="en-US"/>
              </w:rPr>
            </w:pPr>
            <w:r w:rsidRPr="00137D72">
              <w:rPr>
                <w:rFonts w:cs="Arial"/>
                <w:sz w:val="18"/>
                <w:szCs w:val="18"/>
                <w:lang w:eastAsia="en-US"/>
              </w:rPr>
              <w:t>10000000</w:t>
            </w:r>
          </w:p>
        </w:tc>
      </w:tr>
    </w:tbl>
    <w:p w14:paraId="6E6C2968" w14:textId="77777777" w:rsidR="00E23934" w:rsidRDefault="00E23934" w:rsidP="00E23934">
      <w:pPr>
        <w:spacing w:after="0" w:line="240" w:lineRule="auto"/>
      </w:pPr>
    </w:p>
    <w:p w14:paraId="10F87A5A" w14:textId="3A6D3F5E" w:rsidR="00E23934" w:rsidRPr="00E23934" w:rsidRDefault="004B466C" w:rsidP="00FA6CBA">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2963"/>
        <w:gridCol w:w="3375"/>
        <w:gridCol w:w="772"/>
        <w:gridCol w:w="5827"/>
      </w:tblGrid>
      <w:tr w:rsidR="00DC684D" w:rsidRPr="00C8648C" w14:paraId="455612F6" w14:textId="77777777" w:rsidTr="00C8648C">
        <w:trPr>
          <w:cantSplit/>
          <w:trHeight w:val="277"/>
          <w:tblHeader/>
        </w:trPr>
        <w:tc>
          <w:tcPr>
            <w:tcW w:w="398" w:type="pct"/>
            <w:shd w:val="clear" w:color="auto" w:fill="D9D9D9" w:themeFill="background1" w:themeFillShade="D9"/>
          </w:tcPr>
          <w:p w14:paraId="12917021" w14:textId="77777777" w:rsidR="00DC684D" w:rsidRPr="00C8648C" w:rsidRDefault="00DC684D" w:rsidP="004B466C">
            <w:pPr>
              <w:snapToGrid w:val="0"/>
              <w:spacing w:before="60" w:after="60" w:line="240" w:lineRule="auto"/>
              <w:jc w:val="left"/>
              <w:rPr>
                <w:b/>
                <w:sz w:val="18"/>
                <w:szCs w:val="18"/>
              </w:rPr>
            </w:pPr>
            <w:r w:rsidRPr="00C8648C">
              <w:rPr>
                <w:b/>
                <w:sz w:val="18"/>
                <w:szCs w:val="18"/>
              </w:rPr>
              <w:t>Role Name</w:t>
            </w:r>
          </w:p>
        </w:tc>
        <w:tc>
          <w:tcPr>
            <w:tcW w:w="1055" w:type="pct"/>
            <w:shd w:val="clear" w:color="auto" w:fill="D9D9D9" w:themeFill="background1" w:themeFillShade="D9"/>
          </w:tcPr>
          <w:p w14:paraId="70875DA1" w14:textId="77777777" w:rsidR="00DC684D" w:rsidRPr="00C8648C" w:rsidRDefault="00DC684D" w:rsidP="004B466C">
            <w:pPr>
              <w:snapToGrid w:val="0"/>
              <w:spacing w:before="60" w:after="60" w:line="240" w:lineRule="auto"/>
              <w:jc w:val="left"/>
              <w:rPr>
                <w:b/>
                <w:sz w:val="18"/>
                <w:szCs w:val="18"/>
              </w:rPr>
            </w:pPr>
            <w:r w:rsidRPr="00C8648C">
              <w:rPr>
                <w:b/>
                <w:sz w:val="18"/>
                <w:szCs w:val="18"/>
              </w:rPr>
              <w:t>Name</w:t>
            </w:r>
          </w:p>
        </w:tc>
        <w:tc>
          <w:tcPr>
            <w:tcW w:w="1200" w:type="pct"/>
            <w:shd w:val="clear" w:color="auto" w:fill="D9D9D9" w:themeFill="background1" w:themeFillShade="D9"/>
          </w:tcPr>
          <w:p w14:paraId="141FD9CF" w14:textId="77777777" w:rsidR="00DC684D" w:rsidRPr="00C8648C" w:rsidRDefault="00DC684D" w:rsidP="004B466C">
            <w:pPr>
              <w:snapToGrid w:val="0"/>
              <w:spacing w:before="60" w:after="60" w:line="240" w:lineRule="auto"/>
              <w:jc w:val="left"/>
              <w:rPr>
                <w:b/>
                <w:sz w:val="18"/>
                <w:szCs w:val="18"/>
              </w:rPr>
            </w:pPr>
            <w:r w:rsidRPr="00C8648C">
              <w:rPr>
                <w:b/>
                <w:sz w:val="18"/>
                <w:szCs w:val="18"/>
              </w:rPr>
              <w:t>Description</w:t>
            </w:r>
          </w:p>
        </w:tc>
        <w:tc>
          <w:tcPr>
            <w:tcW w:w="282" w:type="pct"/>
            <w:shd w:val="clear" w:color="auto" w:fill="D9D9D9" w:themeFill="background1" w:themeFillShade="D9"/>
          </w:tcPr>
          <w:p w14:paraId="24F39877" w14:textId="77777777" w:rsidR="00DC684D" w:rsidRPr="00C8648C" w:rsidRDefault="00DC684D" w:rsidP="004B466C">
            <w:pPr>
              <w:snapToGrid w:val="0"/>
              <w:spacing w:before="60" w:after="60" w:line="240" w:lineRule="auto"/>
              <w:jc w:val="center"/>
              <w:rPr>
                <w:b/>
                <w:sz w:val="18"/>
                <w:szCs w:val="18"/>
              </w:rPr>
            </w:pPr>
            <w:r w:rsidRPr="00C8648C">
              <w:rPr>
                <w:b/>
                <w:sz w:val="18"/>
                <w:szCs w:val="18"/>
              </w:rPr>
              <w:t>Code</w:t>
            </w:r>
          </w:p>
        </w:tc>
        <w:tc>
          <w:tcPr>
            <w:tcW w:w="2065" w:type="pct"/>
            <w:shd w:val="clear" w:color="auto" w:fill="D9D9D9" w:themeFill="background1" w:themeFillShade="D9"/>
          </w:tcPr>
          <w:p w14:paraId="302CE4E6" w14:textId="77777777" w:rsidR="00DC684D" w:rsidRPr="00C8648C" w:rsidRDefault="00DC684D" w:rsidP="004B466C">
            <w:pPr>
              <w:snapToGrid w:val="0"/>
              <w:spacing w:before="60" w:after="60" w:line="240" w:lineRule="auto"/>
              <w:jc w:val="left"/>
              <w:rPr>
                <w:b/>
                <w:sz w:val="18"/>
                <w:szCs w:val="18"/>
              </w:rPr>
            </w:pPr>
            <w:r w:rsidRPr="00C8648C">
              <w:rPr>
                <w:b/>
                <w:sz w:val="18"/>
                <w:szCs w:val="18"/>
              </w:rPr>
              <w:t>Remarks</w:t>
            </w:r>
          </w:p>
        </w:tc>
      </w:tr>
      <w:tr w:rsidR="00DC684D" w:rsidRPr="00C8648C" w14:paraId="1327191E" w14:textId="77777777" w:rsidTr="00C8648C">
        <w:trPr>
          <w:cantSplit/>
          <w:trHeight w:val="305"/>
        </w:trPr>
        <w:tc>
          <w:tcPr>
            <w:tcW w:w="398" w:type="pct"/>
          </w:tcPr>
          <w:p w14:paraId="1222452E" w14:textId="77777777" w:rsidR="00DC684D" w:rsidRPr="00C8648C" w:rsidRDefault="00DC684D" w:rsidP="004B466C">
            <w:pPr>
              <w:snapToGrid w:val="0"/>
              <w:spacing w:before="60" w:after="60" w:line="240" w:lineRule="auto"/>
              <w:jc w:val="left"/>
              <w:rPr>
                <w:sz w:val="18"/>
                <w:szCs w:val="18"/>
              </w:rPr>
            </w:pPr>
            <w:r w:rsidRPr="00C8648C">
              <w:rPr>
                <w:sz w:val="18"/>
                <w:szCs w:val="18"/>
              </w:rPr>
              <w:t>Enumeration</w:t>
            </w:r>
          </w:p>
        </w:tc>
        <w:tc>
          <w:tcPr>
            <w:tcW w:w="1055" w:type="pct"/>
          </w:tcPr>
          <w:p w14:paraId="47C4B912" w14:textId="77777777" w:rsidR="00DC684D" w:rsidRPr="00C8648C" w:rsidRDefault="00DC684D" w:rsidP="004B466C">
            <w:pPr>
              <w:snapToGrid w:val="0"/>
              <w:spacing w:before="60" w:after="60" w:line="240" w:lineRule="auto"/>
              <w:jc w:val="left"/>
              <w:rPr>
                <w:sz w:val="18"/>
                <w:szCs w:val="18"/>
              </w:rPr>
            </w:pPr>
            <w:r w:rsidRPr="00C8648C">
              <w:rPr>
                <w:sz w:val="18"/>
                <w:szCs w:val="18"/>
              </w:rPr>
              <w:t>S100_Purpose</w:t>
            </w:r>
          </w:p>
        </w:tc>
        <w:tc>
          <w:tcPr>
            <w:tcW w:w="1200" w:type="pct"/>
          </w:tcPr>
          <w:p w14:paraId="60FCCCB1" w14:textId="77777777" w:rsidR="00DC684D" w:rsidRPr="00C8648C" w:rsidRDefault="00DC684D" w:rsidP="004B466C">
            <w:pPr>
              <w:snapToGrid w:val="0"/>
              <w:spacing w:before="60" w:after="60" w:line="240" w:lineRule="auto"/>
              <w:jc w:val="left"/>
              <w:rPr>
                <w:sz w:val="18"/>
                <w:szCs w:val="18"/>
              </w:rPr>
            </w:pPr>
            <w:r w:rsidRPr="00C8648C">
              <w:rPr>
                <w:sz w:val="18"/>
                <w:szCs w:val="18"/>
              </w:rPr>
              <w:t>The purpose of the dataset</w:t>
            </w:r>
          </w:p>
        </w:tc>
        <w:tc>
          <w:tcPr>
            <w:tcW w:w="282" w:type="pct"/>
          </w:tcPr>
          <w:p w14:paraId="5D458461" w14:textId="77777777" w:rsidR="00DC684D" w:rsidRPr="00C8648C" w:rsidRDefault="00DC684D" w:rsidP="004B466C">
            <w:pPr>
              <w:snapToGrid w:val="0"/>
              <w:spacing w:before="60" w:after="60" w:line="240" w:lineRule="auto"/>
              <w:jc w:val="center"/>
              <w:rPr>
                <w:sz w:val="18"/>
                <w:szCs w:val="18"/>
              </w:rPr>
            </w:pPr>
            <w:r w:rsidRPr="00C8648C">
              <w:rPr>
                <w:sz w:val="18"/>
                <w:szCs w:val="18"/>
              </w:rPr>
              <w:t>-</w:t>
            </w:r>
          </w:p>
        </w:tc>
        <w:tc>
          <w:tcPr>
            <w:tcW w:w="2065" w:type="pct"/>
          </w:tcPr>
          <w:p w14:paraId="4EF47486" w14:textId="31758954" w:rsidR="00DC684D" w:rsidRPr="00AD4E91" w:rsidRDefault="00C8648C" w:rsidP="004B466C">
            <w:pPr>
              <w:spacing w:before="60" w:after="60" w:line="240" w:lineRule="auto"/>
              <w:jc w:val="left"/>
              <w:rPr>
                <w:b/>
                <w:bCs/>
                <w:sz w:val="18"/>
                <w:szCs w:val="18"/>
                <w:rPrChange w:id="1780" w:author="Raphael Malyankar" w:date="2022-11-09T22:47:00Z">
                  <w:rPr>
                    <w:sz w:val="18"/>
                    <w:szCs w:val="18"/>
                  </w:rPr>
                </w:rPrChange>
              </w:rPr>
            </w:pPr>
            <w:r w:rsidRPr="00AD4E91">
              <w:rPr>
                <w:rFonts w:cs="Arial"/>
                <w:b/>
                <w:bCs/>
                <w:color w:val="FF0000"/>
                <w:sz w:val="18"/>
                <w:szCs w:val="18"/>
                <w:lang w:eastAsia="en-US"/>
                <w:rPrChange w:id="1781" w:author="Raphael Malyankar" w:date="2022-11-09T22:47:00Z">
                  <w:rPr>
                    <w:rFonts w:cs="Arial"/>
                    <w:sz w:val="18"/>
                    <w:szCs w:val="18"/>
                    <w:lang w:eastAsia="en-US"/>
                  </w:rPr>
                </w:rPrChange>
              </w:rPr>
              <w:t xml:space="preserve">The value </w:t>
            </w:r>
            <w:r w:rsidRPr="00AD4E91">
              <w:rPr>
                <w:rFonts w:cs="Arial"/>
                <w:b/>
                <w:bCs/>
                <w:i/>
                <w:iCs/>
                <w:color w:val="FF0000"/>
                <w:sz w:val="18"/>
                <w:szCs w:val="18"/>
                <w:lang w:eastAsia="en-US"/>
                <w:rPrChange w:id="1782" w:author="Raphael Malyankar" w:date="2022-11-09T22:47:00Z">
                  <w:rPr>
                    <w:rFonts w:cs="Arial"/>
                    <w:i/>
                    <w:iCs/>
                    <w:sz w:val="18"/>
                    <w:szCs w:val="18"/>
                    <w:lang w:eastAsia="en-US"/>
                  </w:rPr>
                </w:rPrChange>
              </w:rPr>
              <w:t>delta</w:t>
            </w:r>
            <w:r w:rsidRPr="00AD4E91">
              <w:rPr>
                <w:rFonts w:cs="Arial"/>
                <w:b/>
                <w:bCs/>
                <w:color w:val="FF0000"/>
                <w:sz w:val="18"/>
                <w:szCs w:val="18"/>
                <w:lang w:eastAsia="en-US"/>
                <w:rPrChange w:id="1783" w:author="Raphael Malyankar" w:date="2022-11-09T22:47:00Z">
                  <w:rPr>
                    <w:rFonts w:cs="Arial"/>
                    <w:sz w:val="18"/>
                    <w:szCs w:val="18"/>
                    <w:lang w:eastAsia="en-US"/>
                  </w:rPr>
                </w:rPrChange>
              </w:rPr>
              <w:t xml:space="preserve"> is not used.</w:t>
            </w:r>
          </w:p>
        </w:tc>
      </w:tr>
      <w:tr w:rsidR="00DC684D" w:rsidRPr="00C8648C" w14:paraId="33EAF4D4" w14:textId="77777777" w:rsidTr="00C8648C">
        <w:trPr>
          <w:cantSplit/>
          <w:trHeight w:val="277"/>
        </w:trPr>
        <w:tc>
          <w:tcPr>
            <w:tcW w:w="398" w:type="pct"/>
          </w:tcPr>
          <w:p w14:paraId="5DFB3E9B"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0A9DAEAE" w14:textId="77777777" w:rsidR="00DC684D" w:rsidRPr="00C8648C" w:rsidRDefault="00DC684D" w:rsidP="004B466C">
            <w:pPr>
              <w:snapToGrid w:val="0"/>
              <w:spacing w:before="60" w:after="60" w:line="240" w:lineRule="auto"/>
              <w:jc w:val="left"/>
              <w:rPr>
                <w:sz w:val="18"/>
                <w:szCs w:val="18"/>
              </w:rPr>
            </w:pPr>
            <w:proofErr w:type="spellStart"/>
            <w:r w:rsidRPr="00C8648C">
              <w:rPr>
                <w:sz w:val="18"/>
                <w:szCs w:val="18"/>
              </w:rPr>
              <w:t>newDataset</w:t>
            </w:r>
            <w:proofErr w:type="spellEnd"/>
          </w:p>
        </w:tc>
        <w:tc>
          <w:tcPr>
            <w:tcW w:w="1200" w:type="pct"/>
          </w:tcPr>
          <w:p w14:paraId="5E43120A" w14:textId="77777777" w:rsidR="00DC684D" w:rsidRPr="00C8648C" w:rsidRDefault="00DC684D" w:rsidP="004B466C">
            <w:pPr>
              <w:snapToGrid w:val="0"/>
              <w:spacing w:before="60" w:after="60" w:line="240" w:lineRule="auto"/>
              <w:jc w:val="left"/>
              <w:rPr>
                <w:sz w:val="18"/>
                <w:szCs w:val="18"/>
              </w:rPr>
            </w:pPr>
            <w:r w:rsidRPr="00C8648C">
              <w:rPr>
                <w:sz w:val="18"/>
                <w:szCs w:val="18"/>
              </w:rPr>
              <w:t>Brand new dataset</w:t>
            </w:r>
          </w:p>
        </w:tc>
        <w:tc>
          <w:tcPr>
            <w:tcW w:w="282" w:type="pct"/>
          </w:tcPr>
          <w:p w14:paraId="4E17F8C0" w14:textId="77777777" w:rsidR="00DC684D" w:rsidRPr="00C8648C" w:rsidRDefault="00DC684D" w:rsidP="004B466C">
            <w:pPr>
              <w:snapToGrid w:val="0"/>
              <w:spacing w:before="60" w:after="60" w:line="240" w:lineRule="auto"/>
              <w:jc w:val="center"/>
              <w:rPr>
                <w:sz w:val="18"/>
                <w:szCs w:val="18"/>
              </w:rPr>
            </w:pPr>
            <w:r w:rsidRPr="00C8648C">
              <w:rPr>
                <w:sz w:val="18"/>
                <w:szCs w:val="18"/>
              </w:rPr>
              <w:t>1</w:t>
            </w:r>
          </w:p>
        </w:tc>
        <w:tc>
          <w:tcPr>
            <w:tcW w:w="2065" w:type="pct"/>
          </w:tcPr>
          <w:p w14:paraId="08AEC5E7" w14:textId="77777777" w:rsidR="00DC684D" w:rsidRPr="00C8648C" w:rsidRDefault="00DC684D" w:rsidP="004B466C">
            <w:pPr>
              <w:snapToGrid w:val="0"/>
              <w:spacing w:before="60" w:after="60" w:line="240" w:lineRule="auto"/>
              <w:jc w:val="left"/>
              <w:rPr>
                <w:sz w:val="18"/>
                <w:szCs w:val="18"/>
              </w:rPr>
            </w:pPr>
            <w:r w:rsidRPr="00C8648C">
              <w:rPr>
                <w:sz w:val="18"/>
                <w:szCs w:val="18"/>
              </w:rPr>
              <w:t xml:space="preserve">No data has previously been produced for this area </w:t>
            </w:r>
          </w:p>
        </w:tc>
      </w:tr>
      <w:tr w:rsidR="00DC684D" w:rsidRPr="00C8648C" w14:paraId="761EDA1A" w14:textId="77777777" w:rsidTr="00C8648C">
        <w:trPr>
          <w:cantSplit/>
          <w:trHeight w:val="277"/>
        </w:trPr>
        <w:tc>
          <w:tcPr>
            <w:tcW w:w="398" w:type="pct"/>
          </w:tcPr>
          <w:p w14:paraId="57BF2E8C"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5C69A047" w14:textId="77777777" w:rsidR="00DC684D" w:rsidRPr="00C8648C" w:rsidRDefault="00DC684D" w:rsidP="004B466C">
            <w:pPr>
              <w:snapToGrid w:val="0"/>
              <w:spacing w:before="60" w:after="60" w:line="240" w:lineRule="auto"/>
              <w:jc w:val="left"/>
              <w:rPr>
                <w:sz w:val="18"/>
                <w:szCs w:val="18"/>
              </w:rPr>
            </w:pPr>
            <w:proofErr w:type="spellStart"/>
            <w:r w:rsidRPr="00C8648C">
              <w:rPr>
                <w:sz w:val="18"/>
                <w:szCs w:val="18"/>
              </w:rPr>
              <w:t>newEdition</w:t>
            </w:r>
            <w:proofErr w:type="spellEnd"/>
          </w:p>
        </w:tc>
        <w:tc>
          <w:tcPr>
            <w:tcW w:w="1200" w:type="pct"/>
          </w:tcPr>
          <w:p w14:paraId="5B36A174" w14:textId="77777777" w:rsidR="00DC684D" w:rsidRPr="00C8648C" w:rsidRDefault="00DC684D" w:rsidP="004B466C">
            <w:pPr>
              <w:snapToGrid w:val="0"/>
              <w:spacing w:before="60" w:after="60" w:line="240" w:lineRule="auto"/>
              <w:jc w:val="left"/>
              <w:rPr>
                <w:sz w:val="18"/>
                <w:szCs w:val="18"/>
              </w:rPr>
            </w:pPr>
            <w:r w:rsidRPr="00C8648C">
              <w:rPr>
                <w:sz w:val="18"/>
                <w:szCs w:val="18"/>
              </w:rPr>
              <w:t>New edition of the dataset or Catalogue</w:t>
            </w:r>
          </w:p>
        </w:tc>
        <w:tc>
          <w:tcPr>
            <w:tcW w:w="282" w:type="pct"/>
          </w:tcPr>
          <w:p w14:paraId="59DCBAED" w14:textId="77777777" w:rsidR="00DC684D" w:rsidRPr="00C8648C" w:rsidRDefault="00DC684D" w:rsidP="004B466C">
            <w:pPr>
              <w:snapToGrid w:val="0"/>
              <w:spacing w:before="60" w:after="60" w:line="240" w:lineRule="auto"/>
              <w:jc w:val="center"/>
              <w:rPr>
                <w:sz w:val="18"/>
                <w:szCs w:val="18"/>
              </w:rPr>
            </w:pPr>
            <w:r w:rsidRPr="00C8648C">
              <w:rPr>
                <w:sz w:val="18"/>
                <w:szCs w:val="18"/>
              </w:rPr>
              <w:t>2</w:t>
            </w:r>
          </w:p>
        </w:tc>
        <w:tc>
          <w:tcPr>
            <w:tcW w:w="2065" w:type="pct"/>
          </w:tcPr>
          <w:p w14:paraId="03FC037F" w14:textId="77777777" w:rsidR="00DC684D" w:rsidRPr="00C8648C" w:rsidRDefault="00DC684D" w:rsidP="004B466C">
            <w:pPr>
              <w:snapToGrid w:val="0"/>
              <w:spacing w:before="60" w:after="60" w:line="240" w:lineRule="auto"/>
              <w:jc w:val="left"/>
              <w:rPr>
                <w:sz w:val="18"/>
                <w:szCs w:val="18"/>
              </w:rPr>
            </w:pPr>
            <w:r w:rsidRPr="00C8648C">
              <w:rPr>
                <w:sz w:val="18"/>
                <w:szCs w:val="18"/>
              </w:rPr>
              <w:t>Includes new information which has not been previously distributed by updates</w:t>
            </w:r>
          </w:p>
        </w:tc>
      </w:tr>
      <w:tr w:rsidR="00DC684D" w:rsidRPr="00C8648C" w14:paraId="68E5C7A1" w14:textId="77777777" w:rsidTr="00C8648C">
        <w:trPr>
          <w:cantSplit/>
          <w:trHeight w:val="305"/>
        </w:trPr>
        <w:tc>
          <w:tcPr>
            <w:tcW w:w="398" w:type="pct"/>
          </w:tcPr>
          <w:p w14:paraId="18A215C7"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1D2A305D" w14:textId="77777777" w:rsidR="00DC684D" w:rsidRPr="00C8648C" w:rsidRDefault="00DC684D" w:rsidP="004B466C">
            <w:pPr>
              <w:snapToGrid w:val="0"/>
              <w:spacing w:before="60" w:after="60" w:line="240" w:lineRule="auto"/>
              <w:jc w:val="left"/>
              <w:rPr>
                <w:sz w:val="18"/>
                <w:szCs w:val="18"/>
              </w:rPr>
            </w:pPr>
            <w:r w:rsidRPr="00C8648C">
              <w:rPr>
                <w:sz w:val="18"/>
                <w:szCs w:val="18"/>
              </w:rPr>
              <w:t>update</w:t>
            </w:r>
          </w:p>
        </w:tc>
        <w:tc>
          <w:tcPr>
            <w:tcW w:w="1200" w:type="pct"/>
          </w:tcPr>
          <w:p w14:paraId="768E14AE" w14:textId="77777777" w:rsidR="00DC684D" w:rsidRPr="00C8648C" w:rsidRDefault="00DC684D" w:rsidP="004B466C">
            <w:pPr>
              <w:snapToGrid w:val="0"/>
              <w:spacing w:before="60" w:after="60" w:line="240" w:lineRule="auto"/>
              <w:jc w:val="left"/>
              <w:rPr>
                <w:sz w:val="18"/>
                <w:szCs w:val="18"/>
              </w:rPr>
            </w:pPr>
            <w:r w:rsidRPr="00C8648C">
              <w:rPr>
                <w:sz w:val="18"/>
                <w:szCs w:val="18"/>
              </w:rPr>
              <w:t>Dataset update</w:t>
            </w:r>
          </w:p>
        </w:tc>
        <w:tc>
          <w:tcPr>
            <w:tcW w:w="282" w:type="pct"/>
          </w:tcPr>
          <w:p w14:paraId="43BC608E" w14:textId="77777777" w:rsidR="00DC684D" w:rsidRPr="00C8648C" w:rsidRDefault="00DC684D" w:rsidP="004B466C">
            <w:pPr>
              <w:snapToGrid w:val="0"/>
              <w:spacing w:before="60" w:after="60" w:line="240" w:lineRule="auto"/>
              <w:jc w:val="center"/>
              <w:rPr>
                <w:sz w:val="18"/>
                <w:szCs w:val="18"/>
              </w:rPr>
            </w:pPr>
            <w:r w:rsidRPr="00C8648C">
              <w:rPr>
                <w:sz w:val="18"/>
                <w:szCs w:val="18"/>
              </w:rPr>
              <w:t>3</w:t>
            </w:r>
          </w:p>
        </w:tc>
        <w:tc>
          <w:tcPr>
            <w:tcW w:w="2065" w:type="pct"/>
          </w:tcPr>
          <w:p w14:paraId="2CD0FF7A" w14:textId="77777777" w:rsidR="00DC684D" w:rsidRPr="00C8648C" w:rsidRDefault="00DC684D" w:rsidP="004B466C">
            <w:pPr>
              <w:snapToGrid w:val="0"/>
              <w:spacing w:before="60" w:after="60" w:line="240" w:lineRule="auto"/>
              <w:jc w:val="left"/>
              <w:rPr>
                <w:sz w:val="18"/>
                <w:szCs w:val="18"/>
              </w:rPr>
            </w:pPr>
            <w:r w:rsidRPr="00C8648C">
              <w:rPr>
                <w:sz w:val="18"/>
                <w:szCs w:val="18"/>
              </w:rPr>
              <w:t>Changing some information in an existing dataset</w:t>
            </w:r>
          </w:p>
        </w:tc>
      </w:tr>
      <w:tr w:rsidR="00DC684D" w:rsidRPr="00C8648C" w14:paraId="00B4C83E" w14:textId="77777777" w:rsidTr="00C8648C">
        <w:trPr>
          <w:cantSplit/>
          <w:trHeight w:val="305"/>
        </w:trPr>
        <w:tc>
          <w:tcPr>
            <w:tcW w:w="398" w:type="pct"/>
          </w:tcPr>
          <w:p w14:paraId="5228634C"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72764574" w14:textId="77777777" w:rsidR="00DC684D" w:rsidRPr="00C8648C" w:rsidRDefault="00DC684D" w:rsidP="004B466C">
            <w:pPr>
              <w:snapToGrid w:val="0"/>
              <w:spacing w:before="60" w:after="60" w:line="240" w:lineRule="auto"/>
              <w:jc w:val="left"/>
              <w:rPr>
                <w:sz w:val="18"/>
                <w:szCs w:val="18"/>
              </w:rPr>
            </w:pPr>
            <w:r w:rsidRPr="00C8648C">
              <w:rPr>
                <w:sz w:val="18"/>
                <w:szCs w:val="18"/>
              </w:rPr>
              <w:t>reissue</w:t>
            </w:r>
          </w:p>
        </w:tc>
        <w:tc>
          <w:tcPr>
            <w:tcW w:w="1200" w:type="pct"/>
          </w:tcPr>
          <w:p w14:paraId="3E537418" w14:textId="77777777" w:rsidR="00DC684D" w:rsidRPr="00C8648C" w:rsidRDefault="00DC684D" w:rsidP="004B466C">
            <w:pPr>
              <w:snapToGrid w:val="0"/>
              <w:spacing w:before="60" w:after="60" w:line="240" w:lineRule="auto"/>
              <w:jc w:val="left"/>
              <w:rPr>
                <w:sz w:val="18"/>
                <w:szCs w:val="18"/>
              </w:rPr>
            </w:pPr>
            <w:r w:rsidRPr="00C8648C">
              <w:rPr>
                <w:sz w:val="18"/>
                <w:szCs w:val="18"/>
              </w:rPr>
              <w:t>Dataset that has been re-issued</w:t>
            </w:r>
          </w:p>
        </w:tc>
        <w:tc>
          <w:tcPr>
            <w:tcW w:w="282" w:type="pct"/>
          </w:tcPr>
          <w:p w14:paraId="2299876D" w14:textId="77777777" w:rsidR="00DC684D" w:rsidRPr="00C8648C" w:rsidRDefault="00DC684D" w:rsidP="004B466C">
            <w:pPr>
              <w:snapToGrid w:val="0"/>
              <w:spacing w:before="60" w:after="60" w:line="240" w:lineRule="auto"/>
              <w:jc w:val="center"/>
              <w:rPr>
                <w:sz w:val="18"/>
                <w:szCs w:val="18"/>
              </w:rPr>
            </w:pPr>
            <w:r w:rsidRPr="00C8648C">
              <w:rPr>
                <w:sz w:val="18"/>
                <w:szCs w:val="18"/>
              </w:rPr>
              <w:t>4</w:t>
            </w:r>
          </w:p>
        </w:tc>
        <w:tc>
          <w:tcPr>
            <w:tcW w:w="2065" w:type="pct"/>
          </w:tcPr>
          <w:p w14:paraId="76ED17BE" w14:textId="78F08829" w:rsidR="00DC684D" w:rsidRPr="00C8648C" w:rsidRDefault="00DC684D" w:rsidP="004B466C">
            <w:pPr>
              <w:snapToGrid w:val="0"/>
              <w:spacing w:before="60" w:after="60" w:line="240" w:lineRule="auto"/>
              <w:jc w:val="left"/>
              <w:rPr>
                <w:sz w:val="18"/>
                <w:szCs w:val="18"/>
              </w:rPr>
            </w:pPr>
            <w:r w:rsidRPr="00C8648C">
              <w:rPr>
                <w:sz w:val="18"/>
                <w:szCs w:val="18"/>
              </w:rPr>
              <w:t>Includes all the updates applied to the original dataset up to the date of the re-issue. A re-issue does not contain any new information additional to that previously issued by updates</w:t>
            </w:r>
          </w:p>
        </w:tc>
      </w:tr>
      <w:tr w:rsidR="00DC684D" w:rsidRPr="00C8648C" w14:paraId="5F26C210" w14:textId="77777777" w:rsidTr="00C8648C">
        <w:trPr>
          <w:cantSplit/>
          <w:trHeight w:val="305"/>
        </w:trPr>
        <w:tc>
          <w:tcPr>
            <w:tcW w:w="398" w:type="pct"/>
          </w:tcPr>
          <w:p w14:paraId="32729B83"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71C4B1C7" w14:textId="77777777" w:rsidR="00DC684D" w:rsidRPr="00C8648C" w:rsidRDefault="00DC684D" w:rsidP="004B466C">
            <w:pPr>
              <w:snapToGrid w:val="0"/>
              <w:spacing w:before="60" w:after="60" w:line="240" w:lineRule="auto"/>
              <w:jc w:val="left"/>
              <w:rPr>
                <w:sz w:val="18"/>
                <w:szCs w:val="18"/>
              </w:rPr>
            </w:pPr>
            <w:r w:rsidRPr="00C8648C">
              <w:rPr>
                <w:sz w:val="18"/>
                <w:szCs w:val="18"/>
              </w:rPr>
              <w:t>cancellation</w:t>
            </w:r>
          </w:p>
        </w:tc>
        <w:tc>
          <w:tcPr>
            <w:tcW w:w="1200" w:type="pct"/>
          </w:tcPr>
          <w:p w14:paraId="21E505AF" w14:textId="77777777" w:rsidR="00DC684D" w:rsidRPr="00C8648C" w:rsidRDefault="00DC684D" w:rsidP="004B466C">
            <w:pPr>
              <w:snapToGrid w:val="0"/>
              <w:spacing w:before="60" w:after="60" w:line="240" w:lineRule="auto"/>
              <w:jc w:val="left"/>
              <w:rPr>
                <w:sz w:val="18"/>
                <w:szCs w:val="18"/>
              </w:rPr>
            </w:pPr>
            <w:r w:rsidRPr="00C8648C">
              <w:rPr>
                <w:sz w:val="18"/>
                <w:szCs w:val="18"/>
              </w:rPr>
              <w:t>Dataset or Catalogue that has been cancelled</w:t>
            </w:r>
          </w:p>
        </w:tc>
        <w:tc>
          <w:tcPr>
            <w:tcW w:w="282" w:type="pct"/>
          </w:tcPr>
          <w:p w14:paraId="6A17D979" w14:textId="77777777" w:rsidR="00DC684D" w:rsidRPr="00C8648C" w:rsidRDefault="00DC684D" w:rsidP="004B466C">
            <w:pPr>
              <w:snapToGrid w:val="0"/>
              <w:spacing w:before="60" w:after="60" w:line="240" w:lineRule="auto"/>
              <w:jc w:val="center"/>
              <w:rPr>
                <w:sz w:val="18"/>
                <w:szCs w:val="18"/>
              </w:rPr>
            </w:pPr>
            <w:r w:rsidRPr="00C8648C">
              <w:rPr>
                <w:sz w:val="18"/>
                <w:szCs w:val="18"/>
              </w:rPr>
              <w:t>5</w:t>
            </w:r>
          </w:p>
        </w:tc>
        <w:tc>
          <w:tcPr>
            <w:tcW w:w="2065" w:type="pct"/>
          </w:tcPr>
          <w:p w14:paraId="2FFEDB10" w14:textId="77777777" w:rsidR="00DC684D" w:rsidRPr="00C8648C" w:rsidRDefault="00DC684D" w:rsidP="004B466C">
            <w:pPr>
              <w:snapToGrid w:val="0"/>
              <w:spacing w:before="60" w:after="60" w:line="240" w:lineRule="auto"/>
              <w:jc w:val="left"/>
              <w:rPr>
                <w:sz w:val="18"/>
                <w:szCs w:val="18"/>
              </w:rPr>
            </w:pPr>
            <w:r w:rsidRPr="00C8648C">
              <w:rPr>
                <w:sz w:val="18"/>
                <w:szCs w:val="18"/>
              </w:rPr>
              <w:t>Indicates the dataset or Catalogue should no longer be used and can be deleted</w:t>
            </w:r>
          </w:p>
        </w:tc>
      </w:tr>
    </w:tbl>
    <w:p w14:paraId="687C2CC7" w14:textId="77777777" w:rsidR="00261D89" w:rsidRDefault="00261D89" w:rsidP="004B466C">
      <w:pPr>
        <w:spacing w:after="0" w:line="240" w:lineRule="auto"/>
      </w:pPr>
    </w:p>
    <w:p w14:paraId="2698E52B" w14:textId="39FDD693" w:rsidR="00E73EDF" w:rsidRDefault="007653F1" w:rsidP="00C82A29">
      <w:pPr>
        <w:pStyle w:val="Heading4"/>
        <w:tabs>
          <w:tab w:val="clear" w:pos="940"/>
          <w:tab w:val="clear" w:pos="1140"/>
          <w:tab w:val="clear" w:pos="1360"/>
          <w:tab w:val="left" w:pos="993"/>
        </w:tabs>
        <w:spacing w:before="120" w:after="120" w:line="240" w:lineRule="auto"/>
        <w:ind w:left="993" w:hanging="993"/>
      </w:pPr>
      <w:r w:rsidRPr="002455BA">
        <w:t>S100_VerticalAndSoundingDatum</w:t>
      </w:r>
    </w:p>
    <w:p w14:paraId="5A1D998C" w14:textId="271E0381" w:rsidR="005B4473" w:rsidRPr="005B4473" w:rsidRDefault="005B4473" w:rsidP="005B4473">
      <w:r>
        <w:t xml:space="preserve">This is used by the meta-features for sounding and vertical datums. </w:t>
      </w:r>
      <w:r w:rsidRPr="005B4473">
        <w:t xml:space="preserve">This enumeration is not depicted in </w:t>
      </w:r>
      <w:r>
        <w:fldChar w:fldCharType="begin"/>
      </w:r>
      <w:r>
        <w:instrText xml:space="preserve"> REF _Ref111729086 \h </w:instrText>
      </w:r>
      <w:r>
        <w:fldChar w:fldCharType="separate"/>
      </w:r>
      <w:r w:rsidR="0082228C">
        <w:t xml:space="preserve">Figure </w:t>
      </w:r>
      <w:r w:rsidR="0082228C">
        <w:rPr>
          <w:noProof/>
        </w:rPr>
        <w:t>14</w:t>
      </w:r>
      <w:r w:rsidR="0082228C">
        <w:t>.</w:t>
      </w:r>
      <w:r w:rsidR="0082228C">
        <w:rPr>
          <w:noProof/>
        </w:rPr>
        <w:t>2</w:t>
      </w:r>
      <w:r>
        <w:fldChar w:fldCharType="end"/>
      </w:r>
      <w:r>
        <w:t xml:space="preserve"> because it is not used in the exchange catalogue.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168"/>
        <w:gridCol w:w="3370"/>
        <w:gridCol w:w="735"/>
        <w:gridCol w:w="5664"/>
      </w:tblGrid>
      <w:tr w:rsidR="004F6788" w:rsidRPr="005B4473" w14:paraId="21A5B736" w14:textId="77777777" w:rsidTr="005B4473">
        <w:trPr>
          <w:cantSplit/>
        </w:trPr>
        <w:tc>
          <w:tcPr>
            <w:tcW w:w="403" w:type="pct"/>
            <w:shd w:val="clear" w:color="auto" w:fill="D9D9D9" w:themeFill="background1" w:themeFillShade="D9"/>
            <w:tcMar>
              <w:top w:w="0" w:type="dxa"/>
              <w:bottom w:w="0" w:type="dxa"/>
            </w:tcMar>
            <w:vAlign w:val="center"/>
          </w:tcPr>
          <w:p w14:paraId="529C708C"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Role Name</w:t>
            </w:r>
          </w:p>
        </w:tc>
        <w:tc>
          <w:tcPr>
            <w:tcW w:w="1069" w:type="pct"/>
            <w:shd w:val="clear" w:color="auto" w:fill="D9D9D9" w:themeFill="background1" w:themeFillShade="D9"/>
            <w:tcMar>
              <w:top w:w="0" w:type="dxa"/>
              <w:bottom w:w="0" w:type="dxa"/>
            </w:tcMar>
            <w:vAlign w:val="center"/>
          </w:tcPr>
          <w:p w14:paraId="5696811A"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Name</w:t>
            </w:r>
          </w:p>
        </w:tc>
        <w:tc>
          <w:tcPr>
            <w:tcW w:w="1216" w:type="pct"/>
            <w:shd w:val="clear" w:color="auto" w:fill="D9D9D9" w:themeFill="background1" w:themeFillShade="D9"/>
            <w:tcMar>
              <w:top w:w="0" w:type="dxa"/>
              <w:bottom w:w="0" w:type="dxa"/>
            </w:tcMar>
            <w:vAlign w:val="center"/>
          </w:tcPr>
          <w:p w14:paraId="66E39EE8"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Description</w:t>
            </w:r>
          </w:p>
        </w:tc>
        <w:tc>
          <w:tcPr>
            <w:tcW w:w="286" w:type="pct"/>
            <w:shd w:val="clear" w:color="auto" w:fill="D9D9D9" w:themeFill="background1" w:themeFillShade="D9"/>
          </w:tcPr>
          <w:p w14:paraId="125696B8" w14:textId="2D8590F0" w:rsidR="004F6788" w:rsidRPr="005B4473" w:rsidRDefault="004F6788" w:rsidP="008708FB">
            <w:pPr>
              <w:suppressAutoHyphens/>
              <w:snapToGrid w:val="0"/>
              <w:spacing w:before="60" w:after="60" w:line="240" w:lineRule="auto"/>
              <w:jc w:val="center"/>
              <w:rPr>
                <w:b/>
                <w:sz w:val="18"/>
                <w:szCs w:val="18"/>
                <w:lang w:eastAsia="ar-SA"/>
              </w:rPr>
            </w:pPr>
            <w:r w:rsidRPr="005B4473">
              <w:rPr>
                <w:b/>
                <w:sz w:val="18"/>
                <w:szCs w:val="18"/>
              </w:rPr>
              <w:t>Code</w:t>
            </w:r>
          </w:p>
        </w:tc>
        <w:tc>
          <w:tcPr>
            <w:tcW w:w="2025" w:type="pct"/>
            <w:shd w:val="clear" w:color="auto" w:fill="D9D9D9" w:themeFill="background1" w:themeFillShade="D9"/>
            <w:tcMar>
              <w:top w:w="0" w:type="dxa"/>
              <w:bottom w:w="0" w:type="dxa"/>
            </w:tcMar>
            <w:vAlign w:val="center"/>
          </w:tcPr>
          <w:p w14:paraId="5A52481F"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Remarks</w:t>
            </w:r>
          </w:p>
        </w:tc>
      </w:tr>
      <w:tr w:rsidR="004F6788" w:rsidRPr="005B4473" w14:paraId="7C422301" w14:textId="77777777" w:rsidTr="005B4473">
        <w:trPr>
          <w:cantSplit/>
        </w:trPr>
        <w:tc>
          <w:tcPr>
            <w:tcW w:w="403" w:type="pct"/>
            <w:tcMar>
              <w:top w:w="0" w:type="dxa"/>
              <w:bottom w:w="0" w:type="dxa"/>
            </w:tcMar>
          </w:tcPr>
          <w:p w14:paraId="6D72664F" w14:textId="71678A32"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Enumeration</w:t>
            </w:r>
          </w:p>
        </w:tc>
        <w:tc>
          <w:tcPr>
            <w:tcW w:w="1069" w:type="pct"/>
            <w:tcMar>
              <w:top w:w="0" w:type="dxa"/>
              <w:bottom w:w="0" w:type="dxa"/>
            </w:tcMar>
          </w:tcPr>
          <w:p w14:paraId="58CBE0C7" w14:textId="77777777"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S100_VerticalAndSoundingDatum</w:t>
            </w:r>
          </w:p>
        </w:tc>
        <w:tc>
          <w:tcPr>
            <w:tcW w:w="1216" w:type="pct"/>
            <w:tcMar>
              <w:top w:w="0" w:type="dxa"/>
              <w:bottom w:w="0" w:type="dxa"/>
            </w:tcMar>
          </w:tcPr>
          <w:p w14:paraId="207B2AB4" w14:textId="77777777" w:rsidR="004F6788" w:rsidRPr="005B4473" w:rsidRDefault="004F6788" w:rsidP="008708FB">
            <w:pPr>
              <w:suppressAutoHyphens/>
              <w:snapToGrid w:val="0"/>
              <w:spacing w:before="60" w:after="60" w:line="240" w:lineRule="auto"/>
              <w:jc w:val="left"/>
              <w:rPr>
                <w:sz w:val="18"/>
                <w:szCs w:val="18"/>
                <w:lang w:eastAsia="ar-SA"/>
              </w:rPr>
            </w:pPr>
            <w:r w:rsidRPr="005B4473">
              <w:rPr>
                <w:sz w:val="18"/>
                <w:szCs w:val="18"/>
              </w:rPr>
              <w:t>Allowable vertical and sounding datums</w:t>
            </w:r>
          </w:p>
        </w:tc>
        <w:tc>
          <w:tcPr>
            <w:tcW w:w="286" w:type="pct"/>
          </w:tcPr>
          <w:p w14:paraId="2E73DF80" w14:textId="78162418" w:rsidR="004F6788" w:rsidRPr="005B4473" w:rsidRDefault="004F6788" w:rsidP="008708FB">
            <w:pPr>
              <w:suppressAutoHyphens/>
              <w:snapToGrid w:val="0"/>
              <w:spacing w:before="60" w:after="60" w:line="240" w:lineRule="auto"/>
              <w:jc w:val="center"/>
              <w:rPr>
                <w:sz w:val="18"/>
                <w:szCs w:val="18"/>
              </w:rPr>
            </w:pPr>
            <w:r w:rsidRPr="005B4473">
              <w:rPr>
                <w:sz w:val="18"/>
                <w:szCs w:val="18"/>
              </w:rPr>
              <w:t>-</w:t>
            </w:r>
          </w:p>
        </w:tc>
        <w:tc>
          <w:tcPr>
            <w:tcW w:w="2025" w:type="pct"/>
            <w:tcMar>
              <w:top w:w="0" w:type="dxa"/>
              <w:bottom w:w="0" w:type="dxa"/>
            </w:tcMar>
          </w:tcPr>
          <w:p w14:paraId="73B4DAFD" w14:textId="678396E9" w:rsidR="004F6788" w:rsidRPr="00AD4E91" w:rsidRDefault="007028DE" w:rsidP="008708FB">
            <w:pPr>
              <w:suppressAutoHyphens/>
              <w:snapToGrid w:val="0"/>
              <w:spacing w:before="60" w:after="60" w:line="240" w:lineRule="auto"/>
              <w:rPr>
                <w:b/>
                <w:bCs/>
                <w:sz w:val="18"/>
                <w:szCs w:val="18"/>
                <w:lang w:eastAsia="ar-SA"/>
                <w:rPrChange w:id="1784" w:author="Raphael Malyankar" w:date="2022-11-09T22:47:00Z">
                  <w:rPr>
                    <w:sz w:val="18"/>
                    <w:szCs w:val="18"/>
                    <w:lang w:eastAsia="ar-SA"/>
                  </w:rPr>
                </w:rPrChange>
              </w:rPr>
            </w:pPr>
            <w:r w:rsidRPr="00AD4E91">
              <w:rPr>
                <w:b/>
                <w:bCs/>
                <w:color w:val="FF0000"/>
                <w:sz w:val="18"/>
                <w:szCs w:val="18"/>
                <w:lang w:eastAsia="ar-SA"/>
                <w:rPrChange w:id="1785" w:author="Raphael Malyankar" w:date="2022-11-09T22:47:00Z">
                  <w:rPr>
                    <w:sz w:val="18"/>
                    <w:szCs w:val="18"/>
                    <w:lang w:eastAsia="ar-SA"/>
                  </w:rPr>
                </w:rPrChange>
              </w:rPr>
              <w:t>Values listed in S-100 Part 17 but not mentioned in this table are not allowed</w:t>
            </w:r>
          </w:p>
        </w:tc>
      </w:tr>
      <w:tr w:rsidR="004F6788" w:rsidRPr="005B4473" w14:paraId="62A696D8" w14:textId="77777777" w:rsidTr="005B4473">
        <w:trPr>
          <w:cantSplit/>
        </w:trPr>
        <w:tc>
          <w:tcPr>
            <w:tcW w:w="403" w:type="pct"/>
            <w:tcMar>
              <w:top w:w="0" w:type="dxa"/>
              <w:bottom w:w="0" w:type="dxa"/>
            </w:tcMar>
          </w:tcPr>
          <w:p w14:paraId="1045CA63" w14:textId="77777777"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Value</w:t>
            </w:r>
          </w:p>
        </w:tc>
        <w:tc>
          <w:tcPr>
            <w:tcW w:w="1069" w:type="pct"/>
            <w:tcMar>
              <w:top w:w="0" w:type="dxa"/>
              <w:bottom w:w="0" w:type="dxa"/>
            </w:tcMar>
          </w:tcPr>
          <w:p w14:paraId="6071F687" w14:textId="77777777" w:rsidR="004F6788" w:rsidRPr="005B4473" w:rsidRDefault="004F6788" w:rsidP="008708FB">
            <w:pPr>
              <w:suppressAutoHyphens/>
              <w:snapToGrid w:val="0"/>
              <w:spacing w:before="60" w:after="60" w:line="240" w:lineRule="auto"/>
              <w:rPr>
                <w:sz w:val="18"/>
                <w:szCs w:val="18"/>
                <w:lang w:eastAsia="ar-SA"/>
              </w:rPr>
            </w:pPr>
            <w:proofErr w:type="spellStart"/>
            <w:r w:rsidRPr="005B4473">
              <w:rPr>
                <w:rFonts w:cs="Arial"/>
                <w:sz w:val="18"/>
                <w:szCs w:val="18"/>
                <w:lang w:val="en-US" w:eastAsia="en-US"/>
              </w:rPr>
              <w:t>meanLowWaterSprings</w:t>
            </w:r>
            <w:proofErr w:type="spellEnd"/>
          </w:p>
        </w:tc>
        <w:tc>
          <w:tcPr>
            <w:tcW w:w="1216" w:type="pct"/>
            <w:tcMar>
              <w:top w:w="0" w:type="dxa"/>
              <w:bottom w:w="0" w:type="dxa"/>
            </w:tcMar>
          </w:tcPr>
          <w:p w14:paraId="0F0B8C96" w14:textId="77777777" w:rsidR="004F6788" w:rsidRPr="005B4473" w:rsidRDefault="004F6788" w:rsidP="008708FB">
            <w:pPr>
              <w:suppressAutoHyphens/>
              <w:snapToGrid w:val="0"/>
              <w:spacing w:before="60" w:after="60" w:line="240" w:lineRule="auto"/>
              <w:jc w:val="left"/>
              <w:rPr>
                <w:sz w:val="18"/>
                <w:szCs w:val="18"/>
                <w:lang w:val="fr-MC" w:eastAsia="ar-SA"/>
              </w:rPr>
            </w:pPr>
          </w:p>
        </w:tc>
        <w:tc>
          <w:tcPr>
            <w:tcW w:w="286" w:type="pct"/>
          </w:tcPr>
          <w:p w14:paraId="18904810" w14:textId="0473B5EB"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w:t>
            </w:r>
          </w:p>
        </w:tc>
        <w:tc>
          <w:tcPr>
            <w:tcW w:w="2025" w:type="pct"/>
            <w:tcMar>
              <w:top w:w="0" w:type="dxa"/>
              <w:bottom w:w="0" w:type="dxa"/>
            </w:tcMar>
          </w:tcPr>
          <w:p w14:paraId="46AC7F90" w14:textId="2C2DA158"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(MLWS)</w:t>
            </w:r>
          </w:p>
        </w:tc>
      </w:tr>
      <w:tr w:rsidR="002455BA" w:rsidRPr="005B4473" w14:paraId="20751753" w14:textId="77777777" w:rsidTr="005B4473">
        <w:trPr>
          <w:cantSplit/>
        </w:trPr>
        <w:tc>
          <w:tcPr>
            <w:tcW w:w="403" w:type="pct"/>
            <w:tcMar>
              <w:top w:w="0" w:type="dxa"/>
              <w:bottom w:w="0" w:type="dxa"/>
            </w:tcMar>
          </w:tcPr>
          <w:p w14:paraId="3B0073BA" w14:textId="5A1D2FE8"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1B64734D" w14:textId="2CC3C01C"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meanLowerLowWaterSprings</w:t>
            </w:r>
            <w:proofErr w:type="spellEnd"/>
          </w:p>
        </w:tc>
        <w:tc>
          <w:tcPr>
            <w:tcW w:w="1216" w:type="pct"/>
            <w:tcMar>
              <w:top w:w="0" w:type="dxa"/>
              <w:bottom w:w="0" w:type="dxa"/>
            </w:tcMar>
          </w:tcPr>
          <w:p w14:paraId="77A80472"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3D18485" w14:textId="66169BF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w:t>
            </w:r>
          </w:p>
        </w:tc>
        <w:tc>
          <w:tcPr>
            <w:tcW w:w="2025" w:type="pct"/>
            <w:tcMar>
              <w:top w:w="0" w:type="dxa"/>
              <w:bottom w:w="0" w:type="dxa"/>
            </w:tcMar>
          </w:tcPr>
          <w:p w14:paraId="7EBDE996" w14:textId="77777777" w:rsidR="004F6788" w:rsidRPr="005B4473" w:rsidDel="007A5525" w:rsidRDefault="004F6788" w:rsidP="008708FB">
            <w:pPr>
              <w:suppressAutoHyphens/>
              <w:snapToGrid w:val="0"/>
              <w:spacing w:before="60" w:after="60" w:line="240" w:lineRule="auto"/>
              <w:rPr>
                <w:sz w:val="18"/>
                <w:szCs w:val="18"/>
              </w:rPr>
            </w:pPr>
          </w:p>
        </w:tc>
      </w:tr>
      <w:tr w:rsidR="004F6788" w:rsidRPr="005B4473" w14:paraId="738C74C2" w14:textId="77777777" w:rsidTr="005B4473">
        <w:trPr>
          <w:cantSplit/>
        </w:trPr>
        <w:tc>
          <w:tcPr>
            <w:tcW w:w="403" w:type="pct"/>
            <w:tcMar>
              <w:top w:w="0" w:type="dxa"/>
              <w:bottom w:w="0" w:type="dxa"/>
            </w:tcMar>
          </w:tcPr>
          <w:p w14:paraId="2BF5CD03" w14:textId="77777777"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Value</w:t>
            </w:r>
          </w:p>
        </w:tc>
        <w:tc>
          <w:tcPr>
            <w:tcW w:w="1069" w:type="pct"/>
            <w:tcMar>
              <w:top w:w="0" w:type="dxa"/>
              <w:bottom w:w="0" w:type="dxa"/>
            </w:tcMar>
          </w:tcPr>
          <w:p w14:paraId="0FC6BF30" w14:textId="77777777" w:rsidR="004F6788" w:rsidRPr="005B4473" w:rsidRDefault="004F6788" w:rsidP="008708FB">
            <w:pPr>
              <w:suppressAutoHyphens/>
              <w:snapToGrid w:val="0"/>
              <w:spacing w:before="60" w:after="60" w:line="240" w:lineRule="auto"/>
              <w:rPr>
                <w:sz w:val="18"/>
                <w:szCs w:val="18"/>
                <w:lang w:eastAsia="ar-SA"/>
              </w:rPr>
            </w:pPr>
            <w:proofErr w:type="spellStart"/>
            <w:r w:rsidRPr="005B4473">
              <w:rPr>
                <w:rFonts w:cs="Arial"/>
                <w:sz w:val="18"/>
                <w:szCs w:val="18"/>
                <w:lang w:val="en-US" w:eastAsia="en-US"/>
              </w:rPr>
              <w:t>meanSeaLevel</w:t>
            </w:r>
            <w:proofErr w:type="spellEnd"/>
          </w:p>
        </w:tc>
        <w:tc>
          <w:tcPr>
            <w:tcW w:w="1216" w:type="pct"/>
            <w:tcMar>
              <w:top w:w="0" w:type="dxa"/>
              <w:bottom w:w="0" w:type="dxa"/>
            </w:tcMar>
          </w:tcPr>
          <w:p w14:paraId="56A158C5"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E639369" w14:textId="0C6A10ED"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3</w:t>
            </w:r>
          </w:p>
        </w:tc>
        <w:tc>
          <w:tcPr>
            <w:tcW w:w="2025" w:type="pct"/>
            <w:tcMar>
              <w:top w:w="0" w:type="dxa"/>
              <w:bottom w:w="0" w:type="dxa"/>
            </w:tcMar>
          </w:tcPr>
          <w:p w14:paraId="2B72F0CB" w14:textId="6D936623"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(MSL)</w:t>
            </w:r>
          </w:p>
        </w:tc>
      </w:tr>
      <w:tr w:rsidR="004F6788" w:rsidRPr="005B4473" w14:paraId="59182E63" w14:textId="77777777" w:rsidTr="005B4473">
        <w:trPr>
          <w:cantSplit/>
        </w:trPr>
        <w:tc>
          <w:tcPr>
            <w:tcW w:w="403" w:type="pct"/>
            <w:tcMar>
              <w:top w:w="0" w:type="dxa"/>
              <w:bottom w:w="0" w:type="dxa"/>
            </w:tcMar>
          </w:tcPr>
          <w:p w14:paraId="5F3A6B1E"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F2C52A3"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lowestLowWater</w:t>
            </w:r>
            <w:proofErr w:type="spellEnd"/>
          </w:p>
        </w:tc>
        <w:tc>
          <w:tcPr>
            <w:tcW w:w="1216" w:type="pct"/>
            <w:tcMar>
              <w:top w:w="0" w:type="dxa"/>
              <w:bottom w:w="0" w:type="dxa"/>
            </w:tcMar>
          </w:tcPr>
          <w:p w14:paraId="426B10E7"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AC24BAC" w14:textId="6BFEDF64"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4</w:t>
            </w:r>
          </w:p>
        </w:tc>
        <w:tc>
          <w:tcPr>
            <w:tcW w:w="2025" w:type="pct"/>
            <w:tcMar>
              <w:top w:w="0" w:type="dxa"/>
              <w:bottom w:w="0" w:type="dxa"/>
            </w:tcMar>
          </w:tcPr>
          <w:p w14:paraId="7788E077" w14:textId="4AC23D42" w:rsidR="004F6788" w:rsidRPr="005B4473" w:rsidRDefault="004F6788" w:rsidP="008708FB">
            <w:pPr>
              <w:suppressAutoHyphens/>
              <w:snapToGrid w:val="0"/>
              <w:spacing w:before="60" w:after="60" w:line="240" w:lineRule="auto"/>
              <w:rPr>
                <w:sz w:val="18"/>
                <w:szCs w:val="18"/>
              </w:rPr>
            </w:pPr>
          </w:p>
        </w:tc>
      </w:tr>
      <w:tr w:rsidR="004F6788" w:rsidRPr="005B4473" w14:paraId="67CCC58B" w14:textId="77777777" w:rsidTr="005B4473">
        <w:trPr>
          <w:cantSplit/>
        </w:trPr>
        <w:tc>
          <w:tcPr>
            <w:tcW w:w="403" w:type="pct"/>
            <w:tcMar>
              <w:top w:w="0" w:type="dxa"/>
              <w:bottom w:w="0" w:type="dxa"/>
            </w:tcMar>
          </w:tcPr>
          <w:p w14:paraId="0FB8813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442722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meanLowWater</w:t>
            </w:r>
            <w:proofErr w:type="spellEnd"/>
          </w:p>
        </w:tc>
        <w:tc>
          <w:tcPr>
            <w:tcW w:w="1216" w:type="pct"/>
            <w:tcMar>
              <w:top w:w="0" w:type="dxa"/>
              <w:bottom w:w="0" w:type="dxa"/>
            </w:tcMar>
          </w:tcPr>
          <w:p w14:paraId="7422F599"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FB2E375" w14:textId="13A71739"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5</w:t>
            </w:r>
          </w:p>
        </w:tc>
        <w:tc>
          <w:tcPr>
            <w:tcW w:w="2025" w:type="pct"/>
            <w:tcMar>
              <w:top w:w="0" w:type="dxa"/>
              <w:bottom w:w="0" w:type="dxa"/>
            </w:tcMar>
          </w:tcPr>
          <w:p w14:paraId="5812E44A" w14:textId="18B4E03A" w:rsidR="004F6788" w:rsidRPr="005B4473" w:rsidRDefault="004F6788" w:rsidP="008708FB">
            <w:pPr>
              <w:suppressAutoHyphens/>
              <w:snapToGrid w:val="0"/>
              <w:spacing w:before="60" w:after="60" w:line="240" w:lineRule="auto"/>
              <w:rPr>
                <w:sz w:val="18"/>
                <w:szCs w:val="18"/>
              </w:rPr>
            </w:pPr>
            <w:r w:rsidRPr="005B4473">
              <w:rPr>
                <w:sz w:val="18"/>
                <w:szCs w:val="18"/>
              </w:rPr>
              <w:t>(MLW)</w:t>
            </w:r>
          </w:p>
        </w:tc>
      </w:tr>
      <w:tr w:rsidR="004F6788" w:rsidRPr="005B4473" w14:paraId="459DD5BC" w14:textId="77777777" w:rsidTr="005B4473">
        <w:trPr>
          <w:cantSplit/>
        </w:trPr>
        <w:tc>
          <w:tcPr>
            <w:tcW w:w="403" w:type="pct"/>
            <w:tcMar>
              <w:top w:w="0" w:type="dxa"/>
              <w:bottom w:w="0" w:type="dxa"/>
            </w:tcMar>
          </w:tcPr>
          <w:p w14:paraId="35C35D75"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22E523E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lowestLowWaterSprings</w:t>
            </w:r>
            <w:proofErr w:type="spellEnd"/>
          </w:p>
        </w:tc>
        <w:tc>
          <w:tcPr>
            <w:tcW w:w="1216" w:type="pct"/>
            <w:tcMar>
              <w:top w:w="0" w:type="dxa"/>
              <w:bottom w:w="0" w:type="dxa"/>
            </w:tcMar>
          </w:tcPr>
          <w:p w14:paraId="4BA00D72"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0B4D448A" w14:textId="0F954A6F"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6</w:t>
            </w:r>
          </w:p>
        </w:tc>
        <w:tc>
          <w:tcPr>
            <w:tcW w:w="2025" w:type="pct"/>
            <w:tcMar>
              <w:top w:w="0" w:type="dxa"/>
              <w:bottom w:w="0" w:type="dxa"/>
            </w:tcMar>
          </w:tcPr>
          <w:p w14:paraId="18A9D004" w14:textId="6E0ABCFA" w:rsidR="004F6788" w:rsidRPr="005B4473" w:rsidRDefault="004F6788" w:rsidP="008708FB">
            <w:pPr>
              <w:suppressAutoHyphens/>
              <w:snapToGrid w:val="0"/>
              <w:spacing w:before="60" w:after="60" w:line="240" w:lineRule="auto"/>
              <w:rPr>
                <w:sz w:val="18"/>
                <w:szCs w:val="18"/>
              </w:rPr>
            </w:pPr>
          </w:p>
        </w:tc>
      </w:tr>
      <w:tr w:rsidR="004F6788" w:rsidRPr="005B4473" w14:paraId="362FE650" w14:textId="77777777" w:rsidTr="005B4473">
        <w:trPr>
          <w:cantSplit/>
        </w:trPr>
        <w:tc>
          <w:tcPr>
            <w:tcW w:w="403" w:type="pct"/>
            <w:tcMar>
              <w:top w:w="0" w:type="dxa"/>
              <w:bottom w:w="0" w:type="dxa"/>
            </w:tcMar>
          </w:tcPr>
          <w:p w14:paraId="531D748C"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2C0D043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approximateMeanLowWaterSprings</w:t>
            </w:r>
            <w:proofErr w:type="spellEnd"/>
          </w:p>
        </w:tc>
        <w:tc>
          <w:tcPr>
            <w:tcW w:w="1216" w:type="pct"/>
            <w:tcMar>
              <w:top w:w="0" w:type="dxa"/>
              <w:bottom w:w="0" w:type="dxa"/>
            </w:tcMar>
          </w:tcPr>
          <w:p w14:paraId="0A6868C9"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143D673" w14:textId="7B332F2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7</w:t>
            </w:r>
          </w:p>
        </w:tc>
        <w:tc>
          <w:tcPr>
            <w:tcW w:w="2025" w:type="pct"/>
            <w:tcMar>
              <w:top w:w="0" w:type="dxa"/>
              <w:bottom w:w="0" w:type="dxa"/>
            </w:tcMar>
          </w:tcPr>
          <w:p w14:paraId="039CECAA" w14:textId="2D00AD98" w:rsidR="004F6788" w:rsidRPr="005B4473" w:rsidRDefault="004F6788" w:rsidP="008708FB">
            <w:pPr>
              <w:suppressAutoHyphens/>
              <w:snapToGrid w:val="0"/>
              <w:spacing w:before="60" w:after="60" w:line="240" w:lineRule="auto"/>
              <w:rPr>
                <w:sz w:val="18"/>
                <w:szCs w:val="18"/>
              </w:rPr>
            </w:pPr>
          </w:p>
        </w:tc>
      </w:tr>
      <w:tr w:rsidR="004F6788" w:rsidRPr="005B4473" w14:paraId="5F747B7A" w14:textId="77777777" w:rsidTr="005B4473">
        <w:trPr>
          <w:cantSplit/>
        </w:trPr>
        <w:tc>
          <w:tcPr>
            <w:tcW w:w="403" w:type="pct"/>
            <w:tcMar>
              <w:top w:w="0" w:type="dxa"/>
              <w:bottom w:w="0" w:type="dxa"/>
            </w:tcMar>
          </w:tcPr>
          <w:p w14:paraId="66A35983"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23ADD74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indianSpringLowWater</w:t>
            </w:r>
            <w:proofErr w:type="spellEnd"/>
          </w:p>
        </w:tc>
        <w:tc>
          <w:tcPr>
            <w:tcW w:w="1216" w:type="pct"/>
            <w:tcMar>
              <w:top w:w="0" w:type="dxa"/>
              <w:bottom w:w="0" w:type="dxa"/>
            </w:tcMar>
          </w:tcPr>
          <w:p w14:paraId="5F2771DD"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6F302C8" w14:textId="5713BD2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8</w:t>
            </w:r>
          </w:p>
        </w:tc>
        <w:tc>
          <w:tcPr>
            <w:tcW w:w="2025" w:type="pct"/>
            <w:tcMar>
              <w:top w:w="0" w:type="dxa"/>
              <w:bottom w:w="0" w:type="dxa"/>
            </w:tcMar>
          </w:tcPr>
          <w:p w14:paraId="20044915" w14:textId="0E1073EB" w:rsidR="004F6788" w:rsidRPr="005B4473" w:rsidRDefault="004F6788" w:rsidP="008708FB">
            <w:pPr>
              <w:suppressAutoHyphens/>
              <w:snapToGrid w:val="0"/>
              <w:spacing w:before="60" w:after="60" w:line="240" w:lineRule="auto"/>
              <w:rPr>
                <w:sz w:val="18"/>
                <w:szCs w:val="18"/>
              </w:rPr>
            </w:pPr>
          </w:p>
        </w:tc>
      </w:tr>
      <w:tr w:rsidR="004F6788" w:rsidRPr="005B4473" w14:paraId="564D6E5E" w14:textId="77777777" w:rsidTr="005B4473">
        <w:trPr>
          <w:cantSplit/>
        </w:trPr>
        <w:tc>
          <w:tcPr>
            <w:tcW w:w="403" w:type="pct"/>
            <w:tcMar>
              <w:top w:w="0" w:type="dxa"/>
              <w:bottom w:w="0" w:type="dxa"/>
            </w:tcMar>
          </w:tcPr>
          <w:p w14:paraId="12B1D0CA" w14:textId="77777777" w:rsidR="004F6788" w:rsidRPr="005B4473" w:rsidRDefault="004F6788" w:rsidP="008708FB">
            <w:pPr>
              <w:suppressAutoHyphens/>
              <w:snapToGrid w:val="0"/>
              <w:spacing w:before="60" w:after="60" w:line="240" w:lineRule="auto"/>
              <w:rPr>
                <w:sz w:val="18"/>
                <w:szCs w:val="18"/>
              </w:rPr>
            </w:pPr>
            <w:r w:rsidRPr="005B4473">
              <w:rPr>
                <w:sz w:val="18"/>
                <w:szCs w:val="18"/>
              </w:rPr>
              <w:lastRenderedPageBreak/>
              <w:t>Value</w:t>
            </w:r>
          </w:p>
        </w:tc>
        <w:tc>
          <w:tcPr>
            <w:tcW w:w="1069" w:type="pct"/>
            <w:tcMar>
              <w:top w:w="0" w:type="dxa"/>
              <w:bottom w:w="0" w:type="dxa"/>
            </w:tcMar>
          </w:tcPr>
          <w:p w14:paraId="4AA38436"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lowWaterSprings</w:t>
            </w:r>
            <w:proofErr w:type="spellEnd"/>
          </w:p>
        </w:tc>
        <w:tc>
          <w:tcPr>
            <w:tcW w:w="1216" w:type="pct"/>
            <w:tcMar>
              <w:top w:w="0" w:type="dxa"/>
              <w:bottom w:w="0" w:type="dxa"/>
            </w:tcMar>
          </w:tcPr>
          <w:p w14:paraId="7E13F99C"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F2F40AC" w14:textId="26C2E1A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9</w:t>
            </w:r>
          </w:p>
        </w:tc>
        <w:tc>
          <w:tcPr>
            <w:tcW w:w="2025" w:type="pct"/>
            <w:tcMar>
              <w:top w:w="0" w:type="dxa"/>
              <w:bottom w:w="0" w:type="dxa"/>
            </w:tcMar>
          </w:tcPr>
          <w:p w14:paraId="6A76454C" w14:textId="283BADBA" w:rsidR="004F6788" w:rsidRPr="005B4473" w:rsidRDefault="004F6788" w:rsidP="008708FB">
            <w:pPr>
              <w:suppressAutoHyphens/>
              <w:snapToGrid w:val="0"/>
              <w:spacing w:before="60" w:after="60" w:line="240" w:lineRule="auto"/>
              <w:rPr>
                <w:sz w:val="18"/>
                <w:szCs w:val="18"/>
              </w:rPr>
            </w:pPr>
          </w:p>
        </w:tc>
      </w:tr>
      <w:tr w:rsidR="004F6788" w:rsidRPr="005B4473" w14:paraId="4E466CB1" w14:textId="77777777" w:rsidTr="005B4473">
        <w:trPr>
          <w:cantSplit/>
        </w:trPr>
        <w:tc>
          <w:tcPr>
            <w:tcW w:w="403" w:type="pct"/>
            <w:tcMar>
              <w:top w:w="0" w:type="dxa"/>
              <w:bottom w:w="0" w:type="dxa"/>
            </w:tcMar>
          </w:tcPr>
          <w:p w14:paraId="738FEC5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736B4196"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approximateLowestAstronomicalTide</w:t>
            </w:r>
            <w:proofErr w:type="spellEnd"/>
          </w:p>
        </w:tc>
        <w:tc>
          <w:tcPr>
            <w:tcW w:w="1216" w:type="pct"/>
            <w:tcMar>
              <w:top w:w="0" w:type="dxa"/>
              <w:bottom w:w="0" w:type="dxa"/>
            </w:tcMar>
          </w:tcPr>
          <w:p w14:paraId="74C0124C"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24BE10D" w14:textId="3BFC00B9"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10</w:t>
            </w:r>
          </w:p>
        </w:tc>
        <w:tc>
          <w:tcPr>
            <w:tcW w:w="2025" w:type="pct"/>
            <w:tcMar>
              <w:top w:w="0" w:type="dxa"/>
              <w:bottom w:w="0" w:type="dxa"/>
            </w:tcMar>
          </w:tcPr>
          <w:p w14:paraId="10F97D3E" w14:textId="14848A9F" w:rsidR="004F6788" w:rsidRPr="005B4473" w:rsidRDefault="004F6788" w:rsidP="008708FB">
            <w:pPr>
              <w:suppressAutoHyphens/>
              <w:snapToGrid w:val="0"/>
              <w:spacing w:before="60" w:after="60" w:line="240" w:lineRule="auto"/>
              <w:rPr>
                <w:sz w:val="18"/>
                <w:szCs w:val="18"/>
              </w:rPr>
            </w:pPr>
          </w:p>
        </w:tc>
      </w:tr>
      <w:tr w:rsidR="004F6788" w:rsidRPr="005B4473" w14:paraId="4EC7CE14" w14:textId="77777777" w:rsidTr="005B4473">
        <w:trPr>
          <w:cantSplit/>
        </w:trPr>
        <w:tc>
          <w:tcPr>
            <w:tcW w:w="403" w:type="pct"/>
            <w:tcMar>
              <w:top w:w="0" w:type="dxa"/>
              <w:bottom w:w="0" w:type="dxa"/>
            </w:tcMar>
          </w:tcPr>
          <w:p w14:paraId="7EC4B2D7"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B0DDB9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nearlyLowestLowWater</w:t>
            </w:r>
            <w:proofErr w:type="spellEnd"/>
          </w:p>
        </w:tc>
        <w:tc>
          <w:tcPr>
            <w:tcW w:w="1216" w:type="pct"/>
            <w:tcMar>
              <w:top w:w="0" w:type="dxa"/>
              <w:bottom w:w="0" w:type="dxa"/>
            </w:tcMar>
          </w:tcPr>
          <w:p w14:paraId="3DAD0E16"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FB55670" w14:textId="21DC17A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11</w:t>
            </w:r>
          </w:p>
        </w:tc>
        <w:tc>
          <w:tcPr>
            <w:tcW w:w="2025" w:type="pct"/>
            <w:tcMar>
              <w:top w:w="0" w:type="dxa"/>
              <w:bottom w:w="0" w:type="dxa"/>
            </w:tcMar>
          </w:tcPr>
          <w:p w14:paraId="14D87331" w14:textId="3BC6A544" w:rsidR="004F6788" w:rsidRPr="005B4473" w:rsidRDefault="004F6788" w:rsidP="008708FB">
            <w:pPr>
              <w:suppressAutoHyphens/>
              <w:snapToGrid w:val="0"/>
              <w:spacing w:before="60" w:after="60" w:line="240" w:lineRule="auto"/>
              <w:rPr>
                <w:sz w:val="18"/>
                <w:szCs w:val="18"/>
              </w:rPr>
            </w:pPr>
          </w:p>
        </w:tc>
      </w:tr>
      <w:tr w:rsidR="004F6788" w:rsidRPr="005B4473" w14:paraId="11504248" w14:textId="77777777" w:rsidTr="005B4473">
        <w:trPr>
          <w:cantSplit/>
        </w:trPr>
        <w:tc>
          <w:tcPr>
            <w:tcW w:w="403" w:type="pct"/>
            <w:tcMar>
              <w:top w:w="0" w:type="dxa"/>
              <w:bottom w:w="0" w:type="dxa"/>
            </w:tcMar>
          </w:tcPr>
          <w:p w14:paraId="6239C6B5"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D88E7BE"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meanLowerLowWater</w:t>
            </w:r>
            <w:proofErr w:type="spellEnd"/>
          </w:p>
        </w:tc>
        <w:tc>
          <w:tcPr>
            <w:tcW w:w="1216" w:type="pct"/>
            <w:tcMar>
              <w:top w:w="0" w:type="dxa"/>
              <w:bottom w:w="0" w:type="dxa"/>
            </w:tcMar>
          </w:tcPr>
          <w:p w14:paraId="682F43A1"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0B482749" w14:textId="558C5DA3"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12</w:t>
            </w:r>
          </w:p>
        </w:tc>
        <w:tc>
          <w:tcPr>
            <w:tcW w:w="2025" w:type="pct"/>
            <w:tcMar>
              <w:top w:w="0" w:type="dxa"/>
              <w:bottom w:w="0" w:type="dxa"/>
            </w:tcMar>
          </w:tcPr>
          <w:p w14:paraId="1E8938AF" w14:textId="4EBF01B0" w:rsidR="004F6788" w:rsidRPr="005B4473" w:rsidRDefault="004F6788" w:rsidP="008708FB">
            <w:pPr>
              <w:suppressAutoHyphens/>
              <w:snapToGrid w:val="0"/>
              <w:spacing w:before="60" w:after="60" w:line="240" w:lineRule="auto"/>
              <w:rPr>
                <w:sz w:val="18"/>
                <w:szCs w:val="18"/>
              </w:rPr>
            </w:pPr>
            <w:r w:rsidRPr="005B4473">
              <w:rPr>
                <w:sz w:val="18"/>
                <w:szCs w:val="18"/>
              </w:rPr>
              <w:t>(MLLW)</w:t>
            </w:r>
          </w:p>
        </w:tc>
      </w:tr>
      <w:tr w:rsidR="004F6788" w:rsidRPr="005B4473" w14:paraId="29A08FF9" w14:textId="77777777" w:rsidTr="005B4473">
        <w:trPr>
          <w:cantSplit/>
        </w:trPr>
        <w:tc>
          <w:tcPr>
            <w:tcW w:w="403" w:type="pct"/>
            <w:tcMar>
              <w:top w:w="0" w:type="dxa"/>
              <w:bottom w:w="0" w:type="dxa"/>
            </w:tcMar>
          </w:tcPr>
          <w:p w14:paraId="4F0B7A2E"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65B0F21"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lowWater</w:t>
            </w:r>
            <w:proofErr w:type="spellEnd"/>
          </w:p>
        </w:tc>
        <w:tc>
          <w:tcPr>
            <w:tcW w:w="1216" w:type="pct"/>
            <w:tcMar>
              <w:top w:w="0" w:type="dxa"/>
              <w:bottom w:w="0" w:type="dxa"/>
            </w:tcMar>
          </w:tcPr>
          <w:p w14:paraId="6E602559"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12A3EC1" w14:textId="2E274497"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13</w:t>
            </w:r>
          </w:p>
        </w:tc>
        <w:tc>
          <w:tcPr>
            <w:tcW w:w="2025" w:type="pct"/>
            <w:tcMar>
              <w:top w:w="0" w:type="dxa"/>
              <w:bottom w:w="0" w:type="dxa"/>
            </w:tcMar>
          </w:tcPr>
          <w:p w14:paraId="068B509F" w14:textId="10B08A91" w:rsidR="004F6788" w:rsidRPr="005B4473" w:rsidRDefault="004F6788" w:rsidP="008708FB">
            <w:pPr>
              <w:suppressAutoHyphens/>
              <w:snapToGrid w:val="0"/>
              <w:spacing w:before="60" w:after="60" w:line="240" w:lineRule="auto"/>
              <w:rPr>
                <w:sz w:val="18"/>
                <w:szCs w:val="18"/>
              </w:rPr>
            </w:pPr>
            <w:r w:rsidRPr="005B4473">
              <w:rPr>
                <w:sz w:val="18"/>
                <w:szCs w:val="18"/>
              </w:rPr>
              <w:t>(LW)</w:t>
            </w:r>
          </w:p>
        </w:tc>
      </w:tr>
      <w:tr w:rsidR="004F6788" w:rsidRPr="005B4473" w14:paraId="455AC2BD" w14:textId="77777777" w:rsidTr="005B4473">
        <w:trPr>
          <w:cantSplit/>
        </w:trPr>
        <w:tc>
          <w:tcPr>
            <w:tcW w:w="403" w:type="pct"/>
            <w:tcMar>
              <w:top w:w="0" w:type="dxa"/>
              <w:bottom w:w="0" w:type="dxa"/>
            </w:tcMar>
          </w:tcPr>
          <w:p w14:paraId="0FBFFD61"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368356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approximateMeanLowWater</w:t>
            </w:r>
            <w:proofErr w:type="spellEnd"/>
          </w:p>
        </w:tc>
        <w:tc>
          <w:tcPr>
            <w:tcW w:w="1216" w:type="pct"/>
            <w:tcMar>
              <w:top w:w="0" w:type="dxa"/>
              <w:bottom w:w="0" w:type="dxa"/>
            </w:tcMar>
          </w:tcPr>
          <w:p w14:paraId="5FD4741F"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744F00E" w14:textId="2C4FAC77"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14</w:t>
            </w:r>
          </w:p>
        </w:tc>
        <w:tc>
          <w:tcPr>
            <w:tcW w:w="2025" w:type="pct"/>
            <w:tcMar>
              <w:top w:w="0" w:type="dxa"/>
              <w:bottom w:w="0" w:type="dxa"/>
            </w:tcMar>
          </w:tcPr>
          <w:p w14:paraId="43378E4C" w14:textId="5FC0970B" w:rsidR="004F6788" w:rsidRPr="005B4473" w:rsidRDefault="004F6788" w:rsidP="008708FB">
            <w:pPr>
              <w:suppressAutoHyphens/>
              <w:snapToGrid w:val="0"/>
              <w:spacing w:before="60" w:after="60" w:line="240" w:lineRule="auto"/>
              <w:rPr>
                <w:sz w:val="18"/>
                <w:szCs w:val="18"/>
              </w:rPr>
            </w:pPr>
          </w:p>
        </w:tc>
      </w:tr>
      <w:tr w:rsidR="004F6788" w:rsidRPr="005B4473" w14:paraId="537F40DB" w14:textId="77777777" w:rsidTr="005B4473">
        <w:trPr>
          <w:cantSplit/>
        </w:trPr>
        <w:tc>
          <w:tcPr>
            <w:tcW w:w="403" w:type="pct"/>
            <w:tcMar>
              <w:top w:w="0" w:type="dxa"/>
              <w:bottom w:w="0" w:type="dxa"/>
            </w:tcMar>
          </w:tcPr>
          <w:p w14:paraId="45EDB14A"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4AB73B8C"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approximateMeanLowerLowWater</w:t>
            </w:r>
            <w:proofErr w:type="spellEnd"/>
          </w:p>
        </w:tc>
        <w:tc>
          <w:tcPr>
            <w:tcW w:w="1216" w:type="pct"/>
            <w:tcMar>
              <w:top w:w="0" w:type="dxa"/>
              <w:bottom w:w="0" w:type="dxa"/>
            </w:tcMar>
          </w:tcPr>
          <w:p w14:paraId="727457A0"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0333A041" w14:textId="717A3D13"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15</w:t>
            </w:r>
          </w:p>
        </w:tc>
        <w:tc>
          <w:tcPr>
            <w:tcW w:w="2025" w:type="pct"/>
            <w:tcMar>
              <w:top w:w="0" w:type="dxa"/>
              <w:bottom w:w="0" w:type="dxa"/>
            </w:tcMar>
          </w:tcPr>
          <w:p w14:paraId="052ABC1C" w14:textId="7A6F6DF0" w:rsidR="004F6788" w:rsidRPr="005B4473" w:rsidRDefault="004F6788" w:rsidP="008708FB">
            <w:pPr>
              <w:suppressAutoHyphens/>
              <w:snapToGrid w:val="0"/>
              <w:spacing w:before="60" w:after="60" w:line="240" w:lineRule="auto"/>
              <w:rPr>
                <w:sz w:val="18"/>
                <w:szCs w:val="18"/>
              </w:rPr>
            </w:pPr>
          </w:p>
        </w:tc>
      </w:tr>
      <w:tr w:rsidR="004F6788" w:rsidRPr="005B4473" w14:paraId="621F9969" w14:textId="77777777" w:rsidTr="005B4473">
        <w:trPr>
          <w:cantSplit/>
        </w:trPr>
        <w:tc>
          <w:tcPr>
            <w:tcW w:w="403" w:type="pct"/>
            <w:tcMar>
              <w:top w:w="0" w:type="dxa"/>
              <w:bottom w:w="0" w:type="dxa"/>
            </w:tcMar>
          </w:tcPr>
          <w:p w14:paraId="53E804B9"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70A0E05"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meanHighWater</w:t>
            </w:r>
            <w:proofErr w:type="spellEnd"/>
          </w:p>
        </w:tc>
        <w:tc>
          <w:tcPr>
            <w:tcW w:w="1216" w:type="pct"/>
            <w:tcMar>
              <w:top w:w="0" w:type="dxa"/>
              <w:bottom w:w="0" w:type="dxa"/>
            </w:tcMar>
          </w:tcPr>
          <w:p w14:paraId="27C87D01"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4835AA90" w14:textId="22037A7A"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16</w:t>
            </w:r>
          </w:p>
        </w:tc>
        <w:tc>
          <w:tcPr>
            <w:tcW w:w="2025" w:type="pct"/>
            <w:tcMar>
              <w:top w:w="0" w:type="dxa"/>
              <w:bottom w:w="0" w:type="dxa"/>
            </w:tcMar>
          </w:tcPr>
          <w:p w14:paraId="584820CF" w14:textId="1FD99470" w:rsidR="004F6788" w:rsidRPr="005B4473" w:rsidRDefault="004F6788" w:rsidP="008708FB">
            <w:pPr>
              <w:suppressAutoHyphens/>
              <w:snapToGrid w:val="0"/>
              <w:spacing w:before="60" w:after="60" w:line="240" w:lineRule="auto"/>
              <w:rPr>
                <w:sz w:val="18"/>
                <w:szCs w:val="18"/>
              </w:rPr>
            </w:pPr>
            <w:r w:rsidRPr="005B4473">
              <w:rPr>
                <w:sz w:val="18"/>
                <w:szCs w:val="18"/>
              </w:rPr>
              <w:t>(MHW)</w:t>
            </w:r>
          </w:p>
        </w:tc>
      </w:tr>
      <w:tr w:rsidR="004F6788" w:rsidRPr="005B4473" w14:paraId="79E84B86" w14:textId="77777777" w:rsidTr="005B4473">
        <w:trPr>
          <w:cantSplit/>
        </w:trPr>
        <w:tc>
          <w:tcPr>
            <w:tcW w:w="403" w:type="pct"/>
            <w:tcMar>
              <w:top w:w="0" w:type="dxa"/>
              <w:bottom w:w="0" w:type="dxa"/>
            </w:tcMar>
          </w:tcPr>
          <w:p w14:paraId="714D46C7"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CA1473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meanHighWaterSprings</w:t>
            </w:r>
            <w:proofErr w:type="spellEnd"/>
          </w:p>
        </w:tc>
        <w:tc>
          <w:tcPr>
            <w:tcW w:w="1216" w:type="pct"/>
            <w:tcMar>
              <w:top w:w="0" w:type="dxa"/>
              <w:bottom w:w="0" w:type="dxa"/>
            </w:tcMar>
          </w:tcPr>
          <w:p w14:paraId="1236CE3F"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ACF0B5B" w14:textId="5B7E1124"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17</w:t>
            </w:r>
          </w:p>
        </w:tc>
        <w:tc>
          <w:tcPr>
            <w:tcW w:w="2025" w:type="pct"/>
            <w:tcMar>
              <w:top w:w="0" w:type="dxa"/>
              <w:bottom w:w="0" w:type="dxa"/>
            </w:tcMar>
          </w:tcPr>
          <w:p w14:paraId="102516CC" w14:textId="79205717" w:rsidR="004F6788" w:rsidRPr="005B4473" w:rsidRDefault="004F6788" w:rsidP="008708FB">
            <w:pPr>
              <w:suppressAutoHyphens/>
              <w:snapToGrid w:val="0"/>
              <w:spacing w:before="60" w:after="60" w:line="240" w:lineRule="auto"/>
              <w:rPr>
                <w:sz w:val="18"/>
                <w:szCs w:val="18"/>
              </w:rPr>
            </w:pPr>
            <w:r w:rsidRPr="005B4473">
              <w:rPr>
                <w:sz w:val="18"/>
                <w:szCs w:val="18"/>
              </w:rPr>
              <w:t>(MHWS)</w:t>
            </w:r>
          </w:p>
        </w:tc>
      </w:tr>
      <w:tr w:rsidR="004F6788" w:rsidRPr="005B4473" w14:paraId="6C569C8F" w14:textId="77777777" w:rsidTr="005B4473">
        <w:trPr>
          <w:cantSplit/>
        </w:trPr>
        <w:tc>
          <w:tcPr>
            <w:tcW w:w="403" w:type="pct"/>
            <w:tcMar>
              <w:top w:w="0" w:type="dxa"/>
              <w:bottom w:w="0" w:type="dxa"/>
            </w:tcMar>
          </w:tcPr>
          <w:p w14:paraId="5FA65574"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B29341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highWater</w:t>
            </w:r>
            <w:proofErr w:type="spellEnd"/>
          </w:p>
        </w:tc>
        <w:tc>
          <w:tcPr>
            <w:tcW w:w="1216" w:type="pct"/>
            <w:tcMar>
              <w:top w:w="0" w:type="dxa"/>
              <w:bottom w:w="0" w:type="dxa"/>
            </w:tcMar>
          </w:tcPr>
          <w:p w14:paraId="46BEF306"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EA5BB13" w14:textId="3F6452D5"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18</w:t>
            </w:r>
          </w:p>
        </w:tc>
        <w:tc>
          <w:tcPr>
            <w:tcW w:w="2025" w:type="pct"/>
            <w:tcMar>
              <w:top w:w="0" w:type="dxa"/>
              <w:bottom w:w="0" w:type="dxa"/>
            </w:tcMar>
          </w:tcPr>
          <w:p w14:paraId="65F11244" w14:textId="68B9F55B" w:rsidR="004F6788" w:rsidRPr="005B4473" w:rsidRDefault="004F6788" w:rsidP="008708FB">
            <w:pPr>
              <w:suppressAutoHyphens/>
              <w:snapToGrid w:val="0"/>
              <w:spacing w:before="60" w:after="60" w:line="240" w:lineRule="auto"/>
              <w:rPr>
                <w:sz w:val="18"/>
                <w:szCs w:val="18"/>
              </w:rPr>
            </w:pPr>
            <w:r w:rsidRPr="005B4473">
              <w:rPr>
                <w:sz w:val="18"/>
                <w:szCs w:val="18"/>
              </w:rPr>
              <w:t>(HW)</w:t>
            </w:r>
          </w:p>
        </w:tc>
      </w:tr>
      <w:tr w:rsidR="004F6788" w:rsidRPr="005B4473" w14:paraId="139E1540" w14:textId="77777777" w:rsidTr="005B4473">
        <w:trPr>
          <w:cantSplit/>
        </w:trPr>
        <w:tc>
          <w:tcPr>
            <w:tcW w:w="403" w:type="pct"/>
            <w:tcMar>
              <w:top w:w="0" w:type="dxa"/>
              <w:bottom w:w="0" w:type="dxa"/>
            </w:tcMar>
          </w:tcPr>
          <w:p w14:paraId="51C0FC54"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739D0F62"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approximateMeanSeaLevel</w:t>
            </w:r>
            <w:proofErr w:type="spellEnd"/>
          </w:p>
        </w:tc>
        <w:tc>
          <w:tcPr>
            <w:tcW w:w="1216" w:type="pct"/>
            <w:tcMar>
              <w:top w:w="0" w:type="dxa"/>
              <w:bottom w:w="0" w:type="dxa"/>
            </w:tcMar>
          </w:tcPr>
          <w:p w14:paraId="6B641FE1"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0BD72A2" w14:textId="26075072"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19</w:t>
            </w:r>
          </w:p>
        </w:tc>
        <w:tc>
          <w:tcPr>
            <w:tcW w:w="2025" w:type="pct"/>
            <w:tcMar>
              <w:top w:w="0" w:type="dxa"/>
              <w:bottom w:w="0" w:type="dxa"/>
            </w:tcMar>
          </w:tcPr>
          <w:p w14:paraId="017F81AA" w14:textId="41068265" w:rsidR="004F6788" w:rsidRPr="005B4473" w:rsidRDefault="004F6788" w:rsidP="008708FB">
            <w:pPr>
              <w:suppressAutoHyphens/>
              <w:snapToGrid w:val="0"/>
              <w:spacing w:before="60" w:after="60" w:line="240" w:lineRule="auto"/>
              <w:rPr>
                <w:sz w:val="18"/>
                <w:szCs w:val="18"/>
              </w:rPr>
            </w:pPr>
          </w:p>
        </w:tc>
      </w:tr>
      <w:tr w:rsidR="004F6788" w:rsidRPr="005B4473" w14:paraId="413DBD38" w14:textId="77777777" w:rsidTr="005B4473">
        <w:trPr>
          <w:cantSplit/>
        </w:trPr>
        <w:tc>
          <w:tcPr>
            <w:tcW w:w="403" w:type="pct"/>
            <w:tcMar>
              <w:top w:w="0" w:type="dxa"/>
              <w:bottom w:w="0" w:type="dxa"/>
            </w:tcMar>
          </w:tcPr>
          <w:p w14:paraId="32A1FE76"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BABBB6A"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highWaterSprings</w:t>
            </w:r>
            <w:proofErr w:type="spellEnd"/>
          </w:p>
        </w:tc>
        <w:tc>
          <w:tcPr>
            <w:tcW w:w="1216" w:type="pct"/>
            <w:tcMar>
              <w:top w:w="0" w:type="dxa"/>
              <w:bottom w:w="0" w:type="dxa"/>
            </w:tcMar>
          </w:tcPr>
          <w:p w14:paraId="564198BA"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84CD0FF" w14:textId="55D14E3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20</w:t>
            </w:r>
          </w:p>
        </w:tc>
        <w:tc>
          <w:tcPr>
            <w:tcW w:w="2025" w:type="pct"/>
            <w:tcMar>
              <w:top w:w="0" w:type="dxa"/>
              <w:bottom w:w="0" w:type="dxa"/>
            </w:tcMar>
          </w:tcPr>
          <w:p w14:paraId="4618D204" w14:textId="31C52A78" w:rsidR="004F6788" w:rsidRPr="005B4473" w:rsidRDefault="004F6788" w:rsidP="008708FB">
            <w:pPr>
              <w:suppressAutoHyphens/>
              <w:snapToGrid w:val="0"/>
              <w:spacing w:before="60" w:after="60" w:line="240" w:lineRule="auto"/>
              <w:rPr>
                <w:sz w:val="18"/>
                <w:szCs w:val="18"/>
              </w:rPr>
            </w:pPr>
          </w:p>
        </w:tc>
      </w:tr>
      <w:tr w:rsidR="004F6788" w:rsidRPr="005B4473" w14:paraId="1EDB2CA3" w14:textId="77777777" w:rsidTr="005B4473">
        <w:trPr>
          <w:cantSplit/>
        </w:trPr>
        <w:tc>
          <w:tcPr>
            <w:tcW w:w="403" w:type="pct"/>
            <w:tcMar>
              <w:top w:w="0" w:type="dxa"/>
              <w:bottom w:w="0" w:type="dxa"/>
            </w:tcMar>
          </w:tcPr>
          <w:p w14:paraId="7890D80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67BD21DE"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meanHigherHighWater</w:t>
            </w:r>
            <w:proofErr w:type="spellEnd"/>
          </w:p>
        </w:tc>
        <w:tc>
          <w:tcPr>
            <w:tcW w:w="1216" w:type="pct"/>
            <w:tcMar>
              <w:top w:w="0" w:type="dxa"/>
              <w:bottom w:w="0" w:type="dxa"/>
            </w:tcMar>
          </w:tcPr>
          <w:p w14:paraId="5DC935DC"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5CC74F8" w14:textId="34055F8A"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21</w:t>
            </w:r>
          </w:p>
        </w:tc>
        <w:tc>
          <w:tcPr>
            <w:tcW w:w="2025" w:type="pct"/>
            <w:tcMar>
              <w:top w:w="0" w:type="dxa"/>
              <w:bottom w:w="0" w:type="dxa"/>
            </w:tcMar>
          </w:tcPr>
          <w:p w14:paraId="5589B46A" w14:textId="73FB05E6" w:rsidR="004F6788" w:rsidRPr="005B4473" w:rsidRDefault="004F6788" w:rsidP="008708FB">
            <w:pPr>
              <w:suppressAutoHyphens/>
              <w:snapToGrid w:val="0"/>
              <w:spacing w:before="60" w:after="60" w:line="240" w:lineRule="auto"/>
              <w:rPr>
                <w:sz w:val="18"/>
                <w:szCs w:val="18"/>
              </w:rPr>
            </w:pPr>
            <w:r w:rsidRPr="005B4473">
              <w:rPr>
                <w:sz w:val="18"/>
                <w:szCs w:val="18"/>
              </w:rPr>
              <w:t>(MHHW)</w:t>
            </w:r>
          </w:p>
        </w:tc>
      </w:tr>
      <w:tr w:rsidR="004F6788" w:rsidRPr="005B4473" w14:paraId="04701319" w14:textId="77777777" w:rsidTr="005B4473">
        <w:trPr>
          <w:cantSplit/>
        </w:trPr>
        <w:tc>
          <w:tcPr>
            <w:tcW w:w="403" w:type="pct"/>
            <w:tcMar>
              <w:top w:w="0" w:type="dxa"/>
              <w:bottom w:w="0" w:type="dxa"/>
            </w:tcMar>
          </w:tcPr>
          <w:p w14:paraId="594C32C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B457DD2"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equinoctialSpringLowWater</w:t>
            </w:r>
            <w:proofErr w:type="spellEnd"/>
          </w:p>
        </w:tc>
        <w:tc>
          <w:tcPr>
            <w:tcW w:w="1216" w:type="pct"/>
            <w:tcMar>
              <w:top w:w="0" w:type="dxa"/>
              <w:bottom w:w="0" w:type="dxa"/>
            </w:tcMar>
          </w:tcPr>
          <w:p w14:paraId="13F8C698"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7E10D185" w14:textId="1C77D5AA"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22</w:t>
            </w:r>
          </w:p>
        </w:tc>
        <w:tc>
          <w:tcPr>
            <w:tcW w:w="2025" w:type="pct"/>
            <w:tcMar>
              <w:top w:w="0" w:type="dxa"/>
              <w:bottom w:w="0" w:type="dxa"/>
            </w:tcMar>
          </w:tcPr>
          <w:p w14:paraId="4D099A44" w14:textId="001E2D43" w:rsidR="004F6788" w:rsidRPr="005B4473" w:rsidRDefault="004F6788" w:rsidP="008708FB">
            <w:pPr>
              <w:suppressAutoHyphens/>
              <w:snapToGrid w:val="0"/>
              <w:spacing w:before="60" w:after="60" w:line="240" w:lineRule="auto"/>
              <w:rPr>
                <w:sz w:val="18"/>
                <w:szCs w:val="18"/>
              </w:rPr>
            </w:pPr>
          </w:p>
        </w:tc>
      </w:tr>
      <w:tr w:rsidR="004F6788" w:rsidRPr="005B4473" w14:paraId="0FFFFB89" w14:textId="77777777" w:rsidTr="005B4473">
        <w:trPr>
          <w:cantSplit/>
        </w:trPr>
        <w:tc>
          <w:tcPr>
            <w:tcW w:w="403" w:type="pct"/>
            <w:tcMar>
              <w:top w:w="0" w:type="dxa"/>
              <w:bottom w:w="0" w:type="dxa"/>
            </w:tcMar>
          </w:tcPr>
          <w:p w14:paraId="5A996B3D"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4AB3F61A"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lowestAstronomicalTide</w:t>
            </w:r>
            <w:proofErr w:type="spellEnd"/>
          </w:p>
        </w:tc>
        <w:tc>
          <w:tcPr>
            <w:tcW w:w="1216" w:type="pct"/>
            <w:tcMar>
              <w:top w:w="0" w:type="dxa"/>
              <w:bottom w:w="0" w:type="dxa"/>
            </w:tcMar>
          </w:tcPr>
          <w:p w14:paraId="74F50F58"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B00F0B1" w14:textId="60B9FCCD"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23</w:t>
            </w:r>
          </w:p>
        </w:tc>
        <w:tc>
          <w:tcPr>
            <w:tcW w:w="2025" w:type="pct"/>
            <w:tcMar>
              <w:top w:w="0" w:type="dxa"/>
              <w:bottom w:w="0" w:type="dxa"/>
            </w:tcMar>
          </w:tcPr>
          <w:p w14:paraId="47909063" w14:textId="20BB1B9D" w:rsidR="004F6788" w:rsidRPr="005B4473" w:rsidRDefault="004F6788" w:rsidP="008708FB">
            <w:pPr>
              <w:suppressAutoHyphens/>
              <w:snapToGrid w:val="0"/>
              <w:spacing w:before="60" w:after="60" w:line="240" w:lineRule="auto"/>
              <w:rPr>
                <w:sz w:val="18"/>
                <w:szCs w:val="18"/>
              </w:rPr>
            </w:pPr>
            <w:r w:rsidRPr="005B4473">
              <w:rPr>
                <w:sz w:val="18"/>
                <w:szCs w:val="18"/>
              </w:rPr>
              <w:t>(LAT)</w:t>
            </w:r>
          </w:p>
        </w:tc>
      </w:tr>
      <w:tr w:rsidR="002455BA" w:rsidRPr="005B4473" w14:paraId="58633AB0" w14:textId="77777777" w:rsidTr="005B4473">
        <w:trPr>
          <w:cantSplit/>
        </w:trPr>
        <w:tc>
          <w:tcPr>
            <w:tcW w:w="403" w:type="pct"/>
            <w:tcMar>
              <w:top w:w="0" w:type="dxa"/>
              <w:bottom w:w="0" w:type="dxa"/>
            </w:tcMar>
          </w:tcPr>
          <w:p w14:paraId="6A617AE1"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8B3E7D9"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localDatum</w:t>
            </w:r>
            <w:proofErr w:type="spellEnd"/>
          </w:p>
        </w:tc>
        <w:tc>
          <w:tcPr>
            <w:tcW w:w="1216" w:type="pct"/>
            <w:tcMar>
              <w:top w:w="0" w:type="dxa"/>
              <w:bottom w:w="0" w:type="dxa"/>
            </w:tcMar>
          </w:tcPr>
          <w:p w14:paraId="68D24F10"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05F625E" w14:textId="3B37E05C"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24</w:t>
            </w:r>
          </w:p>
        </w:tc>
        <w:tc>
          <w:tcPr>
            <w:tcW w:w="2025" w:type="pct"/>
            <w:tcMar>
              <w:top w:w="0" w:type="dxa"/>
              <w:bottom w:w="0" w:type="dxa"/>
            </w:tcMar>
          </w:tcPr>
          <w:p w14:paraId="62119A8F" w14:textId="451F1952" w:rsidR="004F6788" w:rsidRPr="005B4473" w:rsidRDefault="004F6788" w:rsidP="008708FB">
            <w:pPr>
              <w:suppressAutoHyphens/>
              <w:snapToGrid w:val="0"/>
              <w:spacing w:before="60" w:after="60" w:line="240" w:lineRule="auto"/>
              <w:rPr>
                <w:sz w:val="18"/>
                <w:szCs w:val="18"/>
              </w:rPr>
            </w:pPr>
          </w:p>
        </w:tc>
      </w:tr>
      <w:tr w:rsidR="004F6788" w:rsidRPr="005B4473" w14:paraId="03463394" w14:textId="77777777" w:rsidTr="005B4473">
        <w:trPr>
          <w:cantSplit/>
        </w:trPr>
        <w:tc>
          <w:tcPr>
            <w:tcW w:w="403" w:type="pct"/>
            <w:tcMar>
              <w:top w:w="0" w:type="dxa"/>
              <w:bottom w:w="0" w:type="dxa"/>
            </w:tcMar>
          </w:tcPr>
          <w:p w14:paraId="71CF4A80"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86A052A"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r w:rsidRPr="005B4473">
              <w:rPr>
                <w:rFonts w:cs="Arial"/>
                <w:sz w:val="18"/>
                <w:szCs w:val="18"/>
                <w:lang w:val="en-US" w:eastAsia="en-US"/>
              </w:rPr>
              <w:t>internationalGreatLakesDatum1985</w:t>
            </w:r>
          </w:p>
        </w:tc>
        <w:tc>
          <w:tcPr>
            <w:tcW w:w="1216" w:type="pct"/>
            <w:tcMar>
              <w:top w:w="0" w:type="dxa"/>
              <w:bottom w:w="0" w:type="dxa"/>
            </w:tcMar>
          </w:tcPr>
          <w:p w14:paraId="5654EF0D"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AA1BED5" w14:textId="443B354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25</w:t>
            </w:r>
          </w:p>
        </w:tc>
        <w:tc>
          <w:tcPr>
            <w:tcW w:w="2025" w:type="pct"/>
            <w:tcMar>
              <w:top w:w="0" w:type="dxa"/>
              <w:bottom w:w="0" w:type="dxa"/>
            </w:tcMar>
          </w:tcPr>
          <w:p w14:paraId="32AF1F08" w14:textId="551B4B5C" w:rsidR="004F6788" w:rsidRPr="005B4473" w:rsidRDefault="004F6788" w:rsidP="008708FB">
            <w:pPr>
              <w:suppressAutoHyphens/>
              <w:snapToGrid w:val="0"/>
              <w:spacing w:before="60" w:after="60" w:line="240" w:lineRule="auto"/>
              <w:rPr>
                <w:sz w:val="18"/>
                <w:szCs w:val="18"/>
              </w:rPr>
            </w:pPr>
          </w:p>
        </w:tc>
      </w:tr>
      <w:tr w:rsidR="004F6788" w:rsidRPr="005B4473" w14:paraId="7BACF444" w14:textId="77777777" w:rsidTr="005B4473">
        <w:trPr>
          <w:cantSplit/>
        </w:trPr>
        <w:tc>
          <w:tcPr>
            <w:tcW w:w="403" w:type="pct"/>
            <w:tcMar>
              <w:top w:w="0" w:type="dxa"/>
              <w:bottom w:w="0" w:type="dxa"/>
            </w:tcMar>
          </w:tcPr>
          <w:p w14:paraId="373554B0"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13FEA5F4"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meanWaterLevel</w:t>
            </w:r>
            <w:proofErr w:type="spellEnd"/>
          </w:p>
        </w:tc>
        <w:tc>
          <w:tcPr>
            <w:tcW w:w="1216" w:type="pct"/>
            <w:tcMar>
              <w:top w:w="0" w:type="dxa"/>
              <w:bottom w:w="0" w:type="dxa"/>
            </w:tcMar>
          </w:tcPr>
          <w:p w14:paraId="2B314D18"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DD63A56" w14:textId="095EFC9E"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26</w:t>
            </w:r>
          </w:p>
        </w:tc>
        <w:tc>
          <w:tcPr>
            <w:tcW w:w="2025" w:type="pct"/>
            <w:tcMar>
              <w:top w:w="0" w:type="dxa"/>
              <w:bottom w:w="0" w:type="dxa"/>
            </w:tcMar>
          </w:tcPr>
          <w:p w14:paraId="6EC0F612" w14:textId="1326E9D5" w:rsidR="004F6788" w:rsidRPr="005B4473" w:rsidRDefault="004F6788" w:rsidP="008708FB">
            <w:pPr>
              <w:suppressAutoHyphens/>
              <w:snapToGrid w:val="0"/>
              <w:spacing w:before="60" w:after="60" w:line="240" w:lineRule="auto"/>
              <w:rPr>
                <w:sz w:val="18"/>
                <w:szCs w:val="18"/>
              </w:rPr>
            </w:pPr>
          </w:p>
        </w:tc>
      </w:tr>
      <w:tr w:rsidR="004F6788" w:rsidRPr="005B4473" w14:paraId="0C838347" w14:textId="77777777" w:rsidTr="005B4473">
        <w:trPr>
          <w:cantSplit/>
        </w:trPr>
        <w:tc>
          <w:tcPr>
            <w:tcW w:w="403" w:type="pct"/>
            <w:tcMar>
              <w:top w:w="0" w:type="dxa"/>
              <w:bottom w:w="0" w:type="dxa"/>
            </w:tcMar>
          </w:tcPr>
          <w:p w14:paraId="3523CBEA"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952A98C"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lowerLowWaterLargeTide</w:t>
            </w:r>
            <w:proofErr w:type="spellEnd"/>
          </w:p>
        </w:tc>
        <w:tc>
          <w:tcPr>
            <w:tcW w:w="1216" w:type="pct"/>
            <w:tcMar>
              <w:top w:w="0" w:type="dxa"/>
              <w:bottom w:w="0" w:type="dxa"/>
            </w:tcMar>
          </w:tcPr>
          <w:p w14:paraId="333F3C06"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EFF0703" w14:textId="5D1CE0DB"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27</w:t>
            </w:r>
          </w:p>
        </w:tc>
        <w:tc>
          <w:tcPr>
            <w:tcW w:w="2025" w:type="pct"/>
            <w:tcMar>
              <w:top w:w="0" w:type="dxa"/>
              <w:bottom w:w="0" w:type="dxa"/>
            </w:tcMar>
          </w:tcPr>
          <w:p w14:paraId="1443EA63" w14:textId="56E548F3" w:rsidR="004F6788" w:rsidRPr="005B4473" w:rsidRDefault="004F6788" w:rsidP="008708FB">
            <w:pPr>
              <w:suppressAutoHyphens/>
              <w:snapToGrid w:val="0"/>
              <w:spacing w:before="60" w:after="60" w:line="240" w:lineRule="auto"/>
              <w:rPr>
                <w:sz w:val="18"/>
                <w:szCs w:val="18"/>
              </w:rPr>
            </w:pPr>
          </w:p>
        </w:tc>
      </w:tr>
      <w:tr w:rsidR="004F6788" w:rsidRPr="005B4473" w14:paraId="5495DC0E" w14:textId="77777777" w:rsidTr="005B4473">
        <w:trPr>
          <w:cantSplit/>
        </w:trPr>
        <w:tc>
          <w:tcPr>
            <w:tcW w:w="403" w:type="pct"/>
            <w:tcMar>
              <w:top w:w="0" w:type="dxa"/>
              <w:bottom w:w="0" w:type="dxa"/>
            </w:tcMar>
          </w:tcPr>
          <w:p w14:paraId="2C4FEDD2"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11635F84"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higherHighWaterLargeTide</w:t>
            </w:r>
            <w:proofErr w:type="spellEnd"/>
          </w:p>
        </w:tc>
        <w:tc>
          <w:tcPr>
            <w:tcW w:w="1216" w:type="pct"/>
            <w:tcMar>
              <w:top w:w="0" w:type="dxa"/>
              <w:bottom w:w="0" w:type="dxa"/>
            </w:tcMar>
          </w:tcPr>
          <w:p w14:paraId="2C5416B5"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4EC321FF" w14:textId="51F57923"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28</w:t>
            </w:r>
          </w:p>
        </w:tc>
        <w:tc>
          <w:tcPr>
            <w:tcW w:w="2025" w:type="pct"/>
            <w:tcMar>
              <w:top w:w="0" w:type="dxa"/>
              <w:bottom w:w="0" w:type="dxa"/>
            </w:tcMar>
          </w:tcPr>
          <w:p w14:paraId="5BD6A572" w14:textId="352C7170" w:rsidR="004F6788" w:rsidRPr="005B4473" w:rsidRDefault="004F6788" w:rsidP="008708FB">
            <w:pPr>
              <w:suppressAutoHyphens/>
              <w:snapToGrid w:val="0"/>
              <w:spacing w:before="60" w:after="60" w:line="240" w:lineRule="auto"/>
              <w:rPr>
                <w:sz w:val="18"/>
                <w:szCs w:val="18"/>
              </w:rPr>
            </w:pPr>
          </w:p>
        </w:tc>
      </w:tr>
      <w:tr w:rsidR="004F6788" w:rsidRPr="005B4473" w14:paraId="2881CE0C" w14:textId="77777777" w:rsidTr="005B4473">
        <w:trPr>
          <w:cantSplit/>
        </w:trPr>
        <w:tc>
          <w:tcPr>
            <w:tcW w:w="403" w:type="pct"/>
            <w:tcMar>
              <w:top w:w="0" w:type="dxa"/>
              <w:bottom w:w="0" w:type="dxa"/>
            </w:tcMar>
          </w:tcPr>
          <w:p w14:paraId="1427F688"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C297308"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nearlyHighestHighWater</w:t>
            </w:r>
            <w:proofErr w:type="spellEnd"/>
          </w:p>
        </w:tc>
        <w:tc>
          <w:tcPr>
            <w:tcW w:w="1216" w:type="pct"/>
            <w:tcMar>
              <w:top w:w="0" w:type="dxa"/>
              <w:bottom w:w="0" w:type="dxa"/>
            </w:tcMar>
          </w:tcPr>
          <w:p w14:paraId="3D2ED984"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6AF1238" w14:textId="7ADD17B0"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29</w:t>
            </w:r>
          </w:p>
        </w:tc>
        <w:tc>
          <w:tcPr>
            <w:tcW w:w="2025" w:type="pct"/>
            <w:tcMar>
              <w:top w:w="0" w:type="dxa"/>
              <w:bottom w:w="0" w:type="dxa"/>
            </w:tcMar>
          </w:tcPr>
          <w:p w14:paraId="15E5B5F2" w14:textId="0508A364" w:rsidR="004F6788" w:rsidRPr="005B4473" w:rsidRDefault="004F6788" w:rsidP="008708FB">
            <w:pPr>
              <w:suppressAutoHyphens/>
              <w:snapToGrid w:val="0"/>
              <w:spacing w:before="60" w:after="60" w:line="240" w:lineRule="auto"/>
              <w:rPr>
                <w:sz w:val="18"/>
                <w:szCs w:val="18"/>
              </w:rPr>
            </w:pPr>
          </w:p>
        </w:tc>
      </w:tr>
      <w:tr w:rsidR="004F6788" w:rsidRPr="005B4473" w14:paraId="2A79B097" w14:textId="77777777" w:rsidTr="005B4473">
        <w:trPr>
          <w:cantSplit/>
        </w:trPr>
        <w:tc>
          <w:tcPr>
            <w:tcW w:w="403" w:type="pct"/>
            <w:tcMar>
              <w:top w:w="0" w:type="dxa"/>
              <w:bottom w:w="0" w:type="dxa"/>
            </w:tcMar>
          </w:tcPr>
          <w:p w14:paraId="16CA60A1"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6CE9B1CA"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highestAstronomicalTide</w:t>
            </w:r>
            <w:proofErr w:type="spellEnd"/>
            <w:r w:rsidRPr="005B4473">
              <w:rPr>
                <w:rFonts w:cs="Arial"/>
                <w:sz w:val="18"/>
                <w:szCs w:val="18"/>
                <w:lang w:val="en-US" w:eastAsia="en-US"/>
              </w:rPr>
              <w:t xml:space="preserve"> </w:t>
            </w:r>
          </w:p>
        </w:tc>
        <w:tc>
          <w:tcPr>
            <w:tcW w:w="1216" w:type="pct"/>
            <w:tcMar>
              <w:top w:w="0" w:type="dxa"/>
              <w:bottom w:w="0" w:type="dxa"/>
            </w:tcMar>
          </w:tcPr>
          <w:p w14:paraId="5C568027"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2F8B034" w14:textId="0EE2A7F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30</w:t>
            </w:r>
          </w:p>
        </w:tc>
        <w:tc>
          <w:tcPr>
            <w:tcW w:w="2025" w:type="pct"/>
            <w:tcMar>
              <w:top w:w="0" w:type="dxa"/>
              <w:bottom w:w="0" w:type="dxa"/>
            </w:tcMar>
          </w:tcPr>
          <w:p w14:paraId="62F6A08A" w14:textId="77777777" w:rsidR="004F6788" w:rsidRPr="005B4473" w:rsidRDefault="004F6788" w:rsidP="008708FB">
            <w:pPr>
              <w:suppressAutoHyphens/>
              <w:snapToGrid w:val="0"/>
              <w:spacing w:before="60" w:after="60" w:line="240" w:lineRule="auto"/>
              <w:rPr>
                <w:sz w:val="18"/>
                <w:szCs w:val="18"/>
              </w:rPr>
            </w:pPr>
            <w:r w:rsidRPr="005B4473">
              <w:rPr>
                <w:sz w:val="18"/>
                <w:szCs w:val="18"/>
              </w:rPr>
              <w:t>(HAT)</w:t>
            </w:r>
          </w:p>
        </w:tc>
      </w:tr>
      <w:tr w:rsidR="00B804F6" w:rsidRPr="005B4473" w14:paraId="6D24EF51" w14:textId="77777777" w:rsidTr="005B4473">
        <w:trPr>
          <w:cantSplit/>
        </w:trPr>
        <w:tc>
          <w:tcPr>
            <w:tcW w:w="403" w:type="pct"/>
            <w:tcMar>
              <w:top w:w="0" w:type="dxa"/>
              <w:bottom w:w="0" w:type="dxa"/>
            </w:tcMar>
          </w:tcPr>
          <w:p w14:paraId="6D3E087C" w14:textId="736ACF4F" w:rsidR="00B804F6" w:rsidRPr="005B4473" w:rsidRDefault="00B804F6"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7FD864E5" w14:textId="05408C51" w:rsidR="00B804F6" w:rsidRPr="005B4473" w:rsidRDefault="00B804F6" w:rsidP="008708FB">
            <w:pPr>
              <w:autoSpaceDE w:val="0"/>
              <w:autoSpaceDN w:val="0"/>
              <w:adjustRightInd w:val="0"/>
              <w:spacing w:before="60" w:after="60" w:line="240" w:lineRule="auto"/>
              <w:rPr>
                <w:rFonts w:cs="Arial"/>
                <w:sz w:val="18"/>
                <w:szCs w:val="18"/>
                <w:lang w:val="en-US" w:eastAsia="en-US"/>
              </w:rPr>
            </w:pPr>
            <w:r w:rsidRPr="005B4473">
              <w:rPr>
                <w:rFonts w:cs="Arial"/>
                <w:sz w:val="18"/>
                <w:szCs w:val="18"/>
                <w:lang w:val="en-US" w:eastAsia="en-US"/>
              </w:rPr>
              <w:t>balticSeaChartDatum2000</w:t>
            </w:r>
          </w:p>
        </w:tc>
        <w:tc>
          <w:tcPr>
            <w:tcW w:w="1216" w:type="pct"/>
            <w:tcMar>
              <w:top w:w="0" w:type="dxa"/>
              <w:bottom w:w="0" w:type="dxa"/>
            </w:tcMar>
          </w:tcPr>
          <w:p w14:paraId="2BA39C1B" w14:textId="77777777" w:rsidR="00B804F6" w:rsidRPr="005B4473" w:rsidRDefault="00B804F6" w:rsidP="008708FB">
            <w:pPr>
              <w:suppressAutoHyphens/>
              <w:snapToGrid w:val="0"/>
              <w:spacing w:before="60" w:after="60" w:line="240" w:lineRule="auto"/>
              <w:jc w:val="left"/>
              <w:rPr>
                <w:sz w:val="18"/>
                <w:szCs w:val="18"/>
                <w:lang w:eastAsia="ar-SA"/>
              </w:rPr>
            </w:pPr>
          </w:p>
        </w:tc>
        <w:tc>
          <w:tcPr>
            <w:tcW w:w="286" w:type="pct"/>
          </w:tcPr>
          <w:p w14:paraId="3EA8757A" w14:textId="0EC6B047" w:rsidR="00B804F6" w:rsidRPr="005B4473" w:rsidRDefault="00B804F6" w:rsidP="008708FB">
            <w:pPr>
              <w:suppressAutoHyphens/>
              <w:snapToGrid w:val="0"/>
              <w:spacing w:before="60" w:after="60" w:line="240" w:lineRule="auto"/>
              <w:jc w:val="center"/>
              <w:rPr>
                <w:sz w:val="18"/>
                <w:szCs w:val="18"/>
              </w:rPr>
            </w:pPr>
            <w:r w:rsidRPr="005B4473">
              <w:rPr>
                <w:sz w:val="18"/>
                <w:szCs w:val="18"/>
              </w:rPr>
              <w:t>44</w:t>
            </w:r>
          </w:p>
        </w:tc>
        <w:tc>
          <w:tcPr>
            <w:tcW w:w="2025" w:type="pct"/>
            <w:tcMar>
              <w:top w:w="0" w:type="dxa"/>
              <w:bottom w:w="0" w:type="dxa"/>
            </w:tcMar>
          </w:tcPr>
          <w:p w14:paraId="5FAF8F9A" w14:textId="77777777" w:rsidR="00B804F6" w:rsidRPr="005B4473" w:rsidRDefault="00B804F6" w:rsidP="008708FB">
            <w:pPr>
              <w:suppressAutoHyphens/>
              <w:snapToGrid w:val="0"/>
              <w:spacing w:before="60" w:after="60" w:line="240" w:lineRule="auto"/>
              <w:rPr>
                <w:sz w:val="18"/>
                <w:szCs w:val="18"/>
              </w:rPr>
            </w:pPr>
          </w:p>
        </w:tc>
      </w:tr>
      <w:tr w:rsidR="00CB7F05" w:rsidRPr="005B4473" w14:paraId="47B3A07A" w14:textId="77777777" w:rsidTr="005B4473">
        <w:trPr>
          <w:cantSplit/>
        </w:trPr>
        <w:tc>
          <w:tcPr>
            <w:tcW w:w="403" w:type="pct"/>
            <w:tcMar>
              <w:top w:w="0" w:type="dxa"/>
              <w:bottom w:w="0" w:type="dxa"/>
            </w:tcMar>
          </w:tcPr>
          <w:p w14:paraId="2146AE65" w14:textId="6D6468D4" w:rsidR="00CB7F05" w:rsidRPr="005B4473" w:rsidRDefault="00CB7F05" w:rsidP="00CB7F05">
            <w:pPr>
              <w:suppressAutoHyphens/>
              <w:snapToGrid w:val="0"/>
              <w:spacing w:before="60" w:after="60" w:line="240" w:lineRule="auto"/>
              <w:rPr>
                <w:sz w:val="18"/>
                <w:szCs w:val="18"/>
              </w:rPr>
            </w:pPr>
            <w:r w:rsidRPr="005B4473">
              <w:rPr>
                <w:sz w:val="18"/>
                <w:szCs w:val="18"/>
              </w:rPr>
              <w:lastRenderedPageBreak/>
              <w:t>Value</w:t>
            </w:r>
          </w:p>
        </w:tc>
        <w:tc>
          <w:tcPr>
            <w:tcW w:w="1069" w:type="pct"/>
            <w:tcMar>
              <w:top w:w="0" w:type="dxa"/>
              <w:bottom w:w="0" w:type="dxa"/>
            </w:tcMar>
          </w:tcPr>
          <w:p w14:paraId="2F9D2618" w14:textId="7024F7EA" w:rsidR="00CB7F05" w:rsidRPr="005B4473" w:rsidRDefault="00CB7F05" w:rsidP="00CB7F05">
            <w:pPr>
              <w:autoSpaceDE w:val="0"/>
              <w:autoSpaceDN w:val="0"/>
              <w:adjustRightInd w:val="0"/>
              <w:spacing w:before="60" w:after="60" w:line="240" w:lineRule="auto"/>
              <w:rPr>
                <w:rFonts w:cs="Arial"/>
                <w:sz w:val="18"/>
                <w:szCs w:val="18"/>
                <w:lang w:val="en-US" w:eastAsia="en-US"/>
              </w:rPr>
            </w:pPr>
            <w:r w:rsidRPr="005B4473">
              <w:rPr>
                <w:rFonts w:cs="Arial"/>
                <w:sz w:val="18"/>
                <w:szCs w:val="18"/>
                <w:lang w:val="en-US" w:eastAsia="en-US"/>
              </w:rPr>
              <w:t>internationalGreatLakesDatum2020</w:t>
            </w:r>
          </w:p>
        </w:tc>
        <w:tc>
          <w:tcPr>
            <w:tcW w:w="1216" w:type="pct"/>
            <w:tcMar>
              <w:top w:w="0" w:type="dxa"/>
              <w:bottom w:w="0" w:type="dxa"/>
            </w:tcMar>
          </w:tcPr>
          <w:p w14:paraId="3ACB328C" w14:textId="634C4678" w:rsidR="00CB7F05" w:rsidRPr="005B4473" w:rsidRDefault="00CB7F05" w:rsidP="00CB7F05">
            <w:pPr>
              <w:suppressAutoHyphens/>
              <w:snapToGrid w:val="0"/>
              <w:spacing w:before="60" w:after="60" w:line="240" w:lineRule="auto"/>
              <w:jc w:val="left"/>
              <w:rPr>
                <w:sz w:val="18"/>
                <w:szCs w:val="18"/>
                <w:lang w:eastAsia="ar-SA"/>
              </w:rPr>
            </w:pPr>
            <w:r w:rsidRPr="005B4473">
              <w:rPr>
                <w:sz w:val="18"/>
                <w:szCs w:val="18"/>
                <w:lang w:eastAsia="ar-SA"/>
              </w:rPr>
              <w:t>The 2020 update to the International Great Lakes Datum, the official reference system used to measure water level heights in the Great Lakes, connecting channels, and the St. Lawrence River system</w:t>
            </w:r>
          </w:p>
        </w:tc>
        <w:tc>
          <w:tcPr>
            <w:tcW w:w="286" w:type="pct"/>
          </w:tcPr>
          <w:p w14:paraId="205EF7CF" w14:textId="5547AFE3" w:rsidR="00CB7F05" w:rsidRPr="005B4473" w:rsidRDefault="00CB7F05" w:rsidP="00CB7F05">
            <w:pPr>
              <w:suppressAutoHyphens/>
              <w:snapToGrid w:val="0"/>
              <w:spacing w:before="60" w:after="60" w:line="240" w:lineRule="auto"/>
              <w:jc w:val="center"/>
              <w:rPr>
                <w:sz w:val="18"/>
                <w:szCs w:val="18"/>
              </w:rPr>
            </w:pPr>
            <w:r w:rsidRPr="005B4473">
              <w:rPr>
                <w:sz w:val="18"/>
                <w:szCs w:val="18"/>
              </w:rPr>
              <w:t>46</w:t>
            </w:r>
          </w:p>
        </w:tc>
        <w:tc>
          <w:tcPr>
            <w:tcW w:w="2025" w:type="pct"/>
            <w:tcMar>
              <w:top w:w="0" w:type="dxa"/>
              <w:bottom w:w="0" w:type="dxa"/>
            </w:tcMar>
          </w:tcPr>
          <w:p w14:paraId="76557698" w14:textId="2D21B7BC" w:rsidR="00CB7F05" w:rsidRPr="005B4473" w:rsidRDefault="00CB7F05" w:rsidP="00CB7F05">
            <w:pPr>
              <w:suppressAutoHyphens/>
              <w:snapToGrid w:val="0"/>
              <w:spacing w:before="60" w:after="60" w:line="240" w:lineRule="auto"/>
              <w:rPr>
                <w:sz w:val="18"/>
                <w:szCs w:val="18"/>
              </w:rPr>
            </w:pPr>
            <w:r w:rsidRPr="005B4473">
              <w:rPr>
                <w:sz w:val="18"/>
                <w:szCs w:val="18"/>
              </w:rPr>
              <w:t>Unlike the previous two IGLDs, this datum update will use a geoid-based vertical datum that will be accessible using global navigation satellite systems (GNSS) such as the Global Positioning System (GPS)</w:t>
            </w:r>
          </w:p>
        </w:tc>
      </w:tr>
    </w:tbl>
    <w:p w14:paraId="19785E42" w14:textId="77777777" w:rsidR="00E73EDF" w:rsidRPr="002455BA" w:rsidRDefault="00E73EDF" w:rsidP="008708FB">
      <w:pPr>
        <w:spacing w:after="0" w:line="240" w:lineRule="auto"/>
      </w:pPr>
    </w:p>
    <w:p w14:paraId="0D15252A" w14:textId="161BCD83" w:rsidR="00B9612C" w:rsidRPr="002455BA" w:rsidRDefault="00B9612C" w:rsidP="008708FB">
      <w:pPr>
        <w:spacing w:after="120" w:line="240" w:lineRule="auto"/>
      </w:pPr>
      <w:r w:rsidRPr="002455BA">
        <w:t>N</w:t>
      </w:r>
      <w:r w:rsidR="00CB7F05">
        <w:t>OTE</w:t>
      </w:r>
      <w:r w:rsidRPr="002455BA">
        <w:t xml:space="preserve">: The numeric codes are the codes specified in the IHO GI Registry for the equivalent listed values of the IHO Hydro domain attribute </w:t>
      </w:r>
      <w:r w:rsidRPr="002455BA">
        <w:rPr>
          <w:i/>
        </w:rPr>
        <w:t xml:space="preserve">Vertical </w:t>
      </w:r>
      <w:r w:rsidR="00AC4A5B">
        <w:rPr>
          <w:i/>
        </w:rPr>
        <w:t>D</w:t>
      </w:r>
      <w:r w:rsidRPr="002455BA">
        <w:rPr>
          <w:i/>
        </w:rPr>
        <w:t>atum</w:t>
      </w:r>
      <w:r w:rsidR="00AC4A5B">
        <w:t>.</w:t>
      </w:r>
    </w:p>
    <w:p w14:paraId="39C4D5CE" w14:textId="3E41500C"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13"/>
        <w:gridCol w:w="3431"/>
        <w:gridCol w:w="789"/>
        <w:gridCol w:w="5704"/>
      </w:tblGrid>
      <w:tr w:rsidR="002455BA" w:rsidRPr="00D96DEB" w14:paraId="19E9466A" w14:textId="77777777" w:rsidTr="00D96DEB">
        <w:trPr>
          <w:cantSplit/>
        </w:trPr>
        <w:tc>
          <w:tcPr>
            <w:tcW w:w="404" w:type="pct"/>
            <w:shd w:val="clear" w:color="auto" w:fill="D9D9D9" w:themeFill="background1" w:themeFillShade="D9"/>
          </w:tcPr>
          <w:p w14:paraId="0E1C5F6C"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Role Name</w:t>
            </w:r>
          </w:p>
        </w:tc>
        <w:tc>
          <w:tcPr>
            <w:tcW w:w="1071" w:type="pct"/>
            <w:shd w:val="clear" w:color="auto" w:fill="D9D9D9" w:themeFill="background1" w:themeFillShade="D9"/>
          </w:tcPr>
          <w:p w14:paraId="718560C3"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Name</w:t>
            </w:r>
          </w:p>
        </w:tc>
        <w:tc>
          <w:tcPr>
            <w:tcW w:w="1218" w:type="pct"/>
            <w:shd w:val="clear" w:color="auto" w:fill="D9D9D9" w:themeFill="background1" w:themeFillShade="D9"/>
          </w:tcPr>
          <w:p w14:paraId="24DE1154"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Description</w:t>
            </w:r>
          </w:p>
        </w:tc>
        <w:tc>
          <w:tcPr>
            <w:tcW w:w="286" w:type="pct"/>
            <w:shd w:val="clear" w:color="auto" w:fill="D9D9D9" w:themeFill="background1" w:themeFillShade="D9"/>
          </w:tcPr>
          <w:p w14:paraId="764B79FC" w14:textId="3770F4AB" w:rsidR="00D85821" w:rsidRPr="00D96DEB" w:rsidRDefault="00D85821" w:rsidP="00C128E3">
            <w:pPr>
              <w:suppressAutoHyphens/>
              <w:snapToGrid w:val="0"/>
              <w:spacing w:before="60" w:after="60" w:line="240" w:lineRule="auto"/>
              <w:jc w:val="center"/>
              <w:rPr>
                <w:b/>
                <w:bCs/>
                <w:sz w:val="18"/>
                <w:szCs w:val="18"/>
                <w:lang w:eastAsia="ar-SA"/>
              </w:rPr>
            </w:pPr>
            <w:r w:rsidRPr="00D96DEB">
              <w:rPr>
                <w:b/>
                <w:sz w:val="18"/>
                <w:szCs w:val="18"/>
                <w:lang w:eastAsia="ar-SA"/>
              </w:rPr>
              <w:t>Code</w:t>
            </w:r>
          </w:p>
        </w:tc>
        <w:tc>
          <w:tcPr>
            <w:tcW w:w="2020" w:type="pct"/>
            <w:shd w:val="clear" w:color="auto" w:fill="D9D9D9" w:themeFill="background1" w:themeFillShade="D9"/>
          </w:tcPr>
          <w:p w14:paraId="66710C14"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Remarks</w:t>
            </w:r>
          </w:p>
        </w:tc>
      </w:tr>
      <w:tr w:rsidR="002455BA" w:rsidRPr="00D96DEB" w14:paraId="3DC1021B" w14:textId="77777777" w:rsidTr="00D96DEB">
        <w:trPr>
          <w:cantSplit/>
        </w:trPr>
        <w:tc>
          <w:tcPr>
            <w:tcW w:w="404" w:type="pct"/>
          </w:tcPr>
          <w:p w14:paraId="253F209C" w14:textId="03670696" w:rsidR="00D85821" w:rsidRPr="00D96DEB" w:rsidRDefault="00D85821" w:rsidP="00C128E3">
            <w:pPr>
              <w:suppressAutoHyphens/>
              <w:snapToGrid w:val="0"/>
              <w:spacing w:before="60" w:after="60" w:line="240" w:lineRule="auto"/>
              <w:rPr>
                <w:b/>
                <w:bCs/>
                <w:sz w:val="18"/>
                <w:szCs w:val="18"/>
                <w:lang w:eastAsia="ar-SA"/>
              </w:rPr>
            </w:pPr>
            <w:r w:rsidRPr="00D96DEB">
              <w:rPr>
                <w:sz w:val="18"/>
                <w:szCs w:val="18"/>
                <w:lang w:eastAsia="ar-SA"/>
              </w:rPr>
              <w:t>Enumeration</w:t>
            </w:r>
          </w:p>
        </w:tc>
        <w:tc>
          <w:tcPr>
            <w:tcW w:w="1071" w:type="pct"/>
          </w:tcPr>
          <w:p w14:paraId="01D2BAD2" w14:textId="6AA8A94F" w:rsidR="00D85821" w:rsidRPr="00D96DEB" w:rsidRDefault="00D85821" w:rsidP="00C82A29">
            <w:pPr>
              <w:suppressAutoHyphens/>
              <w:snapToGrid w:val="0"/>
              <w:spacing w:before="60" w:after="60" w:line="240" w:lineRule="auto"/>
              <w:rPr>
                <w:b/>
                <w:bCs/>
                <w:sz w:val="18"/>
                <w:szCs w:val="18"/>
                <w:lang w:eastAsia="ar-SA"/>
              </w:rPr>
            </w:pPr>
            <w:r w:rsidRPr="00D96DEB">
              <w:rPr>
                <w:sz w:val="18"/>
                <w:szCs w:val="18"/>
                <w:lang w:eastAsia="ar-SA"/>
              </w:rPr>
              <w:t>S100_</w:t>
            </w:r>
            <w:r w:rsidR="00C82A29" w:rsidRPr="00D96DEB">
              <w:rPr>
                <w:sz w:val="18"/>
                <w:szCs w:val="18"/>
                <w:lang w:eastAsia="ar-SA"/>
              </w:rPr>
              <w:t>EncodingFormat</w:t>
            </w:r>
          </w:p>
        </w:tc>
        <w:tc>
          <w:tcPr>
            <w:tcW w:w="1218" w:type="pct"/>
          </w:tcPr>
          <w:p w14:paraId="0C55BBF8" w14:textId="77777777" w:rsidR="00D85821" w:rsidRPr="00D96DEB" w:rsidRDefault="00D85821" w:rsidP="00C128E3">
            <w:pPr>
              <w:suppressAutoHyphens/>
              <w:snapToGrid w:val="0"/>
              <w:spacing w:before="60" w:after="60" w:line="240" w:lineRule="auto"/>
              <w:rPr>
                <w:b/>
                <w:bCs/>
                <w:sz w:val="18"/>
                <w:szCs w:val="18"/>
                <w:lang w:eastAsia="ar-SA"/>
              </w:rPr>
            </w:pPr>
            <w:r w:rsidRPr="00D96DEB">
              <w:rPr>
                <w:sz w:val="18"/>
                <w:szCs w:val="18"/>
                <w:lang w:eastAsia="ar-SA"/>
              </w:rPr>
              <w:t>The encoding format</w:t>
            </w:r>
          </w:p>
        </w:tc>
        <w:tc>
          <w:tcPr>
            <w:tcW w:w="286" w:type="pct"/>
          </w:tcPr>
          <w:p w14:paraId="5018DCFB" w14:textId="77777777" w:rsidR="00D85821" w:rsidRPr="00D96DEB" w:rsidRDefault="00D85821" w:rsidP="00C128E3">
            <w:pPr>
              <w:suppressAutoHyphens/>
              <w:snapToGrid w:val="0"/>
              <w:spacing w:before="60" w:after="60" w:line="240" w:lineRule="auto"/>
              <w:jc w:val="center"/>
              <w:rPr>
                <w:b/>
                <w:bCs/>
                <w:sz w:val="18"/>
                <w:szCs w:val="18"/>
                <w:lang w:eastAsia="ar-SA"/>
              </w:rPr>
            </w:pPr>
            <w:r w:rsidRPr="00D96DEB">
              <w:rPr>
                <w:sz w:val="18"/>
                <w:szCs w:val="18"/>
                <w:lang w:eastAsia="ar-SA"/>
              </w:rPr>
              <w:t>-</w:t>
            </w:r>
          </w:p>
        </w:tc>
        <w:tc>
          <w:tcPr>
            <w:tcW w:w="2020" w:type="pct"/>
          </w:tcPr>
          <w:p w14:paraId="5CF1A7D8" w14:textId="63742A71" w:rsidR="00D85821" w:rsidRPr="00AD4E91" w:rsidRDefault="00D85821" w:rsidP="00C128E3">
            <w:pPr>
              <w:suppressAutoHyphens/>
              <w:snapToGrid w:val="0"/>
              <w:spacing w:before="60" w:after="60" w:line="240" w:lineRule="auto"/>
              <w:rPr>
                <w:b/>
                <w:bCs/>
                <w:sz w:val="18"/>
                <w:szCs w:val="18"/>
                <w:lang w:eastAsia="ar-SA"/>
              </w:rPr>
            </w:pPr>
            <w:r w:rsidRPr="00AD4E91">
              <w:rPr>
                <w:b/>
                <w:bCs/>
                <w:color w:val="FF0000"/>
                <w:sz w:val="18"/>
                <w:szCs w:val="18"/>
                <w:lang w:eastAsia="ar-SA"/>
                <w:rPrChange w:id="1786" w:author="Raphael Malyankar" w:date="2022-11-09T22:48:00Z">
                  <w:rPr>
                    <w:sz w:val="18"/>
                    <w:szCs w:val="18"/>
                    <w:lang w:eastAsia="ar-SA"/>
                  </w:rPr>
                </w:rPrChange>
              </w:rPr>
              <w:t xml:space="preserve">Values listed in S-100 Part </w:t>
            </w:r>
            <w:r w:rsidR="00F843F9" w:rsidRPr="00AD4E91">
              <w:rPr>
                <w:b/>
                <w:bCs/>
                <w:color w:val="FF0000"/>
                <w:sz w:val="18"/>
                <w:szCs w:val="18"/>
                <w:lang w:eastAsia="ar-SA"/>
                <w:rPrChange w:id="1787" w:author="Raphael Malyankar" w:date="2022-11-09T22:48:00Z">
                  <w:rPr>
                    <w:sz w:val="18"/>
                    <w:szCs w:val="18"/>
                    <w:lang w:eastAsia="ar-SA"/>
                  </w:rPr>
                </w:rPrChange>
              </w:rPr>
              <w:t xml:space="preserve">17 </w:t>
            </w:r>
            <w:r w:rsidRPr="00AD4E91">
              <w:rPr>
                <w:b/>
                <w:bCs/>
                <w:color w:val="FF0000"/>
                <w:sz w:val="18"/>
                <w:szCs w:val="18"/>
                <w:lang w:eastAsia="ar-SA"/>
                <w:rPrChange w:id="1788" w:author="Raphael Malyankar" w:date="2022-11-09T22:48:00Z">
                  <w:rPr>
                    <w:sz w:val="18"/>
                    <w:szCs w:val="18"/>
                    <w:lang w:eastAsia="ar-SA"/>
                  </w:rPr>
                </w:rPrChange>
              </w:rPr>
              <w:t>but not mentioned in this table are not allowed</w:t>
            </w:r>
          </w:p>
        </w:tc>
      </w:tr>
      <w:tr w:rsidR="002455BA" w:rsidRPr="00D96DEB" w14:paraId="4192D348" w14:textId="77777777" w:rsidTr="00D96DEB">
        <w:trPr>
          <w:cantSplit/>
        </w:trPr>
        <w:tc>
          <w:tcPr>
            <w:tcW w:w="404" w:type="pct"/>
          </w:tcPr>
          <w:p w14:paraId="307A8A38" w14:textId="77777777" w:rsidR="00D85821" w:rsidRPr="00D96DEB" w:rsidRDefault="00D85821" w:rsidP="00C128E3">
            <w:pPr>
              <w:suppressAutoHyphens/>
              <w:snapToGrid w:val="0"/>
              <w:spacing w:before="60" w:after="60" w:line="240" w:lineRule="auto"/>
              <w:rPr>
                <w:b/>
                <w:bCs/>
                <w:sz w:val="18"/>
                <w:szCs w:val="18"/>
                <w:lang w:eastAsia="ar-SA"/>
              </w:rPr>
            </w:pPr>
            <w:r w:rsidRPr="00D96DEB">
              <w:rPr>
                <w:sz w:val="18"/>
                <w:szCs w:val="18"/>
                <w:lang w:eastAsia="ar-SA"/>
              </w:rPr>
              <w:t>Value</w:t>
            </w:r>
          </w:p>
        </w:tc>
        <w:tc>
          <w:tcPr>
            <w:tcW w:w="1071" w:type="pct"/>
          </w:tcPr>
          <w:p w14:paraId="681559F6" w14:textId="082F0FE7" w:rsidR="00D85821" w:rsidRPr="00D96DEB" w:rsidRDefault="00D96DEB" w:rsidP="00C128E3">
            <w:pPr>
              <w:suppressAutoHyphens/>
              <w:snapToGrid w:val="0"/>
              <w:spacing w:before="60" w:after="60" w:line="240" w:lineRule="auto"/>
              <w:rPr>
                <w:b/>
                <w:bCs/>
                <w:sz w:val="18"/>
                <w:szCs w:val="18"/>
                <w:lang w:eastAsia="ar-SA"/>
              </w:rPr>
            </w:pPr>
            <w:r w:rsidRPr="00D96DEB">
              <w:rPr>
                <w:sz w:val="18"/>
                <w:szCs w:val="18"/>
                <w:lang w:eastAsia="ar-SA"/>
              </w:rPr>
              <w:t>GML</w:t>
            </w:r>
          </w:p>
        </w:tc>
        <w:tc>
          <w:tcPr>
            <w:tcW w:w="1218" w:type="pct"/>
          </w:tcPr>
          <w:p w14:paraId="1629277C" w14:textId="46871309" w:rsidR="00D85821" w:rsidRPr="00D96DEB" w:rsidRDefault="00D96DEB" w:rsidP="00C128E3">
            <w:pPr>
              <w:suppressAutoHyphens/>
              <w:snapToGrid w:val="0"/>
              <w:spacing w:before="60" w:after="60" w:line="240" w:lineRule="auto"/>
              <w:rPr>
                <w:b/>
                <w:bCs/>
                <w:sz w:val="18"/>
                <w:szCs w:val="18"/>
                <w:lang w:eastAsia="ar-SA"/>
              </w:rPr>
            </w:pPr>
            <w:r w:rsidRPr="00D96DEB">
              <w:rPr>
                <w:sz w:val="18"/>
                <w:szCs w:val="18"/>
              </w:rPr>
              <w:t xml:space="preserve">The GML data format as defined in </w:t>
            </w:r>
            <w:r>
              <w:rPr>
                <w:sz w:val="18"/>
                <w:szCs w:val="18"/>
              </w:rPr>
              <w:t xml:space="preserve">S-100 </w:t>
            </w:r>
            <w:r w:rsidRPr="00D96DEB">
              <w:rPr>
                <w:sz w:val="18"/>
                <w:szCs w:val="18"/>
              </w:rPr>
              <w:t>Part 10b</w:t>
            </w:r>
          </w:p>
        </w:tc>
        <w:tc>
          <w:tcPr>
            <w:tcW w:w="286" w:type="pct"/>
          </w:tcPr>
          <w:p w14:paraId="43DC6FDA" w14:textId="1A4B4369" w:rsidR="00D85821" w:rsidRPr="00D96DEB" w:rsidRDefault="00D85821" w:rsidP="00C128E3">
            <w:pPr>
              <w:suppressAutoHyphens/>
              <w:snapToGrid w:val="0"/>
              <w:spacing w:before="60" w:after="60" w:line="240" w:lineRule="auto"/>
              <w:jc w:val="center"/>
              <w:rPr>
                <w:b/>
                <w:bCs/>
                <w:sz w:val="18"/>
                <w:szCs w:val="18"/>
                <w:lang w:eastAsia="ar-SA"/>
              </w:rPr>
            </w:pPr>
          </w:p>
        </w:tc>
        <w:tc>
          <w:tcPr>
            <w:tcW w:w="2020" w:type="pct"/>
          </w:tcPr>
          <w:p w14:paraId="12B4EA72" w14:textId="5465CEF0" w:rsidR="00D85821" w:rsidRPr="00D96DEB" w:rsidRDefault="00D85821" w:rsidP="00C128E3">
            <w:pPr>
              <w:suppressAutoHyphens/>
              <w:snapToGrid w:val="0"/>
              <w:spacing w:before="60" w:after="60" w:line="240" w:lineRule="auto"/>
              <w:rPr>
                <w:b/>
                <w:bCs/>
                <w:sz w:val="18"/>
                <w:szCs w:val="18"/>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3104"/>
        <w:gridCol w:w="3498"/>
        <w:gridCol w:w="822"/>
        <w:gridCol w:w="2492"/>
        <w:gridCol w:w="3127"/>
      </w:tblGrid>
      <w:tr w:rsidR="00E73EDF" w:rsidRPr="00D96DEB" w14:paraId="32383B40" w14:textId="77777777" w:rsidTr="00D96DEB">
        <w:trPr>
          <w:trHeight w:val="153"/>
          <w:tblHeader/>
        </w:trPr>
        <w:tc>
          <w:tcPr>
            <w:tcW w:w="399" w:type="pct"/>
            <w:shd w:val="clear" w:color="auto" w:fill="D9D9D9" w:themeFill="background1" w:themeFillShade="D9"/>
          </w:tcPr>
          <w:p w14:paraId="27DC68C4"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Role Name</w:t>
            </w:r>
          </w:p>
        </w:tc>
        <w:tc>
          <w:tcPr>
            <w:tcW w:w="1095" w:type="pct"/>
            <w:shd w:val="clear" w:color="auto" w:fill="D9D9D9" w:themeFill="background1" w:themeFillShade="D9"/>
          </w:tcPr>
          <w:p w14:paraId="4DABE82A"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Name</w:t>
            </w:r>
          </w:p>
        </w:tc>
        <w:tc>
          <w:tcPr>
            <w:tcW w:w="1234" w:type="pct"/>
            <w:shd w:val="clear" w:color="auto" w:fill="D9D9D9" w:themeFill="background1" w:themeFillShade="D9"/>
          </w:tcPr>
          <w:p w14:paraId="56F67F9A"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Description</w:t>
            </w:r>
          </w:p>
        </w:tc>
        <w:tc>
          <w:tcPr>
            <w:tcW w:w="290" w:type="pct"/>
            <w:shd w:val="clear" w:color="auto" w:fill="D9D9D9" w:themeFill="background1" w:themeFillShade="D9"/>
          </w:tcPr>
          <w:p w14:paraId="498A29CF" w14:textId="77777777" w:rsidR="00E73EDF" w:rsidRPr="00D96DEB" w:rsidRDefault="007653F1" w:rsidP="00C128E3">
            <w:pPr>
              <w:snapToGrid w:val="0"/>
              <w:spacing w:before="60" w:after="60" w:line="240" w:lineRule="auto"/>
              <w:jc w:val="center"/>
              <w:rPr>
                <w:rFonts w:cs="Arial"/>
                <w:b/>
                <w:bCs/>
                <w:sz w:val="18"/>
                <w:szCs w:val="18"/>
              </w:rPr>
            </w:pPr>
            <w:proofErr w:type="spellStart"/>
            <w:r w:rsidRPr="00D96DEB">
              <w:rPr>
                <w:rFonts w:cs="Arial"/>
                <w:b/>
                <w:sz w:val="18"/>
                <w:szCs w:val="18"/>
              </w:rPr>
              <w:t>Mult</w:t>
            </w:r>
            <w:proofErr w:type="spellEnd"/>
          </w:p>
        </w:tc>
        <w:tc>
          <w:tcPr>
            <w:tcW w:w="879" w:type="pct"/>
            <w:shd w:val="clear" w:color="auto" w:fill="D9D9D9" w:themeFill="background1" w:themeFillShade="D9"/>
          </w:tcPr>
          <w:p w14:paraId="5472D57F"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Type</w:t>
            </w:r>
          </w:p>
        </w:tc>
        <w:tc>
          <w:tcPr>
            <w:tcW w:w="1104" w:type="pct"/>
            <w:shd w:val="clear" w:color="auto" w:fill="D9D9D9" w:themeFill="background1" w:themeFillShade="D9"/>
          </w:tcPr>
          <w:p w14:paraId="5475472C"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Remarks</w:t>
            </w:r>
          </w:p>
        </w:tc>
      </w:tr>
      <w:tr w:rsidR="00E73EDF" w:rsidRPr="00D96DEB" w14:paraId="61423D79" w14:textId="77777777" w:rsidTr="00D96DEB">
        <w:trPr>
          <w:trHeight w:val="490"/>
        </w:trPr>
        <w:tc>
          <w:tcPr>
            <w:tcW w:w="399" w:type="pct"/>
          </w:tcPr>
          <w:p w14:paraId="3245DF0B"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Class</w:t>
            </w:r>
          </w:p>
        </w:tc>
        <w:tc>
          <w:tcPr>
            <w:tcW w:w="1095" w:type="pct"/>
          </w:tcPr>
          <w:p w14:paraId="3D8A65D7"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S100_ProductSpecification</w:t>
            </w:r>
          </w:p>
        </w:tc>
        <w:tc>
          <w:tcPr>
            <w:tcW w:w="1234" w:type="pct"/>
          </w:tcPr>
          <w:p w14:paraId="0171AF78" w14:textId="77777777" w:rsidR="00E73EDF" w:rsidRPr="00D96DEB" w:rsidRDefault="007653F1" w:rsidP="00C128E3">
            <w:pPr>
              <w:snapToGrid w:val="0"/>
              <w:spacing w:before="60" w:after="60" w:line="240" w:lineRule="auto"/>
              <w:jc w:val="left"/>
              <w:rPr>
                <w:rFonts w:cs="Arial"/>
                <w:b/>
                <w:bCs/>
                <w:sz w:val="18"/>
                <w:szCs w:val="18"/>
              </w:rPr>
            </w:pPr>
            <w:r w:rsidRPr="00D96DEB">
              <w:rPr>
                <w:rFonts w:cs="Arial"/>
                <w:sz w:val="18"/>
                <w:szCs w:val="18"/>
              </w:rPr>
              <w:t>The Product Specification contains the information needed to build the specified product</w:t>
            </w:r>
          </w:p>
        </w:tc>
        <w:tc>
          <w:tcPr>
            <w:tcW w:w="290" w:type="pct"/>
          </w:tcPr>
          <w:p w14:paraId="01653137" w14:textId="77777777" w:rsidR="00E73EDF" w:rsidRPr="00D96DEB" w:rsidRDefault="007653F1" w:rsidP="00C128E3">
            <w:pPr>
              <w:snapToGrid w:val="0"/>
              <w:spacing w:before="60" w:after="60" w:line="240" w:lineRule="auto"/>
              <w:jc w:val="center"/>
              <w:rPr>
                <w:rFonts w:cs="Arial"/>
                <w:b/>
                <w:bCs/>
                <w:sz w:val="18"/>
                <w:szCs w:val="18"/>
              </w:rPr>
            </w:pPr>
            <w:r w:rsidRPr="00D96DEB">
              <w:rPr>
                <w:rFonts w:cs="Arial"/>
                <w:sz w:val="18"/>
                <w:szCs w:val="18"/>
              </w:rPr>
              <w:t>-</w:t>
            </w:r>
          </w:p>
        </w:tc>
        <w:tc>
          <w:tcPr>
            <w:tcW w:w="879" w:type="pct"/>
          </w:tcPr>
          <w:p w14:paraId="221DBB50"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w:t>
            </w:r>
          </w:p>
        </w:tc>
        <w:tc>
          <w:tcPr>
            <w:tcW w:w="1104" w:type="pct"/>
          </w:tcPr>
          <w:p w14:paraId="69A7B11B" w14:textId="7DDBB536" w:rsidR="00E73EDF" w:rsidRPr="00AD4E91" w:rsidRDefault="00D96DEB" w:rsidP="00C128E3">
            <w:pPr>
              <w:snapToGrid w:val="0"/>
              <w:spacing w:before="60" w:after="60" w:line="240" w:lineRule="auto"/>
              <w:rPr>
                <w:rFonts w:cs="Arial"/>
                <w:b/>
                <w:bCs/>
                <w:sz w:val="18"/>
                <w:szCs w:val="18"/>
              </w:rPr>
            </w:pPr>
            <w:r w:rsidRPr="00AD4E91">
              <w:rPr>
                <w:rFonts w:cs="Arial"/>
                <w:b/>
                <w:bCs/>
                <w:color w:val="FF0000"/>
                <w:sz w:val="18"/>
                <w:szCs w:val="18"/>
                <w:rPrChange w:id="1789" w:author="Raphael Malyankar" w:date="2022-11-09T22:48:00Z">
                  <w:rPr>
                    <w:rFonts w:cs="Arial"/>
                    <w:sz w:val="18"/>
                    <w:szCs w:val="18"/>
                  </w:rPr>
                </w:rPrChange>
              </w:rPr>
              <w:t xml:space="preserve">The attribute </w:t>
            </w:r>
            <w:proofErr w:type="spellStart"/>
            <w:r w:rsidRPr="00AD4E91">
              <w:rPr>
                <w:rFonts w:cs="Arial"/>
                <w:b/>
                <w:bCs/>
                <w:i/>
                <w:iCs/>
                <w:color w:val="FF0000"/>
                <w:sz w:val="18"/>
                <w:szCs w:val="18"/>
                <w:rPrChange w:id="1790" w:author="Raphael Malyankar" w:date="2022-11-09T22:48:00Z">
                  <w:rPr>
                    <w:rFonts w:cs="Arial"/>
                    <w:i/>
                    <w:iCs/>
                    <w:sz w:val="18"/>
                    <w:szCs w:val="18"/>
                  </w:rPr>
                </w:rPrChange>
              </w:rPr>
              <w:t>compliancyCategory</w:t>
            </w:r>
            <w:proofErr w:type="spellEnd"/>
            <w:r w:rsidRPr="00AD4E91">
              <w:rPr>
                <w:rFonts w:cs="Arial"/>
                <w:b/>
                <w:bCs/>
                <w:color w:val="FF0000"/>
                <w:sz w:val="18"/>
                <w:szCs w:val="18"/>
                <w:rPrChange w:id="1791" w:author="Raphael Malyankar" w:date="2022-11-09T22:48:00Z">
                  <w:rPr>
                    <w:rFonts w:cs="Arial"/>
                    <w:sz w:val="18"/>
                    <w:szCs w:val="18"/>
                  </w:rPr>
                </w:rPrChange>
              </w:rPr>
              <w:t xml:space="preserve"> is made mandatory.</w:t>
            </w:r>
          </w:p>
        </w:tc>
      </w:tr>
      <w:tr w:rsidR="00E73EDF" w:rsidRPr="00D96DEB" w14:paraId="0BCE4A6A" w14:textId="77777777" w:rsidTr="00D96DEB">
        <w:trPr>
          <w:trHeight w:val="321"/>
        </w:trPr>
        <w:tc>
          <w:tcPr>
            <w:tcW w:w="399" w:type="pct"/>
          </w:tcPr>
          <w:p w14:paraId="453D3940"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Attribute</w:t>
            </w:r>
          </w:p>
        </w:tc>
        <w:tc>
          <w:tcPr>
            <w:tcW w:w="1095" w:type="pct"/>
          </w:tcPr>
          <w:p w14:paraId="58CA3479"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name</w:t>
            </w:r>
          </w:p>
        </w:tc>
        <w:tc>
          <w:tcPr>
            <w:tcW w:w="1234" w:type="pct"/>
          </w:tcPr>
          <w:p w14:paraId="604BF932" w14:textId="2B5AC233" w:rsidR="00E73EDF" w:rsidRPr="00D96DEB" w:rsidRDefault="007653F1" w:rsidP="001B75EB">
            <w:pPr>
              <w:snapToGrid w:val="0"/>
              <w:spacing w:before="60" w:after="60" w:line="240" w:lineRule="auto"/>
              <w:jc w:val="left"/>
              <w:rPr>
                <w:rFonts w:cs="Arial"/>
                <w:b/>
                <w:bCs/>
                <w:sz w:val="18"/>
                <w:szCs w:val="18"/>
              </w:rPr>
            </w:pPr>
            <w:r w:rsidRPr="00D96DEB">
              <w:rPr>
                <w:rFonts w:cs="Arial"/>
                <w:sz w:val="18"/>
                <w:szCs w:val="18"/>
              </w:rPr>
              <w:t xml:space="preserve">The name of the </w:t>
            </w:r>
            <w:r w:rsidR="001B75EB" w:rsidRPr="00D96DEB">
              <w:rPr>
                <w:rFonts w:cs="Arial"/>
                <w:sz w:val="18"/>
                <w:szCs w:val="18"/>
              </w:rPr>
              <w:t>P</w:t>
            </w:r>
            <w:r w:rsidRPr="00D96DEB">
              <w:rPr>
                <w:rFonts w:cs="Arial"/>
                <w:sz w:val="18"/>
                <w:szCs w:val="18"/>
              </w:rPr>
              <w:t xml:space="preserve">roduct </w:t>
            </w:r>
            <w:r w:rsidR="001B75EB" w:rsidRPr="00D96DEB">
              <w:rPr>
                <w:rFonts w:cs="Arial"/>
                <w:sz w:val="18"/>
                <w:szCs w:val="18"/>
              </w:rPr>
              <w:t>S</w:t>
            </w:r>
            <w:r w:rsidRPr="00D96DEB">
              <w:rPr>
                <w:rFonts w:cs="Arial"/>
                <w:sz w:val="18"/>
                <w:szCs w:val="18"/>
              </w:rPr>
              <w:t>pecification used to create the datasets</w:t>
            </w:r>
          </w:p>
        </w:tc>
        <w:tc>
          <w:tcPr>
            <w:tcW w:w="290" w:type="pct"/>
          </w:tcPr>
          <w:p w14:paraId="5DA3DAF0" w14:textId="28436F0E" w:rsidR="00E73EDF" w:rsidRPr="00D96DEB" w:rsidRDefault="00D96DEB" w:rsidP="00C128E3">
            <w:pPr>
              <w:snapToGrid w:val="0"/>
              <w:spacing w:before="60" w:after="60" w:line="240" w:lineRule="auto"/>
              <w:jc w:val="center"/>
              <w:rPr>
                <w:rFonts w:cs="Arial"/>
                <w:b/>
                <w:bCs/>
                <w:sz w:val="18"/>
                <w:szCs w:val="18"/>
              </w:rPr>
            </w:pPr>
            <w:r w:rsidRPr="00D96DEB">
              <w:rPr>
                <w:rFonts w:cs="Arial"/>
                <w:sz w:val="18"/>
                <w:szCs w:val="18"/>
              </w:rPr>
              <w:t>0..</w:t>
            </w:r>
            <w:r w:rsidR="007653F1" w:rsidRPr="00D96DEB">
              <w:rPr>
                <w:rFonts w:cs="Arial"/>
                <w:sz w:val="18"/>
                <w:szCs w:val="18"/>
              </w:rPr>
              <w:t>1</w:t>
            </w:r>
          </w:p>
        </w:tc>
        <w:tc>
          <w:tcPr>
            <w:tcW w:w="879" w:type="pct"/>
          </w:tcPr>
          <w:p w14:paraId="721318FA" w14:textId="77777777" w:rsidR="00E73EDF" w:rsidRPr="00D96DEB" w:rsidRDefault="007653F1" w:rsidP="00C128E3">
            <w:pPr>
              <w:snapToGrid w:val="0"/>
              <w:spacing w:before="60" w:after="60" w:line="240" w:lineRule="auto"/>
              <w:rPr>
                <w:rFonts w:cs="Arial"/>
                <w:b/>
                <w:bCs/>
                <w:sz w:val="18"/>
                <w:szCs w:val="18"/>
              </w:rPr>
            </w:pPr>
            <w:proofErr w:type="spellStart"/>
            <w:r w:rsidRPr="00D96DEB">
              <w:rPr>
                <w:rFonts w:cs="Arial"/>
                <w:sz w:val="18"/>
                <w:szCs w:val="18"/>
              </w:rPr>
              <w:t>CharacterString</w:t>
            </w:r>
            <w:proofErr w:type="spellEnd"/>
          </w:p>
        </w:tc>
        <w:tc>
          <w:tcPr>
            <w:tcW w:w="1104" w:type="pct"/>
          </w:tcPr>
          <w:p w14:paraId="61B22F52" w14:textId="55DE4FED" w:rsidR="00E73EDF" w:rsidRPr="00D96DEB" w:rsidRDefault="00D96DEB" w:rsidP="00C128E3">
            <w:pPr>
              <w:snapToGrid w:val="0"/>
              <w:spacing w:before="60" w:after="60" w:line="240" w:lineRule="auto"/>
              <w:rPr>
                <w:rFonts w:cs="Arial"/>
                <w:b/>
                <w:bCs/>
                <w:sz w:val="18"/>
                <w:szCs w:val="18"/>
              </w:rPr>
            </w:pPr>
            <w:r w:rsidRPr="00D96DEB">
              <w:rPr>
                <w:rFonts w:cs="Arial"/>
                <w:sz w:val="18"/>
                <w:szCs w:val="18"/>
                <w:lang w:eastAsia="en-US"/>
              </w:rPr>
              <w:t>Marine Harbour Infrastructure</w:t>
            </w:r>
          </w:p>
        </w:tc>
      </w:tr>
      <w:tr w:rsidR="00E73EDF" w:rsidRPr="00D96DEB" w14:paraId="7660AB4F" w14:textId="77777777" w:rsidTr="00D96DEB">
        <w:trPr>
          <w:trHeight w:val="337"/>
        </w:trPr>
        <w:tc>
          <w:tcPr>
            <w:tcW w:w="399" w:type="pct"/>
          </w:tcPr>
          <w:p w14:paraId="04096E06"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Attribute</w:t>
            </w:r>
          </w:p>
        </w:tc>
        <w:tc>
          <w:tcPr>
            <w:tcW w:w="1095" w:type="pct"/>
          </w:tcPr>
          <w:p w14:paraId="78CE816A"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version</w:t>
            </w:r>
          </w:p>
        </w:tc>
        <w:tc>
          <w:tcPr>
            <w:tcW w:w="1234" w:type="pct"/>
          </w:tcPr>
          <w:p w14:paraId="2547CA47" w14:textId="29214FDF" w:rsidR="00E73EDF" w:rsidRPr="00D96DEB" w:rsidRDefault="007653F1" w:rsidP="001B75EB">
            <w:pPr>
              <w:snapToGrid w:val="0"/>
              <w:spacing w:before="60" w:after="60" w:line="240" w:lineRule="auto"/>
              <w:jc w:val="left"/>
              <w:rPr>
                <w:rFonts w:cs="Arial"/>
                <w:b/>
                <w:bCs/>
                <w:sz w:val="18"/>
                <w:szCs w:val="18"/>
              </w:rPr>
            </w:pPr>
            <w:r w:rsidRPr="00D96DEB">
              <w:rPr>
                <w:rFonts w:cs="Arial"/>
                <w:sz w:val="18"/>
                <w:szCs w:val="18"/>
              </w:rPr>
              <w:t xml:space="preserve">The version number of the </w:t>
            </w:r>
            <w:r w:rsidR="001B75EB" w:rsidRPr="00D96DEB">
              <w:rPr>
                <w:rFonts w:cs="Arial"/>
                <w:sz w:val="18"/>
                <w:szCs w:val="18"/>
              </w:rPr>
              <w:t>P</w:t>
            </w:r>
            <w:r w:rsidRPr="00D96DEB">
              <w:rPr>
                <w:rFonts w:cs="Arial"/>
                <w:sz w:val="18"/>
                <w:szCs w:val="18"/>
              </w:rPr>
              <w:t xml:space="preserve">roduct </w:t>
            </w:r>
            <w:r w:rsidR="001B75EB" w:rsidRPr="00D96DEB">
              <w:rPr>
                <w:rFonts w:cs="Arial"/>
                <w:sz w:val="18"/>
                <w:szCs w:val="18"/>
              </w:rPr>
              <w:t>S</w:t>
            </w:r>
            <w:r w:rsidRPr="00D96DEB">
              <w:rPr>
                <w:rFonts w:cs="Arial"/>
                <w:sz w:val="18"/>
                <w:szCs w:val="18"/>
              </w:rPr>
              <w:t>pecification</w:t>
            </w:r>
          </w:p>
        </w:tc>
        <w:tc>
          <w:tcPr>
            <w:tcW w:w="290" w:type="pct"/>
          </w:tcPr>
          <w:p w14:paraId="4E27C88E" w14:textId="7548E28D" w:rsidR="00E73EDF" w:rsidRPr="00D96DEB" w:rsidRDefault="00D96DEB" w:rsidP="00C128E3">
            <w:pPr>
              <w:snapToGrid w:val="0"/>
              <w:spacing w:before="60" w:after="60" w:line="240" w:lineRule="auto"/>
              <w:jc w:val="center"/>
              <w:rPr>
                <w:rFonts w:cs="Arial"/>
                <w:b/>
                <w:bCs/>
                <w:sz w:val="18"/>
                <w:szCs w:val="18"/>
              </w:rPr>
            </w:pPr>
            <w:r w:rsidRPr="00D96DEB">
              <w:rPr>
                <w:rFonts w:cs="Arial"/>
                <w:sz w:val="18"/>
                <w:szCs w:val="18"/>
              </w:rPr>
              <w:t>0..</w:t>
            </w:r>
            <w:r w:rsidR="007653F1" w:rsidRPr="00D96DEB">
              <w:rPr>
                <w:rFonts w:cs="Arial"/>
                <w:sz w:val="18"/>
                <w:szCs w:val="18"/>
              </w:rPr>
              <w:t>1</w:t>
            </w:r>
          </w:p>
        </w:tc>
        <w:tc>
          <w:tcPr>
            <w:tcW w:w="879" w:type="pct"/>
          </w:tcPr>
          <w:p w14:paraId="6745C35B" w14:textId="77777777" w:rsidR="00E73EDF" w:rsidRPr="00D96DEB" w:rsidRDefault="007653F1" w:rsidP="00C128E3">
            <w:pPr>
              <w:snapToGrid w:val="0"/>
              <w:spacing w:before="60" w:after="60" w:line="240" w:lineRule="auto"/>
              <w:rPr>
                <w:rFonts w:cs="Arial"/>
                <w:b/>
                <w:bCs/>
                <w:sz w:val="18"/>
                <w:szCs w:val="18"/>
              </w:rPr>
            </w:pPr>
            <w:proofErr w:type="spellStart"/>
            <w:r w:rsidRPr="00D96DEB">
              <w:rPr>
                <w:rFonts w:cs="Arial"/>
                <w:sz w:val="18"/>
                <w:szCs w:val="18"/>
              </w:rPr>
              <w:t>CharacterString</w:t>
            </w:r>
            <w:proofErr w:type="spellEnd"/>
          </w:p>
        </w:tc>
        <w:tc>
          <w:tcPr>
            <w:tcW w:w="1104" w:type="pct"/>
          </w:tcPr>
          <w:p w14:paraId="7A6456BE" w14:textId="313E7799" w:rsidR="00E73EDF" w:rsidRPr="00D96DEB" w:rsidRDefault="00304936" w:rsidP="00C128E3">
            <w:pPr>
              <w:snapToGrid w:val="0"/>
              <w:spacing w:before="60" w:after="60" w:line="240" w:lineRule="auto"/>
              <w:rPr>
                <w:rFonts w:cs="Arial"/>
                <w:b/>
                <w:bCs/>
                <w:sz w:val="18"/>
                <w:szCs w:val="18"/>
              </w:rPr>
            </w:pPr>
            <w:r w:rsidRPr="00D96DEB">
              <w:rPr>
                <w:rFonts w:cs="Arial"/>
                <w:sz w:val="18"/>
                <w:szCs w:val="18"/>
              </w:rPr>
              <w:t>1.</w:t>
            </w:r>
            <w:r w:rsidR="00D96DEB" w:rsidRPr="00D96DEB">
              <w:rPr>
                <w:rFonts w:cs="Arial"/>
                <w:sz w:val="18"/>
                <w:szCs w:val="18"/>
              </w:rPr>
              <w:t>0</w:t>
            </w:r>
            <w:r w:rsidRPr="00D96DEB">
              <w:rPr>
                <w:rFonts w:cs="Arial"/>
                <w:sz w:val="18"/>
                <w:szCs w:val="18"/>
              </w:rPr>
              <w:t>.0</w:t>
            </w:r>
          </w:p>
        </w:tc>
      </w:tr>
      <w:tr w:rsidR="00E73EDF" w:rsidRPr="00D96DEB" w14:paraId="7FB7AE88" w14:textId="77777777" w:rsidTr="00D96DEB">
        <w:trPr>
          <w:trHeight w:val="321"/>
        </w:trPr>
        <w:tc>
          <w:tcPr>
            <w:tcW w:w="399" w:type="pct"/>
          </w:tcPr>
          <w:p w14:paraId="7598F24D"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Attribute</w:t>
            </w:r>
          </w:p>
        </w:tc>
        <w:tc>
          <w:tcPr>
            <w:tcW w:w="1095" w:type="pct"/>
          </w:tcPr>
          <w:p w14:paraId="079476E0"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date</w:t>
            </w:r>
          </w:p>
        </w:tc>
        <w:tc>
          <w:tcPr>
            <w:tcW w:w="1234" w:type="pct"/>
          </w:tcPr>
          <w:p w14:paraId="65A12F70" w14:textId="308A8192" w:rsidR="00E73EDF" w:rsidRPr="00D96DEB" w:rsidRDefault="007653F1" w:rsidP="001B75EB">
            <w:pPr>
              <w:snapToGrid w:val="0"/>
              <w:spacing w:before="60" w:after="60" w:line="240" w:lineRule="auto"/>
              <w:jc w:val="left"/>
              <w:rPr>
                <w:rFonts w:cs="Arial"/>
                <w:b/>
                <w:bCs/>
                <w:sz w:val="18"/>
                <w:szCs w:val="18"/>
              </w:rPr>
            </w:pPr>
            <w:r w:rsidRPr="00D96DEB">
              <w:rPr>
                <w:rFonts w:cs="Arial"/>
                <w:sz w:val="18"/>
                <w:szCs w:val="18"/>
              </w:rPr>
              <w:t xml:space="preserve">The version date of the </w:t>
            </w:r>
            <w:r w:rsidR="001B75EB" w:rsidRPr="00D96DEB">
              <w:rPr>
                <w:rFonts w:cs="Arial"/>
                <w:sz w:val="18"/>
                <w:szCs w:val="18"/>
              </w:rPr>
              <w:t>P</w:t>
            </w:r>
            <w:r w:rsidRPr="00D96DEB">
              <w:rPr>
                <w:rFonts w:cs="Arial"/>
                <w:sz w:val="18"/>
                <w:szCs w:val="18"/>
              </w:rPr>
              <w:t xml:space="preserve">roduct </w:t>
            </w:r>
            <w:r w:rsidR="001B75EB" w:rsidRPr="00D96DEB">
              <w:rPr>
                <w:rFonts w:cs="Arial"/>
                <w:sz w:val="18"/>
                <w:szCs w:val="18"/>
              </w:rPr>
              <w:t>S</w:t>
            </w:r>
            <w:r w:rsidRPr="00D96DEB">
              <w:rPr>
                <w:rFonts w:cs="Arial"/>
                <w:sz w:val="18"/>
                <w:szCs w:val="18"/>
              </w:rPr>
              <w:t>pecification</w:t>
            </w:r>
          </w:p>
        </w:tc>
        <w:tc>
          <w:tcPr>
            <w:tcW w:w="290" w:type="pct"/>
          </w:tcPr>
          <w:p w14:paraId="73A5C123" w14:textId="57061553" w:rsidR="00E73EDF" w:rsidRPr="00D96DEB" w:rsidRDefault="00D96DEB" w:rsidP="00C128E3">
            <w:pPr>
              <w:snapToGrid w:val="0"/>
              <w:spacing w:before="60" w:after="60" w:line="240" w:lineRule="auto"/>
              <w:jc w:val="center"/>
              <w:rPr>
                <w:rFonts w:cs="Arial"/>
                <w:b/>
                <w:bCs/>
                <w:sz w:val="18"/>
                <w:szCs w:val="18"/>
              </w:rPr>
            </w:pPr>
            <w:r w:rsidRPr="00D96DEB">
              <w:rPr>
                <w:rFonts w:cs="Arial"/>
                <w:sz w:val="18"/>
                <w:szCs w:val="18"/>
              </w:rPr>
              <w:t>0..</w:t>
            </w:r>
            <w:r w:rsidR="007653F1" w:rsidRPr="00D96DEB">
              <w:rPr>
                <w:rFonts w:cs="Arial"/>
                <w:sz w:val="18"/>
                <w:szCs w:val="18"/>
              </w:rPr>
              <w:t>1</w:t>
            </w:r>
          </w:p>
        </w:tc>
        <w:tc>
          <w:tcPr>
            <w:tcW w:w="879" w:type="pct"/>
          </w:tcPr>
          <w:p w14:paraId="38EF59AC"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Date</w:t>
            </w:r>
          </w:p>
        </w:tc>
        <w:tc>
          <w:tcPr>
            <w:tcW w:w="1104" w:type="pct"/>
          </w:tcPr>
          <w:p w14:paraId="514FDBFF" w14:textId="77777777" w:rsidR="00E73EDF" w:rsidRPr="00D96DEB" w:rsidRDefault="00E73EDF" w:rsidP="00C128E3">
            <w:pPr>
              <w:snapToGrid w:val="0"/>
              <w:spacing w:before="60" w:after="60" w:line="240" w:lineRule="auto"/>
              <w:rPr>
                <w:rFonts w:cs="Arial"/>
                <w:b/>
                <w:bCs/>
                <w:sz w:val="18"/>
                <w:szCs w:val="18"/>
              </w:rPr>
            </w:pPr>
          </w:p>
        </w:tc>
      </w:tr>
      <w:tr w:rsidR="00E81EF1" w:rsidRPr="00D96DEB" w14:paraId="55C38E76" w14:textId="77777777" w:rsidTr="00D96DEB">
        <w:trPr>
          <w:trHeight w:val="321"/>
        </w:trPr>
        <w:tc>
          <w:tcPr>
            <w:tcW w:w="399" w:type="pct"/>
          </w:tcPr>
          <w:p w14:paraId="133174A7" w14:textId="48816EBB" w:rsidR="00E81EF1" w:rsidRPr="00D96DEB" w:rsidRDefault="005A0736" w:rsidP="00C128E3">
            <w:pPr>
              <w:snapToGrid w:val="0"/>
              <w:spacing w:before="60" w:after="60" w:line="240" w:lineRule="auto"/>
              <w:rPr>
                <w:rFonts w:cs="Arial"/>
                <w:sz w:val="18"/>
                <w:szCs w:val="18"/>
              </w:rPr>
            </w:pPr>
            <w:ins w:id="1792" w:author="Raphael Malyankar" w:date="2022-11-09T22:48:00Z">
              <w:r>
                <w:rPr>
                  <w:rFonts w:cs="Arial"/>
                  <w:sz w:val="18"/>
                  <w:szCs w:val="18"/>
                </w:rPr>
                <w:t>Attribute</w:t>
              </w:r>
            </w:ins>
          </w:p>
        </w:tc>
        <w:tc>
          <w:tcPr>
            <w:tcW w:w="1095" w:type="pct"/>
          </w:tcPr>
          <w:p w14:paraId="6B54E82F" w14:textId="530C1D5B" w:rsidR="00E81EF1" w:rsidRPr="00D96DEB" w:rsidRDefault="00E81EF1" w:rsidP="00C128E3">
            <w:pPr>
              <w:snapToGrid w:val="0"/>
              <w:spacing w:before="60" w:after="60" w:line="240" w:lineRule="auto"/>
              <w:rPr>
                <w:rFonts w:cs="Arial"/>
                <w:sz w:val="18"/>
                <w:szCs w:val="18"/>
              </w:rPr>
            </w:pPr>
            <w:proofErr w:type="spellStart"/>
            <w:r w:rsidRPr="00D96DEB">
              <w:rPr>
                <w:rFonts w:cs="Arial"/>
                <w:sz w:val="18"/>
                <w:szCs w:val="18"/>
              </w:rPr>
              <w:t>productIdentifier</w:t>
            </w:r>
            <w:proofErr w:type="spellEnd"/>
          </w:p>
        </w:tc>
        <w:tc>
          <w:tcPr>
            <w:tcW w:w="1234" w:type="pct"/>
          </w:tcPr>
          <w:p w14:paraId="335C31C9" w14:textId="1F4AC6DB" w:rsidR="00E81EF1" w:rsidRPr="00D96DEB" w:rsidRDefault="007863CD" w:rsidP="00C128E3">
            <w:pPr>
              <w:snapToGrid w:val="0"/>
              <w:spacing w:before="60" w:after="60" w:line="240" w:lineRule="auto"/>
              <w:jc w:val="left"/>
              <w:rPr>
                <w:rFonts w:cs="Arial"/>
                <w:sz w:val="18"/>
                <w:szCs w:val="18"/>
              </w:rPr>
            </w:pPr>
            <w:r w:rsidRPr="00D96DEB">
              <w:rPr>
                <w:rFonts w:cs="Arial"/>
                <w:sz w:val="18"/>
                <w:szCs w:val="18"/>
              </w:rPr>
              <w:t>Machine readable unique identifier of a product type</w:t>
            </w:r>
          </w:p>
        </w:tc>
        <w:tc>
          <w:tcPr>
            <w:tcW w:w="290" w:type="pct"/>
          </w:tcPr>
          <w:p w14:paraId="72EEB645" w14:textId="3F186767" w:rsidR="00E81EF1" w:rsidRPr="00D96DEB" w:rsidRDefault="00304936" w:rsidP="00C128E3">
            <w:pPr>
              <w:snapToGrid w:val="0"/>
              <w:spacing w:before="60" w:after="60" w:line="240" w:lineRule="auto"/>
              <w:jc w:val="center"/>
              <w:rPr>
                <w:rFonts w:cs="Arial"/>
                <w:sz w:val="18"/>
                <w:szCs w:val="18"/>
              </w:rPr>
            </w:pPr>
            <w:r w:rsidRPr="00D96DEB">
              <w:rPr>
                <w:rFonts w:cs="Arial"/>
                <w:sz w:val="18"/>
                <w:szCs w:val="18"/>
              </w:rPr>
              <w:t>1</w:t>
            </w:r>
          </w:p>
        </w:tc>
        <w:tc>
          <w:tcPr>
            <w:tcW w:w="879" w:type="pct"/>
          </w:tcPr>
          <w:p w14:paraId="3AAC0262" w14:textId="77777777" w:rsidR="00C637F9" w:rsidRPr="00D96DEB" w:rsidRDefault="00C637F9" w:rsidP="00C128E3">
            <w:pPr>
              <w:snapToGrid w:val="0"/>
              <w:spacing w:before="60" w:after="60" w:line="240" w:lineRule="auto"/>
              <w:jc w:val="left"/>
              <w:rPr>
                <w:rFonts w:cs="Arial"/>
                <w:sz w:val="18"/>
                <w:szCs w:val="18"/>
              </w:rPr>
            </w:pPr>
            <w:proofErr w:type="spellStart"/>
            <w:r w:rsidRPr="00D96DEB">
              <w:rPr>
                <w:rFonts w:cs="Arial"/>
                <w:sz w:val="18"/>
                <w:szCs w:val="18"/>
              </w:rPr>
              <w:t>CharacterString</w:t>
            </w:r>
            <w:proofErr w:type="spellEnd"/>
          </w:p>
          <w:p w14:paraId="4AD3757E" w14:textId="27C472A3" w:rsidR="00E81EF1" w:rsidRPr="00D96DEB" w:rsidRDefault="00C637F9" w:rsidP="007028DE">
            <w:pPr>
              <w:snapToGrid w:val="0"/>
              <w:spacing w:before="60" w:after="60" w:line="240" w:lineRule="auto"/>
              <w:jc w:val="left"/>
              <w:rPr>
                <w:rFonts w:cs="Arial"/>
                <w:sz w:val="18"/>
                <w:szCs w:val="18"/>
              </w:rPr>
            </w:pPr>
            <w:r w:rsidRPr="00D96DEB">
              <w:rPr>
                <w:rFonts w:cs="Arial"/>
                <w:sz w:val="18"/>
                <w:szCs w:val="18"/>
              </w:rPr>
              <w:t xml:space="preserve">(Restricted to Product ID values from the IHO Product Specification Register, in the IHO Geospatial Information </w:t>
            </w:r>
            <w:r w:rsidR="007028DE" w:rsidRPr="00D96DEB">
              <w:rPr>
                <w:rFonts w:cs="Arial"/>
                <w:sz w:val="18"/>
                <w:szCs w:val="18"/>
              </w:rPr>
              <w:t xml:space="preserve">(GI) </w:t>
            </w:r>
            <w:r w:rsidRPr="00D96DEB">
              <w:rPr>
                <w:rFonts w:cs="Arial"/>
                <w:sz w:val="18"/>
                <w:szCs w:val="18"/>
              </w:rPr>
              <w:t>Registry)</w:t>
            </w:r>
          </w:p>
        </w:tc>
        <w:tc>
          <w:tcPr>
            <w:tcW w:w="1104" w:type="pct"/>
          </w:tcPr>
          <w:p w14:paraId="2D4F4980" w14:textId="6E67DD47" w:rsidR="00E81EF1" w:rsidRPr="00D96DEB" w:rsidRDefault="00B73A79" w:rsidP="00C128E3">
            <w:pPr>
              <w:snapToGrid w:val="0"/>
              <w:spacing w:before="60" w:after="60" w:line="240" w:lineRule="auto"/>
              <w:jc w:val="left"/>
              <w:rPr>
                <w:rFonts w:cs="Arial"/>
                <w:bCs/>
                <w:sz w:val="18"/>
                <w:szCs w:val="18"/>
              </w:rPr>
            </w:pPr>
            <w:r w:rsidRPr="00D96DEB">
              <w:rPr>
                <w:rFonts w:cs="Arial"/>
                <w:bCs/>
                <w:sz w:val="18"/>
                <w:szCs w:val="18"/>
              </w:rPr>
              <w:t>“S-1</w:t>
            </w:r>
            <w:r w:rsidR="00D96DEB" w:rsidRPr="00D96DEB">
              <w:rPr>
                <w:rFonts w:cs="Arial"/>
                <w:bCs/>
                <w:sz w:val="18"/>
                <w:szCs w:val="18"/>
              </w:rPr>
              <w:t>3</w:t>
            </w:r>
            <w:r w:rsidRPr="00D96DEB">
              <w:rPr>
                <w:rFonts w:cs="Arial"/>
                <w:bCs/>
                <w:sz w:val="18"/>
                <w:szCs w:val="18"/>
              </w:rPr>
              <w:t>1” (without quotes)</w:t>
            </w:r>
          </w:p>
        </w:tc>
      </w:tr>
      <w:tr w:rsidR="008A3326" w:rsidRPr="00D96DEB" w14:paraId="2F0E305B" w14:textId="77777777" w:rsidTr="00D96DEB">
        <w:trPr>
          <w:trHeight w:val="321"/>
        </w:trPr>
        <w:tc>
          <w:tcPr>
            <w:tcW w:w="399" w:type="pct"/>
          </w:tcPr>
          <w:p w14:paraId="4635BC35" w14:textId="15BD01AB" w:rsidR="008A3326" w:rsidRPr="00D96DEB" w:rsidRDefault="008A3326" w:rsidP="00C128E3">
            <w:pPr>
              <w:snapToGrid w:val="0"/>
              <w:spacing w:before="60" w:after="60" w:line="240" w:lineRule="auto"/>
              <w:rPr>
                <w:rFonts w:cs="Arial"/>
                <w:sz w:val="18"/>
                <w:szCs w:val="18"/>
              </w:rPr>
            </w:pPr>
            <w:r w:rsidRPr="00D96DEB">
              <w:rPr>
                <w:rFonts w:cs="Arial"/>
                <w:sz w:val="18"/>
                <w:szCs w:val="18"/>
              </w:rPr>
              <w:lastRenderedPageBreak/>
              <w:t>Attribute</w:t>
            </w:r>
          </w:p>
        </w:tc>
        <w:tc>
          <w:tcPr>
            <w:tcW w:w="1095" w:type="pct"/>
          </w:tcPr>
          <w:p w14:paraId="16821898" w14:textId="04C95522" w:rsidR="008A3326" w:rsidRPr="00D96DEB" w:rsidRDefault="008A3326" w:rsidP="00C128E3">
            <w:pPr>
              <w:snapToGrid w:val="0"/>
              <w:spacing w:before="60" w:after="60" w:line="240" w:lineRule="auto"/>
              <w:rPr>
                <w:rFonts w:cs="Arial"/>
                <w:sz w:val="18"/>
                <w:szCs w:val="18"/>
              </w:rPr>
            </w:pPr>
            <w:r w:rsidRPr="00D96DEB">
              <w:rPr>
                <w:rFonts w:cs="Arial"/>
                <w:sz w:val="18"/>
                <w:szCs w:val="18"/>
              </w:rPr>
              <w:t>number</w:t>
            </w:r>
          </w:p>
        </w:tc>
        <w:tc>
          <w:tcPr>
            <w:tcW w:w="1234" w:type="pct"/>
          </w:tcPr>
          <w:p w14:paraId="17F642CF" w14:textId="7E3A6593" w:rsidR="008A3326" w:rsidRPr="00D96DEB" w:rsidRDefault="008A3326" w:rsidP="00C128E3">
            <w:pPr>
              <w:snapToGrid w:val="0"/>
              <w:spacing w:before="60" w:after="60" w:line="240" w:lineRule="auto"/>
              <w:jc w:val="left"/>
              <w:rPr>
                <w:rFonts w:cs="Arial"/>
                <w:sz w:val="18"/>
                <w:szCs w:val="18"/>
              </w:rPr>
            </w:pPr>
            <w:r w:rsidRPr="00D96DEB">
              <w:rPr>
                <w:rFonts w:cs="Arial"/>
                <w:sz w:val="18"/>
                <w:szCs w:val="18"/>
              </w:rPr>
              <w:t xml:space="preserve">The number (registry index) used to lookup the product in the </w:t>
            </w:r>
            <w:r w:rsidR="00E06B9A" w:rsidRPr="00D96DEB">
              <w:rPr>
                <w:rFonts w:cs="Arial"/>
                <w:sz w:val="18"/>
                <w:szCs w:val="18"/>
              </w:rPr>
              <w:t>P</w:t>
            </w:r>
            <w:r w:rsidRPr="00D96DEB">
              <w:rPr>
                <w:rFonts w:cs="Arial"/>
                <w:sz w:val="18"/>
                <w:szCs w:val="18"/>
              </w:rPr>
              <w:t xml:space="preserve">roduct </w:t>
            </w:r>
            <w:r w:rsidR="00E06B9A" w:rsidRPr="00D96DEB">
              <w:rPr>
                <w:rFonts w:cs="Arial"/>
                <w:sz w:val="18"/>
                <w:szCs w:val="18"/>
              </w:rPr>
              <w:t>S</w:t>
            </w:r>
            <w:r w:rsidRPr="00D96DEB">
              <w:rPr>
                <w:rFonts w:cs="Arial"/>
                <w:sz w:val="18"/>
                <w:szCs w:val="18"/>
              </w:rPr>
              <w:t xml:space="preserve">pecification </w:t>
            </w:r>
            <w:r w:rsidR="00E06B9A" w:rsidRPr="00D96DEB">
              <w:rPr>
                <w:rFonts w:cs="Arial"/>
                <w:sz w:val="18"/>
                <w:szCs w:val="18"/>
              </w:rPr>
              <w:t>Register</w:t>
            </w:r>
          </w:p>
        </w:tc>
        <w:tc>
          <w:tcPr>
            <w:tcW w:w="290" w:type="pct"/>
          </w:tcPr>
          <w:p w14:paraId="5D6DAC88" w14:textId="0B2A3664" w:rsidR="008A3326" w:rsidRPr="00D96DEB" w:rsidRDefault="008A3326" w:rsidP="00C128E3">
            <w:pPr>
              <w:snapToGrid w:val="0"/>
              <w:spacing w:before="60" w:after="60" w:line="240" w:lineRule="auto"/>
              <w:jc w:val="center"/>
              <w:rPr>
                <w:rFonts w:cs="Arial"/>
                <w:sz w:val="18"/>
                <w:szCs w:val="18"/>
              </w:rPr>
            </w:pPr>
            <w:r w:rsidRPr="00D96DEB">
              <w:rPr>
                <w:rFonts w:cs="Arial"/>
                <w:sz w:val="18"/>
                <w:szCs w:val="18"/>
              </w:rPr>
              <w:t>1</w:t>
            </w:r>
          </w:p>
        </w:tc>
        <w:tc>
          <w:tcPr>
            <w:tcW w:w="879" w:type="pct"/>
          </w:tcPr>
          <w:p w14:paraId="5380B320" w14:textId="6D75536C" w:rsidR="008A3326" w:rsidRPr="00D96DEB" w:rsidRDefault="008A3326" w:rsidP="00C128E3">
            <w:pPr>
              <w:snapToGrid w:val="0"/>
              <w:spacing w:before="60" w:after="60" w:line="240" w:lineRule="auto"/>
              <w:rPr>
                <w:rFonts w:cs="Arial"/>
                <w:sz w:val="18"/>
                <w:szCs w:val="18"/>
              </w:rPr>
            </w:pPr>
            <w:r w:rsidRPr="00D96DEB">
              <w:rPr>
                <w:rFonts w:cs="Arial"/>
                <w:sz w:val="18"/>
                <w:szCs w:val="18"/>
              </w:rPr>
              <w:t>Integer</w:t>
            </w:r>
          </w:p>
        </w:tc>
        <w:tc>
          <w:tcPr>
            <w:tcW w:w="1104" w:type="pct"/>
          </w:tcPr>
          <w:p w14:paraId="0B64A4AD" w14:textId="366EA24B" w:rsidR="008A3326" w:rsidRPr="00D96DEB" w:rsidRDefault="008A3326" w:rsidP="00C128E3">
            <w:pPr>
              <w:snapToGrid w:val="0"/>
              <w:spacing w:before="60" w:after="60" w:line="240" w:lineRule="auto"/>
              <w:jc w:val="left"/>
              <w:rPr>
                <w:rFonts w:cs="Arial"/>
                <w:bCs/>
                <w:sz w:val="18"/>
                <w:szCs w:val="18"/>
              </w:rPr>
            </w:pPr>
            <w:r w:rsidRPr="00D96DEB">
              <w:rPr>
                <w:rFonts w:cs="Arial"/>
                <w:bCs/>
                <w:sz w:val="18"/>
                <w:szCs w:val="18"/>
              </w:rPr>
              <w:t xml:space="preserve">From the Product Specification Register in the IHO Geospatial Information </w:t>
            </w:r>
            <w:r w:rsidR="007028DE" w:rsidRPr="00D96DEB">
              <w:rPr>
                <w:rFonts w:cs="Arial"/>
                <w:bCs/>
                <w:sz w:val="18"/>
                <w:szCs w:val="18"/>
              </w:rPr>
              <w:t xml:space="preserve">(GI) </w:t>
            </w:r>
            <w:r w:rsidRPr="00D96DEB">
              <w:rPr>
                <w:rFonts w:cs="Arial"/>
                <w:bCs/>
                <w:sz w:val="18"/>
                <w:szCs w:val="18"/>
              </w:rPr>
              <w:t>Registry</w:t>
            </w:r>
          </w:p>
        </w:tc>
      </w:tr>
      <w:tr w:rsidR="009952E2" w:rsidRPr="00D96DEB" w14:paraId="547F200D" w14:textId="77777777" w:rsidTr="00D96DEB">
        <w:trPr>
          <w:trHeight w:val="321"/>
        </w:trPr>
        <w:tc>
          <w:tcPr>
            <w:tcW w:w="399" w:type="pct"/>
          </w:tcPr>
          <w:p w14:paraId="1999B7F8" w14:textId="7C1876CC" w:rsidR="009952E2" w:rsidRPr="00D96DEB" w:rsidRDefault="00BC3507" w:rsidP="00C128E3">
            <w:pPr>
              <w:snapToGrid w:val="0"/>
              <w:spacing w:before="60" w:after="60" w:line="240" w:lineRule="auto"/>
              <w:rPr>
                <w:rFonts w:cs="Arial"/>
                <w:sz w:val="18"/>
                <w:szCs w:val="18"/>
              </w:rPr>
            </w:pPr>
            <w:r w:rsidRPr="00D96DEB">
              <w:rPr>
                <w:rFonts w:cs="Arial"/>
                <w:sz w:val="18"/>
                <w:szCs w:val="18"/>
              </w:rPr>
              <w:t>Attribute</w:t>
            </w:r>
          </w:p>
        </w:tc>
        <w:tc>
          <w:tcPr>
            <w:tcW w:w="1095" w:type="pct"/>
          </w:tcPr>
          <w:p w14:paraId="393364A2" w14:textId="7A860EF1" w:rsidR="009952E2" w:rsidRPr="00D96DEB" w:rsidRDefault="00BC3507" w:rsidP="00C128E3">
            <w:pPr>
              <w:snapToGrid w:val="0"/>
              <w:spacing w:before="60" w:after="60" w:line="240" w:lineRule="auto"/>
              <w:rPr>
                <w:rFonts w:cs="Arial"/>
                <w:sz w:val="18"/>
                <w:szCs w:val="18"/>
              </w:rPr>
            </w:pPr>
            <w:proofErr w:type="spellStart"/>
            <w:r w:rsidRPr="00D96DEB">
              <w:rPr>
                <w:rFonts w:cs="Arial"/>
                <w:sz w:val="18"/>
                <w:szCs w:val="18"/>
              </w:rPr>
              <w:t>compliancyCategory</w:t>
            </w:r>
            <w:proofErr w:type="spellEnd"/>
          </w:p>
        </w:tc>
        <w:tc>
          <w:tcPr>
            <w:tcW w:w="1234" w:type="pct"/>
          </w:tcPr>
          <w:p w14:paraId="03A875E5" w14:textId="5A5870B8" w:rsidR="009952E2" w:rsidRPr="00D96DEB" w:rsidRDefault="009731E5" w:rsidP="00C128E3">
            <w:pPr>
              <w:snapToGrid w:val="0"/>
              <w:spacing w:before="60" w:after="60" w:line="240" w:lineRule="auto"/>
              <w:jc w:val="left"/>
              <w:rPr>
                <w:rFonts w:cs="Arial"/>
                <w:sz w:val="18"/>
                <w:szCs w:val="18"/>
              </w:rPr>
            </w:pPr>
            <w:r w:rsidRPr="00D96DEB">
              <w:rPr>
                <w:rFonts w:cs="Arial"/>
                <w:sz w:val="18"/>
                <w:szCs w:val="18"/>
              </w:rPr>
              <w:t>The level of compliance of the Product Specification to S-100</w:t>
            </w:r>
          </w:p>
        </w:tc>
        <w:tc>
          <w:tcPr>
            <w:tcW w:w="290" w:type="pct"/>
          </w:tcPr>
          <w:p w14:paraId="70BF79E7" w14:textId="4CAD0A91" w:rsidR="009952E2" w:rsidRPr="005A0736" w:rsidRDefault="007F5602" w:rsidP="00C128E3">
            <w:pPr>
              <w:snapToGrid w:val="0"/>
              <w:spacing w:before="60" w:after="60" w:line="240" w:lineRule="auto"/>
              <w:jc w:val="center"/>
              <w:rPr>
                <w:rFonts w:cs="Arial"/>
                <w:b/>
                <w:bCs/>
                <w:sz w:val="18"/>
                <w:szCs w:val="18"/>
                <w:rPrChange w:id="1793" w:author="Raphael Malyankar" w:date="2022-11-09T22:48:00Z">
                  <w:rPr>
                    <w:rFonts w:cs="Arial"/>
                    <w:sz w:val="18"/>
                    <w:szCs w:val="18"/>
                  </w:rPr>
                </w:rPrChange>
              </w:rPr>
            </w:pPr>
            <w:r w:rsidRPr="005A0736">
              <w:rPr>
                <w:rFonts w:cs="Arial"/>
                <w:b/>
                <w:bCs/>
                <w:color w:val="FF0000"/>
                <w:sz w:val="18"/>
                <w:szCs w:val="18"/>
                <w:rPrChange w:id="1794" w:author="Raphael Malyankar" w:date="2022-11-09T22:48:00Z">
                  <w:rPr>
                    <w:rFonts w:cs="Arial"/>
                    <w:sz w:val="18"/>
                    <w:szCs w:val="18"/>
                  </w:rPr>
                </w:rPrChange>
              </w:rPr>
              <w:t>1</w:t>
            </w:r>
          </w:p>
        </w:tc>
        <w:tc>
          <w:tcPr>
            <w:tcW w:w="879" w:type="pct"/>
          </w:tcPr>
          <w:p w14:paraId="7CB47718" w14:textId="21127430" w:rsidR="009952E2" w:rsidRPr="00D96DEB" w:rsidRDefault="00BC6888" w:rsidP="00C128E3">
            <w:pPr>
              <w:snapToGrid w:val="0"/>
              <w:spacing w:before="60" w:after="60" w:line="240" w:lineRule="auto"/>
              <w:rPr>
                <w:rFonts w:cs="Arial"/>
                <w:sz w:val="18"/>
                <w:szCs w:val="18"/>
              </w:rPr>
            </w:pPr>
            <w:r w:rsidRPr="00D96DEB">
              <w:rPr>
                <w:rFonts w:cs="Arial"/>
                <w:sz w:val="18"/>
                <w:szCs w:val="18"/>
              </w:rPr>
              <w:t>S100_CompliancyCategory</w:t>
            </w:r>
          </w:p>
        </w:tc>
        <w:tc>
          <w:tcPr>
            <w:tcW w:w="1104" w:type="pct"/>
          </w:tcPr>
          <w:p w14:paraId="6B46B2C9" w14:textId="77777777" w:rsidR="009952E2" w:rsidRPr="00D96DEB" w:rsidRDefault="00B73A79" w:rsidP="00C128E3">
            <w:pPr>
              <w:snapToGrid w:val="0"/>
              <w:spacing w:before="60" w:after="60" w:line="240" w:lineRule="auto"/>
              <w:jc w:val="left"/>
              <w:rPr>
                <w:rFonts w:cs="Arial"/>
                <w:bCs/>
                <w:sz w:val="18"/>
                <w:szCs w:val="18"/>
              </w:rPr>
            </w:pPr>
            <w:r w:rsidRPr="00D96DEB">
              <w:rPr>
                <w:rFonts w:cs="Arial"/>
                <w:bCs/>
                <w:sz w:val="18"/>
                <w:szCs w:val="18"/>
              </w:rPr>
              <w:t>Needed for S-98 interoperability.</w:t>
            </w:r>
          </w:p>
          <w:p w14:paraId="3249CE61" w14:textId="2F1C0B0B" w:rsidR="00B73A79" w:rsidRPr="00D96DEB" w:rsidRDefault="00B73A79" w:rsidP="00C128E3">
            <w:pPr>
              <w:snapToGrid w:val="0"/>
              <w:spacing w:before="60" w:after="60" w:line="240" w:lineRule="auto"/>
              <w:jc w:val="left"/>
              <w:rPr>
                <w:rFonts w:cs="Arial"/>
                <w:bCs/>
                <w:sz w:val="18"/>
                <w:szCs w:val="18"/>
              </w:rPr>
            </w:pPr>
          </w:p>
        </w:tc>
      </w:tr>
    </w:tbl>
    <w:p w14:paraId="44AFA2FF" w14:textId="77777777" w:rsidR="00E73EDF" w:rsidRDefault="00E73EDF" w:rsidP="001B75EB">
      <w:pPr>
        <w:spacing w:after="0" w:line="240" w:lineRule="auto"/>
      </w:pPr>
    </w:p>
    <w:p w14:paraId="38DE470D" w14:textId="59A4990A"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CompiancyCategory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3047"/>
        <w:gridCol w:w="3470"/>
        <w:gridCol w:w="802"/>
        <w:gridCol w:w="5618"/>
      </w:tblGrid>
      <w:tr w:rsidR="00BC3507" w:rsidRPr="002C5733" w14:paraId="21BB022A" w14:textId="77777777" w:rsidTr="002C5733">
        <w:trPr>
          <w:cantSplit/>
        </w:trPr>
        <w:tc>
          <w:tcPr>
            <w:tcW w:w="408" w:type="pct"/>
            <w:shd w:val="clear" w:color="auto" w:fill="D9D9D9" w:themeFill="background1" w:themeFillShade="D9"/>
          </w:tcPr>
          <w:p w14:paraId="5403E557"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Role Name</w:t>
            </w:r>
          </w:p>
        </w:tc>
        <w:tc>
          <w:tcPr>
            <w:tcW w:w="1082" w:type="pct"/>
            <w:shd w:val="clear" w:color="auto" w:fill="D9D9D9" w:themeFill="background1" w:themeFillShade="D9"/>
          </w:tcPr>
          <w:p w14:paraId="34821113"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Name</w:t>
            </w:r>
          </w:p>
        </w:tc>
        <w:tc>
          <w:tcPr>
            <w:tcW w:w="1231" w:type="pct"/>
            <w:shd w:val="clear" w:color="auto" w:fill="D9D9D9" w:themeFill="background1" w:themeFillShade="D9"/>
          </w:tcPr>
          <w:p w14:paraId="7CD5D0E7"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Description</w:t>
            </w:r>
          </w:p>
        </w:tc>
        <w:tc>
          <w:tcPr>
            <w:tcW w:w="290" w:type="pct"/>
            <w:shd w:val="clear" w:color="auto" w:fill="D9D9D9" w:themeFill="background1" w:themeFillShade="D9"/>
          </w:tcPr>
          <w:p w14:paraId="31BC274E" w14:textId="77777777" w:rsidR="00BC3507" w:rsidRPr="002C5733" w:rsidRDefault="00BC3507" w:rsidP="00C128E3">
            <w:pPr>
              <w:keepNext/>
              <w:keepLines/>
              <w:snapToGrid w:val="0"/>
              <w:spacing w:before="60" w:after="60" w:line="240" w:lineRule="auto"/>
              <w:jc w:val="center"/>
              <w:rPr>
                <w:b/>
                <w:sz w:val="18"/>
                <w:szCs w:val="18"/>
              </w:rPr>
            </w:pPr>
            <w:r w:rsidRPr="002C5733">
              <w:rPr>
                <w:b/>
                <w:sz w:val="18"/>
                <w:szCs w:val="18"/>
              </w:rPr>
              <w:t>Code</w:t>
            </w:r>
          </w:p>
        </w:tc>
        <w:tc>
          <w:tcPr>
            <w:tcW w:w="1990" w:type="pct"/>
            <w:shd w:val="clear" w:color="auto" w:fill="D9D9D9" w:themeFill="background1" w:themeFillShade="D9"/>
          </w:tcPr>
          <w:p w14:paraId="1A3C98B4"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Remarks</w:t>
            </w:r>
          </w:p>
        </w:tc>
      </w:tr>
      <w:tr w:rsidR="00BC3507" w:rsidRPr="002C5733" w14:paraId="1D0F3E52" w14:textId="77777777" w:rsidTr="002C5733">
        <w:trPr>
          <w:cantSplit/>
        </w:trPr>
        <w:tc>
          <w:tcPr>
            <w:tcW w:w="408" w:type="pct"/>
          </w:tcPr>
          <w:p w14:paraId="1E4ED7C2" w14:textId="77777777" w:rsidR="00BC3507" w:rsidRPr="002C5733" w:rsidRDefault="00BC3507" w:rsidP="00C128E3">
            <w:pPr>
              <w:snapToGrid w:val="0"/>
              <w:spacing w:before="60" w:after="60" w:line="240" w:lineRule="auto"/>
              <w:jc w:val="left"/>
              <w:rPr>
                <w:sz w:val="18"/>
                <w:szCs w:val="18"/>
              </w:rPr>
            </w:pPr>
            <w:r w:rsidRPr="002C5733">
              <w:rPr>
                <w:sz w:val="18"/>
                <w:szCs w:val="18"/>
              </w:rPr>
              <w:t>Enumeration</w:t>
            </w:r>
          </w:p>
        </w:tc>
        <w:tc>
          <w:tcPr>
            <w:tcW w:w="1082" w:type="pct"/>
          </w:tcPr>
          <w:p w14:paraId="51B7E06D" w14:textId="77777777" w:rsidR="00BC3507" w:rsidRPr="002C5733" w:rsidRDefault="00BC3507" w:rsidP="00C128E3">
            <w:pPr>
              <w:snapToGrid w:val="0"/>
              <w:spacing w:before="60" w:after="60" w:line="240" w:lineRule="auto"/>
              <w:jc w:val="left"/>
              <w:rPr>
                <w:sz w:val="18"/>
                <w:szCs w:val="18"/>
              </w:rPr>
            </w:pPr>
            <w:r w:rsidRPr="002C5733">
              <w:rPr>
                <w:sz w:val="18"/>
                <w:szCs w:val="18"/>
              </w:rPr>
              <w:t>S100_CompliancyCategory</w:t>
            </w:r>
          </w:p>
        </w:tc>
        <w:tc>
          <w:tcPr>
            <w:tcW w:w="1231" w:type="pct"/>
          </w:tcPr>
          <w:p w14:paraId="1629A338" w14:textId="77777777" w:rsidR="00BC3507" w:rsidRPr="002C5733" w:rsidRDefault="00BC3507" w:rsidP="00C128E3">
            <w:pPr>
              <w:snapToGrid w:val="0"/>
              <w:spacing w:before="60" w:after="60" w:line="240" w:lineRule="auto"/>
              <w:jc w:val="left"/>
              <w:rPr>
                <w:sz w:val="18"/>
                <w:szCs w:val="18"/>
              </w:rPr>
            </w:pPr>
          </w:p>
        </w:tc>
        <w:tc>
          <w:tcPr>
            <w:tcW w:w="290" w:type="pct"/>
          </w:tcPr>
          <w:p w14:paraId="56676B37" w14:textId="77777777" w:rsidR="00BC3507" w:rsidRPr="002C5733" w:rsidRDefault="00BC3507" w:rsidP="00C128E3">
            <w:pPr>
              <w:snapToGrid w:val="0"/>
              <w:spacing w:before="60" w:after="60" w:line="240" w:lineRule="auto"/>
              <w:jc w:val="center"/>
              <w:rPr>
                <w:sz w:val="18"/>
                <w:szCs w:val="18"/>
              </w:rPr>
            </w:pPr>
            <w:r w:rsidRPr="002C5733">
              <w:rPr>
                <w:sz w:val="18"/>
                <w:szCs w:val="18"/>
              </w:rPr>
              <w:t>-</w:t>
            </w:r>
          </w:p>
        </w:tc>
        <w:tc>
          <w:tcPr>
            <w:tcW w:w="1990" w:type="pct"/>
          </w:tcPr>
          <w:p w14:paraId="58890EF2" w14:textId="621FAD4A" w:rsidR="00BC3507" w:rsidRPr="005A0736" w:rsidRDefault="002C5733" w:rsidP="00C128E3">
            <w:pPr>
              <w:snapToGrid w:val="0"/>
              <w:spacing w:before="60" w:after="60" w:line="240" w:lineRule="auto"/>
              <w:jc w:val="left"/>
              <w:rPr>
                <w:b/>
                <w:sz w:val="18"/>
                <w:szCs w:val="18"/>
                <w:rPrChange w:id="1795" w:author="Raphael Malyankar" w:date="2022-11-09T22:49:00Z">
                  <w:rPr>
                    <w:sz w:val="18"/>
                    <w:szCs w:val="18"/>
                  </w:rPr>
                </w:rPrChange>
              </w:rPr>
            </w:pPr>
            <w:r w:rsidRPr="005A0736">
              <w:rPr>
                <w:rFonts w:cs="Arial"/>
                <w:b/>
                <w:color w:val="FF0000"/>
                <w:sz w:val="18"/>
                <w:szCs w:val="18"/>
                <w:rPrChange w:id="1796" w:author="Raphael Malyankar" w:date="2022-11-09T22:49:00Z">
                  <w:rPr>
                    <w:rFonts w:cs="Arial"/>
                    <w:bCs/>
                    <w:sz w:val="18"/>
                    <w:szCs w:val="18"/>
                  </w:rPr>
                </w:rPrChange>
              </w:rPr>
              <w:t xml:space="preserve">S-131 uses only </w:t>
            </w:r>
            <w:r w:rsidRPr="005A0736">
              <w:rPr>
                <w:rFonts w:cs="Arial"/>
                <w:b/>
                <w:i/>
                <w:iCs/>
                <w:color w:val="FF0000"/>
                <w:sz w:val="18"/>
                <w:szCs w:val="18"/>
                <w:rPrChange w:id="1797" w:author="Raphael Malyankar" w:date="2022-11-09T22:49:00Z">
                  <w:rPr>
                    <w:rFonts w:cs="Arial"/>
                    <w:bCs/>
                    <w:i/>
                    <w:iCs/>
                    <w:sz w:val="18"/>
                    <w:szCs w:val="18"/>
                  </w:rPr>
                </w:rPrChange>
              </w:rPr>
              <w:t>category4</w:t>
            </w:r>
          </w:p>
        </w:tc>
      </w:tr>
      <w:tr w:rsidR="00BC3507" w:rsidRPr="002C5733" w14:paraId="58FD71FB" w14:textId="77777777" w:rsidTr="002C5733">
        <w:trPr>
          <w:cantSplit/>
        </w:trPr>
        <w:tc>
          <w:tcPr>
            <w:tcW w:w="408" w:type="pct"/>
          </w:tcPr>
          <w:p w14:paraId="1B63CE6E" w14:textId="77777777" w:rsidR="00BC3507" w:rsidRPr="002C5733" w:rsidRDefault="00BC3507" w:rsidP="00C128E3">
            <w:pPr>
              <w:snapToGrid w:val="0"/>
              <w:spacing w:before="60" w:after="60" w:line="240" w:lineRule="auto"/>
              <w:jc w:val="left"/>
              <w:rPr>
                <w:sz w:val="18"/>
                <w:szCs w:val="18"/>
              </w:rPr>
            </w:pPr>
            <w:r w:rsidRPr="002C5733">
              <w:rPr>
                <w:sz w:val="18"/>
                <w:szCs w:val="18"/>
              </w:rPr>
              <w:t>Value</w:t>
            </w:r>
          </w:p>
        </w:tc>
        <w:tc>
          <w:tcPr>
            <w:tcW w:w="1082" w:type="pct"/>
          </w:tcPr>
          <w:p w14:paraId="5EF309DB" w14:textId="77777777" w:rsidR="00BC3507" w:rsidRPr="002C5733" w:rsidRDefault="00BC3507" w:rsidP="00C128E3">
            <w:pPr>
              <w:snapToGrid w:val="0"/>
              <w:spacing w:before="60" w:after="60" w:line="240" w:lineRule="auto"/>
              <w:jc w:val="left"/>
              <w:rPr>
                <w:sz w:val="18"/>
                <w:szCs w:val="18"/>
              </w:rPr>
            </w:pPr>
            <w:r w:rsidRPr="002C5733">
              <w:rPr>
                <w:sz w:val="18"/>
                <w:szCs w:val="18"/>
              </w:rPr>
              <w:t>category4</w:t>
            </w:r>
          </w:p>
        </w:tc>
        <w:tc>
          <w:tcPr>
            <w:tcW w:w="1231" w:type="pct"/>
          </w:tcPr>
          <w:p w14:paraId="2CCE03BB" w14:textId="77777777" w:rsidR="00BC3507" w:rsidRPr="002C5733" w:rsidRDefault="00BC3507" w:rsidP="00C128E3">
            <w:pPr>
              <w:snapToGrid w:val="0"/>
              <w:spacing w:before="60" w:after="60" w:line="240" w:lineRule="auto"/>
              <w:jc w:val="left"/>
              <w:rPr>
                <w:sz w:val="18"/>
                <w:szCs w:val="18"/>
              </w:rPr>
            </w:pPr>
            <w:r w:rsidRPr="002C5733">
              <w:rPr>
                <w:sz w:val="18"/>
                <w:szCs w:val="18"/>
              </w:rPr>
              <w:t>IHO S-100 and IMO harmonized display compliant</w:t>
            </w:r>
          </w:p>
        </w:tc>
        <w:tc>
          <w:tcPr>
            <w:tcW w:w="290" w:type="pct"/>
          </w:tcPr>
          <w:p w14:paraId="7671E95C" w14:textId="77777777" w:rsidR="00BC3507" w:rsidRPr="002C5733" w:rsidRDefault="00BC3507" w:rsidP="00C128E3">
            <w:pPr>
              <w:snapToGrid w:val="0"/>
              <w:spacing w:before="60" w:after="60" w:line="240" w:lineRule="auto"/>
              <w:jc w:val="center"/>
              <w:rPr>
                <w:sz w:val="18"/>
                <w:szCs w:val="18"/>
              </w:rPr>
            </w:pPr>
          </w:p>
        </w:tc>
        <w:tc>
          <w:tcPr>
            <w:tcW w:w="1990" w:type="pct"/>
          </w:tcPr>
          <w:p w14:paraId="0B1252C1" w14:textId="77777777" w:rsidR="00BC3507" w:rsidRPr="002C5733" w:rsidRDefault="00BC3507" w:rsidP="00C128E3">
            <w:pPr>
              <w:snapToGrid w:val="0"/>
              <w:spacing w:before="60" w:after="60" w:line="240" w:lineRule="auto"/>
              <w:jc w:val="left"/>
              <w:rPr>
                <w:sz w:val="18"/>
                <w:szCs w:val="18"/>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75"/>
        <w:gridCol w:w="3500"/>
        <w:gridCol w:w="811"/>
        <w:gridCol w:w="5551"/>
      </w:tblGrid>
      <w:tr w:rsidR="00F7772D" w:rsidRPr="002C5733" w14:paraId="6C41154F" w14:textId="77777777" w:rsidTr="002C5733">
        <w:trPr>
          <w:cantSplit/>
        </w:trPr>
        <w:tc>
          <w:tcPr>
            <w:tcW w:w="411" w:type="pct"/>
            <w:shd w:val="clear" w:color="auto" w:fill="D9D9D9" w:themeFill="background1" w:themeFillShade="D9"/>
            <w:tcMar>
              <w:top w:w="0" w:type="dxa"/>
              <w:bottom w:w="0" w:type="dxa"/>
            </w:tcMar>
            <w:vAlign w:val="center"/>
          </w:tcPr>
          <w:p w14:paraId="67382553"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Role Name</w:t>
            </w:r>
          </w:p>
        </w:tc>
        <w:tc>
          <w:tcPr>
            <w:tcW w:w="1091" w:type="pct"/>
            <w:shd w:val="clear" w:color="auto" w:fill="D9D9D9" w:themeFill="background1" w:themeFillShade="D9"/>
            <w:tcMar>
              <w:top w:w="0" w:type="dxa"/>
              <w:bottom w:w="0" w:type="dxa"/>
            </w:tcMar>
            <w:vAlign w:val="center"/>
          </w:tcPr>
          <w:p w14:paraId="6FFCCE3F"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Name</w:t>
            </w:r>
          </w:p>
        </w:tc>
        <w:tc>
          <w:tcPr>
            <w:tcW w:w="1241" w:type="pct"/>
            <w:shd w:val="clear" w:color="auto" w:fill="D9D9D9" w:themeFill="background1" w:themeFillShade="D9"/>
            <w:tcMar>
              <w:top w:w="0" w:type="dxa"/>
              <w:bottom w:w="0" w:type="dxa"/>
            </w:tcMar>
            <w:vAlign w:val="center"/>
          </w:tcPr>
          <w:p w14:paraId="508132B5"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Description</w:t>
            </w:r>
          </w:p>
        </w:tc>
        <w:tc>
          <w:tcPr>
            <w:tcW w:w="292" w:type="pct"/>
            <w:shd w:val="clear" w:color="auto" w:fill="D9D9D9" w:themeFill="background1" w:themeFillShade="D9"/>
          </w:tcPr>
          <w:p w14:paraId="07833248" w14:textId="77777777" w:rsidR="00D85821" w:rsidRPr="002C5733" w:rsidRDefault="00D85821" w:rsidP="00C128E3">
            <w:pPr>
              <w:suppressAutoHyphens/>
              <w:snapToGrid w:val="0"/>
              <w:spacing w:before="60" w:after="60" w:line="240" w:lineRule="auto"/>
              <w:jc w:val="center"/>
              <w:rPr>
                <w:b/>
                <w:sz w:val="18"/>
                <w:szCs w:val="18"/>
                <w:lang w:eastAsia="ar-SA"/>
              </w:rPr>
            </w:pPr>
            <w:r w:rsidRPr="002C5733">
              <w:rPr>
                <w:b/>
                <w:sz w:val="18"/>
                <w:szCs w:val="18"/>
              </w:rPr>
              <w:t>Code</w:t>
            </w:r>
          </w:p>
        </w:tc>
        <w:tc>
          <w:tcPr>
            <w:tcW w:w="1964" w:type="pct"/>
            <w:shd w:val="clear" w:color="auto" w:fill="D9D9D9" w:themeFill="background1" w:themeFillShade="D9"/>
            <w:tcMar>
              <w:top w:w="0" w:type="dxa"/>
              <w:bottom w:w="0" w:type="dxa"/>
            </w:tcMar>
            <w:vAlign w:val="center"/>
          </w:tcPr>
          <w:p w14:paraId="0163C9CB"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Remarks</w:t>
            </w:r>
          </w:p>
        </w:tc>
      </w:tr>
      <w:tr w:rsidR="00F7772D" w:rsidRPr="002C5733" w14:paraId="0FB0D3E3" w14:textId="77777777" w:rsidTr="002C5733">
        <w:trPr>
          <w:cantSplit/>
        </w:trPr>
        <w:tc>
          <w:tcPr>
            <w:tcW w:w="411" w:type="pct"/>
            <w:tcMar>
              <w:top w:w="0" w:type="dxa"/>
              <w:bottom w:w="0" w:type="dxa"/>
            </w:tcMar>
          </w:tcPr>
          <w:p w14:paraId="17DB6A1E" w14:textId="77777777" w:rsidR="00D85821" w:rsidRPr="002C5733" w:rsidRDefault="00D85821" w:rsidP="00C128E3">
            <w:pPr>
              <w:suppressAutoHyphens/>
              <w:snapToGrid w:val="0"/>
              <w:spacing w:before="60" w:after="60" w:line="240" w:lineRule="auto"/>
              <w:rPr>
                <w:sz w:val="18"/>
                <w:szCs w:val="18"/>
                <w:lang w:eastAsia="ar-SA"/>
              </w:rPr>
            </w:pPr>
            <w:r w:rsidRPr="002C5733">
              <w:rPr>
                <w:sz w:val="18"/>
                <w:szCs w:val="18"/>
              </w:rPr>
              <w:t>Enumeration</w:t>
            </w:r>
          </w:p>
        </w:tc>
        <w:tc>
          <w:tcPr>
            <w:tcW w:w="1091" w:type="pct"/>
            <w:tcMar>
              <w:top w:w="0" w:type="dxa"/>
              <w:bottom w:w="0" w:type="dxa"/>
            </w:tcMar>
          </w:tcPr>
          <w:p w14:paraId="5782CE00" w14:textId="54EFB25D" w:rsidR="00D85821" w:rsidRPr="002C5733" w:rsidRDefault="00D85821" w:rsidP="00C128E3">
            <w:pPr>
              <w:suppressAutoHyphens/>
              <w:snapToGrid w:val="0"/>
              <w:spacing w:before="60" w:after="60" w:line="240" w:lineRule="auto"/>
              <w:rPr>
                <w:sz w:val="18"/>
                <w:szCs w:val="18"/>
                <w:lang w:eastAsia="ar-SA"/>
              </w:rPr>
            </w:pPr>
            <w:r w:rsidRPr="002C5733">
              <w:rPr>
                <w:sz w:val="18"/>
                <w:szCs w:val="18"/>
              </w:rPr>
              <w:t>S100_ProtectionScheme</w:t>
            </w:r>
          </w:p>
        </w:tc>
        <w:tc>
          <w:tcPr>
            <w:tcW w:w="1241" w:type="pct"/>
            <w:tcMar>
              <w:top w:w="0" w:type="dxa"/>
              <w:bottom w:w="0" w:type="dxa"/>
            </w:tcMar>
          </w:tcPr>
          <w:p w14:paraId="5025AC51" w14:textId="667FE2B0" w:rsidR="00D85821" w:rsidRPr="002C5733" w:rsidRDefault="00D85821" w:rsidP="00C128E3">
            <w:pPr>
              <w:suppressAutoHyphens/>
              <w:snapToGrid w:val="0"/>
              <w:spacing w:before="60" w:after="60" w:line="240" w:lineRule="auto"/>
              <w:jc w:val="left"/>
              <w:rPr>
                <w:sz w:val="18"/>
                <w:szCs w:val="18"/>
                <w:lang w:eastAsia="ar-SA"/>
              </w:rPr>
            </w:pPr>
            <w:r w:rsidRPr="002C5733">
              <w:rPr>
                <w:sz w:val="18"/>
                <w:szCs w:val="18"/>
              </w:rPr>
              <w:t>Data protection schemes</w:t>
            </w:r>
          </w:p>
        </w:tc>
        <w:tc>
          <w:tcPr>
            <w:tcW w:w="292" w:type="pct"/>
          </w:tcPr>
          <w:p w14:paraId="505082DB" w14:textId="4D4B0927" w:rsidR="00D85821" w:rsidRPr="002C5733" w:rsidRDefault="00D85821" w:rsidP="00C128E3">
            <w:pPr>
              <w:suppressAutoHyphens/>
              <w:snapToGrid w:val="0"/>
              <w:spacing w:before="60" w:after="60" w:line="240" w:lineRule="auto"/>
              <w:jc w:val="center"/>
              <w:rPr>
                <w:sz w:val="18"/>
                <w:szCs w:val="18"/>
              </w:rPr>
            </w:pPr>
            <w:r w:rsidRPr="002C5733">
              <w:rPr>
                <w:sz w:val="18"/>
                <w:szCs w:val="18"/>
              </w:rPr>
              <w:t>-</w:t>
            </w:r>
          </w:p>
        </w:tc>
        <w:tc>
          <w:tcPr>
            <w:tcW w:w="1964" w:type="pct"/>
            <w:tcMar>
              <w:top w:w="0" w:type="dxa"/>
              <w:bottom w:w="0" w:type="dxa"/>
            </w:tcMar>
          </w:tcPr>
          <w:p w14:paraId="3F7BE945" w14:textId="651150EC" w:rsidR="00D85821" w:rsidRPr="002C5733" w:rsidRDefault="00D85821" w:rsidP="00C128E3">
            <w:pPr>
              <w:suppressAutoHyphens/>
              <w:snapToGrid w:val="0"/>
              <w:spacing w:before="60" w:after="60" w:line="240" w:lineRule="auto"/>
              <w:rPr>
                <w:sz w:val="18"/>
                <w:szCs w:val="18"/>
                <w:lang w:eastAsia="ar-SA"/>
              </w:rPr>
            </w:pPr>
            <w:r w:rsidRPr="002C5733">
              <w:rPr>
                <w:sz w:val="18"/>
                <w:szCs w:val="18"/>
              </w:rPr>
              <w:t>-</w:t>
            </w:r>
          </w:p>
        </w:tc>
      </w:tr>
      <w:tr w:rsidR="00F7772D" w:rsidRPr="002C5733" w14:paraId="66CD1483" w14:textId="77777777" w:rsidTr="002C5733">
        <w:trPr>
          <w:cantSplit/>
        </w:trPr>
        <w:tc>
          <w:tcPr>
            <w:tcW w:w="411" w:type="pct"/>
            <w:tcMar>
              <w:top w:w="0" w:type="dxa"/>
              <w:bottom w:w="0" w:type="dxa"/>
            </w:tcMar>
          </w:tcPr>
          <w:p w14:paraId="0DBD5A73" w14:textId="77777777" w:rsidR="00F7772D" w:rsidRPr="002C5733" w:rsidRDefault="00F7772D" w:rsidP="00C128E3">
            <w:pPr>
              <w:suppressAutoHyphens/>
              <w:snapToGrid w:val="0"/>
              <w:spacing w:before="60" w:after="60" w:line="240" w:lineRule="auto"/>
              <w:rPr>
                <w:sz w:val="18"/>
                <w:szCs w:val="18"/>
                <w:lang w:eastAsia="ar-SA"/>
              </w:rPr>
            </w:pPr>
            <w:r w:rsidRPr="002C5733">
              <w:rPr>
                <w:sz w:val="18"/>
                <w:szCs w:val="18"/>
              </w:rPr>
              <w:t>Value</w:t>
            </w:r>
          </w:p>
        </w:tc>
        <w:tc>
          <w:tcPr>
            <w:tcW w:w="1091" w:type="pct"/>
            <w:tcMar>
              <w:top w:w="0" w:type="dxa"/>
              <w:bottom w:w="0" w:type="dxa"/>
            </w:tcMar>
          </w:tcPr>
          <w:p w14:paraId="34439CFC" w14:textId="492EDFDE" w:rsidR="00F7772D" w:rsidRPr="002C5733" w:rsidRDefault="00F7772D" w:rsidP="00C128E3">
            <w:pPr>
              <w:suppressAutoHyphens/>
              <w:snapToGrid w:val="0"/>
              <w:spacing w:before="60" w:after="60" w:line="240" w:lineRule="auto"/>
              <w:rPr>
                <w:sz w:val="18"/>
                <w:szCs w:val="18"/>
                <w:lang w:eastAsia="ar-SA"/>
              </w:rPr>
            </w:pPr>
            <w:r w:rsidRPr="002C5733">
              <w:rPr>
                <w:sz w:val="18"/>
                <w:szCs w:val="18"/>
              </w:rPr>
              <w:t>S100p15</w:t>
            </w:r>
          </w:p>
        </w:tc>
        <w:tc>
          <w:tcPr>
            <w:tcW w:w="1241" w:type="pct"/>
            <w:tcMar>
              <w:top w:w="0" w:type="dxa"/>
              <w:bottom w:w="0" w:type="dxa"/>
            </w:tcMar>
          </w:tcPr>
          <w:p w14:paraId="20EA33A9" w14:textId="264F2250" w:rsidR="00F7772D" w:rsidRPr="002C5733" w:rsidRDefault="00F7772D" w:rsidP="00C128E3">
            <w:pPr>
              <w:suppressAutoHyphens/>
              <w:snapToGrid w:val="0"/>
              <w:spacing w:before="60" w:after="60" w:line="240" w:lineRule="auto"/>
              <w:jc w:val="left"/>
              <w:rPr>
                <w:sz w:val="18"/>
                <w:szCs w:val="18"/>
                <w:lang w:val="fr-MC" w:eastAsia="ar-SA"/>
              </w:rPr>
            </w:pPr>
            <w:r w:rsidRPr="002C5733">
              <w:rPr>
                <w:sz w:val="18"/>
                <w:szCs w:val="18"/>
              </w:rPr>
              <w:t>IHO S-100 Part 15</w:t>
            </w:r>
          </w:p>
        </w:tc>
        <w:tc>
          <w:tcPr>
            <w:tcW w:w="292" w:type="pct"/>
          </w:tcPr>
          <w:p w14:paraId="53CC9224" w14:textId="63AD4A6A" w:rsidR="00F7772D" w:rsidRPr="002C5733" w:rsidDel="007A5525" w:rsidRDefault="00F7772D" w:rsidP="00C128E3">
            <w:pPr>
              <w:suppressAutoHyphens/>
              <w:snapToGrid w:val="0"/>
              <w:spacing w:before="60" w:after="60" w:line="240" w:lineRule="auto"/>
              <w:jc w:val="center"/>
              <w:rPr>
                <w:sz w:val="18"/>
                <w:szCs w:val="18"/>
              </w:rPr>
            </w:pPr>
            <w:r w:rsidRPr="002C5733">
              <w:rPr>
                <w:sz w:val="18"/>
                <w:szCs w:val="18"/>
              </w:rPr>
              <w:t>-</w:t>
            </w:r>
          </w:p>
        </w:tc>
        <w:tc>
          <w:tcPr>
            <w:tcW w:w="1964" w:type="pct"/>
            <w:tcMar>
              <w:top w:w="0" w:type="dxa"/>
              <w:bottom w:w="0" w:type="dxa"/>
            </w:tcMar>
          </w:tcPr>
          <w:p w14:paraId="683C27BB" w14:textId="7BBF2AB0" w:rsidR="00F7772D" w:rsidRPr="002C5733" w:rsidRDefault="00F7772D" w:rsidP="00C128E3">
            <w:pPr>
              <w:suppressAutoHyphens/>
              <w:snapToGrid w:val="0"/>
              <w:spacing w:before="60" w:after="60" w:line="240" w:lineRule="auto"/>
              <w:rPr>
                <w:sz w:val="18"/>
                <w:szCs w:val="18"/>
                <w:lang w:eastAsia="ar-SA"/>
              </w:rPr>
            </w:pPr>
            <w:r w:rsidRPr="002C5733">
              <w:rPr>
                <w:sz w:val="18"/>
                <w:szCs w:val="18"/>
              </w:rPr>
              <w:t>See S-100 Part 15</w:t>
            </w:r>
          </w:p>
        </w:tc>
      </w:tr>
    </w:tbl>
    <w:p w14:paraId="6CFAC503" w14:textId="77777777" w:rsidR="00565A9C" w:rsidRPr="00F7772D" w:rsidRDefault="00565A9C" w:rsidP="001B75EB">
      <w:pPr>
        <w:spacing w:after="0" w:line="240" w:lineRule="auto"/>
      </w:pPr>
    </w:p>
    <w:p w14:paraId="210CF9C3" w14:textId="53CFD861" w:rsidR="00E73EDF" w:rsidRDefault="00E4720B" w:rsidP="008A2C29">
      <w:pPr>
        <w:pStyle w:val="Heading3"/>
        <w:tabs>
          <w:tab w:val="clear" w:pos="660"/>
          <w:tab w:val="clear" w:pos="880"/>
          <w:tab w:val="left" w:pos="851"/>
        </w:tabs>
        <w:spacing w:before="120" w:after="120" w:line="240" w:lineRule="auto"/>
        <w:ind w:left="851" w:hanging="851"/>
        <w:jc w:val="both"/>
      </w:pPr>
      <w:bookmarkStart w:id="1798" w:name="_Toc439685326"/>
      <w:bookmarkStart w:id="1799" w:name="_Toc120228716"/>
      <w:r w:rsidRPr="002964C5">
        <w:t>S100</w:t>
      </w:r>
      <w:r w:rsidR="007653F1" w:rsidRPr="002964C5">
        <w:t>_SupportFileDiscoveryMetadata</w:t>
      </w:r>
      <w:bookmarkEnd w:id="1798"/>
      <w:bookmarkEnd w:id="179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58" w:type="dxa"/>
          <w:bottom w:w="58" w:type="dxa"/>
          <w:right w:w="58" w:type="dxa"/>
        </w:tblCellMar>
        <w:tblLook w:val="0000" w:firstRow="0" w:lastRow="0" w:firstColumn="0" w:lastColumn="0" w:noHBand="0" w:noVBand="0"/>
      </w:tblPr>
      <w:tblGrid>
        <w:gridCol w:w="1053"/>
        <w:gridCol w:w="3062"/>
        <w:gridCol w:w="2919"/>
        <w:gridCol w:w="758"/>
        <w:gridCol w:w="2806"/>
        <w:gridCol w:w="3447"/>
      </w:tblGrid>
      <w:tr w:rsidR="00735F23" w:rsidRPr="00EA68F3" w14:paraId="63AD97A6" w14:textId="77777777" w:rsidTr="0062465A">
        <w:trPr>
          <w:cantSplit/>
          <w:trHeight w:val="198"/>
        </w:trPr>
        <w:tc>
          <w:tcPr>
            <w:tcW w:w="375" w:type="pct"/>
            <w:shd w:val="clear" w:color="auto" w:fill="D9D9D9" w:themeFill="background1" w:themeFillShade="D9"/>
          </w:tcPr>
          <w:p w14:paraId="6C403343" w14:textId="77777777" w:rsidR="00735F23" w:rsidRPr="00EA68F3" w:rsidRDefault="00735F23" w:rsidP="00081FF3">
            <w:pPr>
              <w:snapToGrid w:val="0"/>
              <w:spacing w:after="60" w:line="240" w:lineRule="auto"/>
              <w:rPr>
                <w:b/>
                <w:sz w:val="18"/>
                <w:szCs w:val="18"/>
              </w:rPr>
            </w:pPr>
            <w:r w:rsidRPr="00EA68F3">
              <w:rPr>
                <w:b/>
                <w:sz w:val="18"/>
                <w:szCs w:val="18"/>
              </w:rPr>
              <w:t>Role Name</w:t>
            </w:r>
          </w:p>
        </w:tc>
        <w:tc>
          <w:tcPr>
            <w:tcW w:w="1090" w:type="pct"/>
            <w:shd w:val="clear" w:color="auto" w:fill="D9D9D9" w:themeFill="background1" w:themeFillShade="D9"/>
            <w:tcMar>
              <w:left w:w="29" w:type="dxa"/>
              <w:right w:w="29" w:type="dxa"/>
            </w:tcMar>
            <w:vAlign w:val="center"/>
          </w:tcPr>
          <w:p w14:paraId="75FB7ECF" w14:textId="77777777" w:rsidR="00735F23" w:rsidRPr="00EA68F3" w:rsidRDefault="00735F23" w:rsidP="00081FF3">
            <w:pPr>
              <w:snapToGrid w:val="0"/>
              <w:spacing w:after="60" w:line="240" w:lineRule="auto"/>
              <w:rPr>
                <w:b/>
                <w:sz w:val="18"/>
                <w:szCs w:val="18"/>
              </w:rPr>
            </w:pPr>
            <w:r w:rsidRPr="00EA68F3">
              <w:rPr>
                <w:b/>
                <w:sz w:val="18"/>
                <w:szCs w:val="18"/>
              </w:rPr>
              <w:t>Name</w:t>
            </w:r>
          </w:p>
        </w:tc>
        <w:tc>
          <w:tcPr>
            <w:tcW w:w="1039" w:type="pct"/>
            <w:shd w:val="clear" w:color="auto" w:fill="D9D9D9" w:themeFill="background1" w:themeFillShade="D9"/>
            <w:tcMar>
              <w:left w:w="29" w:type="dxa"/>
              <w:right w:w="29" w:type="dxa"/>
            </w:tcMar>
            <w:vAlign w:val="center"/>
          </w:tcPr>
          <w:p w14:paraId="4C3CB393" w14:textId="77777777" w:rsidR="00735F23" w:rsidRPr="00EA68F3" w:rsidRDefault="00735F23" w:rsidP="00081FF3">
            <w:pPr>
              <w:snapToGrid w:val="0"/>
              <w:spacing w:after="60" w:line="240" w:lineRule="auto"/>
              <w:rPr>
                <w:b/>
                <w:sz w:val="18"/>
                <w:szCs w:val="18"/>
              </w:rPr>
            </w:pPr>
            <w:r w:rsidRPr="00EA68F3">
              <w:rPr>
                <w:b/>
                <w:sz w:val="18"/>
                <w:szCs w:val="18"/>
              </w:rPr>
              <w:t>Description</w:t>
            </w:r>
          </w:p>
        </w:tc>
        <w:tc>
          <w:tcPr>
            <w:tcW w:w="270" w:type="pct"/>
            <w:shd w:val="clear" w:color="auto" w:fill="D9D9D9" w:themeFill="background1" w:themeFillShade="D9"/>
            <w:tcMar>
              <w:left w:w="29" w:type="dxa"/>
              <w:right w:w="29" w:type="dxa"/>
            </w:tcMar>
            <w:vAlign w:val="center"/>
          </w:tcPr>
          <w:p w14:paraId="4FC1E94A" w14:textId="77777777" w:rsidR="00735F23" w:rsidRPr="00EA68F3" w:rsidRDefault="00735F23" w:rsidP="00081FF3">
            <w:pPr>
              <w:snapToGrid w:val="0"/>
              <w:spacing w:after="60" w:line="240" w:lineRule="auto"/>
              <w:jc w:val="center"/>
              <w:rPr>
                <w:b/>
                <w:sz w:val="18"/>
                <w:szCs w:val="18"/>
              </w:rPr>
            </w:pPr>
            <w:proofErr w:type="spellStart"/>
            <w:r w:rsidRPr="00EA68F3">
              <w:rPr>
                <w:b/>
                <w:sz w:val="18"/>
                <w:szCs w:val="18"/>
              </w:rPr>
              <w:t>Mult</w:t>
            </w:r>
            <w:proofErr w:type="spellEnd"/>
            <w:r>
              <w:rPr>
                <w:b/>
                <w:sz w:val="18"/>
                <w:szCs w:val="18"/>
              </w:rPr>
              <w:t>.</w:t>
            </w:r>
          </w:p>
        </w:tc>
        <w:tc>
          <w:tcPr>
            <w:tcW w:w="999" w:type="pct"/>
            <w:shd w:val="clear" w:color="auto" w:fill="D9D9D9" w:themeFill="background1" w:themeFillShade="D9"/>
            <w:tcMar>
              <w:left w:w="29" w:type="dxa"/>
              <w:right w:w="29" w:type="dxa"/>
            </w:tcMar>
            <w:vAlign w:val="center"/>
          </w:tcPr>
          <w:p w14:paraId="5D1FA262" w14:textId="77777777" w:rsidR="00735F23" w:rsidRPr="00EA68F3" w:rsidRDefault="00735F23" w:rsidP="00081FF3">
            <w:pPr>
              <w:snapToGrid w:val="0"/>
              <w:spacing w:after="60" w:line="240" w:lineRule="auto"/>
              <w:rPr>
                <w:b/>
                <w:sz w:val="18"/>
                <w:szCs w:val="18"/>
              </w:rPr>
            </w:pPr>
            <w:r w:rsidRPr="00EA68F3">
              <w:rPr>
                <w:b/>
                <w:sz w:val="18"/>
                <w:szCs w:val="18"/>
              </w:rPr>
              <w:t>Type</w:t>
            </w:r>
          </w:p>
        </w:tc>
        <w:tc>
          <w:tcPr>
            <w:tcW w:w="1227" w:type="pct"/>
            <w:shd w:val="clear" w:color="auto" w:fill="D9D9D9" w:themeFill="background1" w:themeFillShade="D9"/>
            <w:tcMar>
              <w:left w:w="29" w:type="dxa"/>
              <w:right w:w="29" w:type="dxa"/>
            </w:tcMar>
            <w:vAlign w:val="center"/>
          </w:tcPr>
          <w:p w14:paraId="21A57606" w14:textId="77777777" w:rsidR="00735F23" w:rsidRPr="00EA68F3" w:rsidRDefault="00735F23" w:rsidP="00081FF3">
            <w:pPr>
              <w:snapToGrid w:val="0"/>
              <w:spacing w:after="60" w:line="240" w:lineRule="auto"/>
              <w:rPr>
                <w:b/>
                <w:sz w:val="18"/>
                <w:szCs w:val="18"/>
              </w:rPr>
            </w:pPr>
            <w:r w:rsidRPr="00EA68F3">
              <w:rPr>
                <w:b/>
                <w:sz w:val="18"/>
                <w:szCs w:val="18"/>
              </w:rPr>
              <w:t>Remarks</w:t>
            </w:r>
          </w:p>
        </w:tc>
      </w:tr>
      <w:tr w:rsidR="00735F23" w:rsidRPr="00EA68F3" w14:paraId="7E3D4459" w14:textId="77777777" w:rsidTr="00081FF3">
        <w:trPr>
          <w:cantSplit/>
          <w:trHeight w:val="218"/>
        </w:trPr>
        <w:tc>
          <w:tcPr>
            <w:tcW w:w="375" w:type="pct"/>
          </w:tcPr>
          <w:p w14:paraId="159FA27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Class</w:t>
            </w:r>
          </w:p>
        </w:tc>
        <w:tc>
          <w:tcPr>
            <w:tcW w:w="1090" w:type="pct"/>
            <w:tcMar>
              <w:left w:w="29" w:type="dxa"/>
              <w:right w:w="29" w:type="dxa"/>
            </w:tcMar>
          </w:tcPr>
          <w:p w14:paraId="2829271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S100_SupportFileDiscoveryMetadata</w:t>
            </w:r>
          </w:p>
        </w:tc>
        <w:tc>
          <w:tcPr>
            <w:tcW w:w="1039" w:type="pct"/>
            <w:tcMar>
              <w:left w:w="29" w:type="dxa"/>
              <w:right w:w="29" w:type="dxa"/>
            </w:tcMar>
          </w:tcPr>
          <w:p w14:paraId="4DCD987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Metadata about the individual support files in the Exchange Catalogue</w:t>
            </w:r>
          </w:p>
        </w:tc>
        <w:tc>
          <w:tcPr>
            <w:tcW w:w="270" w:type="pct"/>
            <w:tcMar>
              <w:left w:w="29" w:type="dxa"/>
              <w:right w:w="29" w:type="dxa"/>
            </w:tcMar>
          </w:tcPr>
          <w:p w14:paraId="635ED16A"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w:t>
            </w:r>
          </w:p>
        </w:tc>
        <w:tc>
          <w:tcPr>
            <w:tcW w:w="999" w:type="pct"/>
            <w:tcMar>
              <w:left w:w="29" w:type="dxa"/>
              <w:right w:w="29" w:type="dxa"/>
            </w:tcMar>
          </w:tcPr>
          <w:p w14:paraId="4794B49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w:t>
            </w:r>
          </w:p>
        </w:tc>
        <w:tc>
          <w:tcPr>
            <w:tcW w:w="1227" w:type="pct"/>
            <w:tcMar>
              <w:left w:w="29" w:type="dxa"/>
              <w:right w:w="29" w:type="dxa"/>
            </w:tcMar>
          </w:tcPr>
          <w:p w14:paraId="2EE0B99B" w14:textId="7C96A207" w:rsidR="00735F23" w:rsidRPr="009D6884" w:rsidRDefault="00735F23" w:rsidP="00081FF3">
            <w:pPr>
              <w:snapToGrid w:val="0"/>
              <w:spacing w:after="60" w:line="240" w:lineRule="auto"/>
              <w:jc w:val="left"/>
              <w:rPr>
                <w:rFonts w:cs="Arial"/>
                <w:sz w:val="18"/>
                <w:szCs w:val="18"/>
              </w:rPr>
            </w:pPr>
          </w:p>
        </w:tc>
      </w:tr>
      <w:tr w:rsidR="00735F23" w:rsidRPr="00EA68F3" w14:paraId="094A3C8F" w14:textId="77777777" w:rsidTr="00081FF3">
        <w:trPr>
          <w:cantSplit/>
          <w:trHeight w:val="198"/>
        </w:trPr>
        <w:tc>
          <w:tcPr>
            <w:tcW w:w="375" w:type="pct"/>
          </w:tcPr>
          <w:p w14:paraId="0F7410C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72B390DB"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fileName</w:t>
            </w:r>
            <w:proofErr w:type="spellEnd"/>
          </w:p>
        </w:tc>
        <w:tc>
          <w:tcPr>
            <w:tcW w:w="1039" w:type="pct"/>
            <w:tcMar>
              <w:left w:w="29" w:type="dxa"/>
              <w:right w:w="29" w:type="dxa"/>
            </w:tcMar>
          </w:tcPr>
          <w:p w14:paraId="6DC90C1B"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Name of the support file</w:t>
            </w:r>
          </w:p>
        </w:tc>
        <w:tc>
          <w:tcPr>
            <w:tcW w:w="270" w:type="pct"/>
            <w:tcMar>
              <w:left w:w="29" w:type="dxa"/>
              <w:right w:w="29" w:type="dxa"/>
            </w:tcMar>
          </w:tcPr>
          <w:p w14:paraId="54E24D09"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08B23B6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URI</w:t>
            </w:r>
          </w:p>
        </w:tc>
        <w:tc>
          <w:tcPr>
            <w:tcW w:w="1227" w:type="pct"/>
            <w:tcMar>
              <w:left w:w="29" w:type="dxa"/>
              <w:right w:w="29" w:type="dxa"/>
            </w:tcMar>
          </w:tcPr>
          <w:p w14:paraId="389D6576" w14:textId="63ED2C65" w:rsidR="00735F23" w:rsidRPr="009D6884" w:rsidRDefault="00735F23" w:rsidP="00081FF3">
            <w:pPr>
              <w:snapToGrid w:val="0"/>
              <w:spacing w:after="60" w:line="240" w:lineRule="auto"/>
              <w:jc w:val="left"/>
              <w:rPr>
                <w:rFonts w:cs="Arial"/>
                <w:sz w:val="18"/>
                <w:szCs w:val="18"/>
              </w:rPr>
            </w:pPr>
            <w:r w:rsidRPr="009D6884">
              <w:rPr>
                <w:rFonts w:cs="Arial"/>
                <w:sz w:val="18"/>
                <w:szCs w:val="18"/>
              </w:rPr>
              <w:t>See</w:t>
            </w:r>
            <w:r>
              <w:rPr>
                <w:rFonts w:cs="Arial"/>
                <w:sz w:val="18"/>
                <w:szCs w:val="18"/>
              </w:rPr>
              <w:t xml:space="preserve"> S-100</w:t>
            </w:r>
            <w:r w:rsidRPr="009D6884">
              <w:rPr>
                <w:rFonts w:cs="Arial"/>
                <w:sz w:val="18"/>
                <w:szCs w:val="18"/>
              </w:rPr>
              <w:t xml:space="preserve"> Part</w:t>
            </w:r>
            <w:r>
              <w:rPr>
                <w:rFonts w:cs="Arial"/>
                <w:sz w:val="18"/>
                <w:szCs w:val="18"/>
              </w:rPr>
              <w:t xml:space="preserve"> </w:t>
            </w:r>
            <w:r w:rsidRPr="009D6884">
              <w:rPr>
                <w:rFonts w:cs="Arial"/>
                <w:sz w:val="18"/>
                <w:szCs w:val="18"/>
              </w:rPr>
              <w:t>1, clause 1-4.6</w:t>
            </w:r>
          </w:p>
        </w:tc>
      </w:tr>
      <w:tr w:rsidR="00735F23" w:rsidRPr="00EA68F3" w14:paraId="62CF64D7" w14:textId="77777777" w:rsidTr="00081FF3">
        <w:trPr>
          <w:cantSplit/>
          <w:trHeight w:val="198"/>
        </w:trPr>
        <w:tc>
          <w:tcPr>
            <w:tcW w:w="375" w:type="pct"/>
          </w:tcPr>
          <w:p w14:paraId="0001E184"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633534D5"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revisionStatus</w:t>
            </w:r>
            <w:proofErr w:type="spellEnd"/>
          </w:p>
        </w:tc>
        <w:tc>
          <w:tcPr>
            <w:tcW w:w="1039" w:type="pct"/>
            <w:tcMar>
              <w:left w:w="29" w:type="dxa"/>
              <w:right w:w="29" w:type="dxa"/>
            </w:tcMar>
          </w:tcPr>
          <w:p w14:paraId="0B38ABD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 xml:space="preserve">The purpose for which the support file has been issued </w:t>
            </w:r>
          </w:p>
        </w:tc>
        <w:tc>
          <w:tcPr>
            <w:tcW w:w="270" w:type="pct"/>
            <w:tcMar>
              <w:left w:w="29" w:type="dxa"/>
              <w:right w:w="29" w:type="dxa"/>
            </w:tcMar>
          </w:tcPr>
          <w:p w14:paraId="1825445B"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68BC0417"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S100_SupportFileRevisionStatus</w:t>
            </w:r>
          </w:p>
        </w:tc>
        <w:tc>
          <w:tcPr>
            <w:tcW w:w="1227" w:type="pct"/>
            <w:tcMar>
              <w:left w:w="29" w:type="dxa"/>
              <w:right w:w="29" w:type="dxa"/>
            </w:tcMar>
          </w:tcPr>
          <w:p w14:paraId="0FF5C691"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 xml:space="preserve">For </w:t>
            </w:r>
            <w:proofErr w:type="gramStart"/>
            <w:r w:rsidRPr="009D6884">
              <w:rPr>
                <w:rFonts w:cs="Arial"/>
                <w:sz w:val="18"/>
                <w:szCs w:val="18"/>
              </w:rPr>
              <w:t>example</w:t>
            </w:r>
            <w:proofErr w:type="gramEnd"/>
            <w:r w:rsidRPr="009D6884">
              <w:rPr>
                <w:rFonts w:cs="Arial"/>
                <w:sz w:val="18"/>
                <w:szCs w:val="18"/>
              </w:rPr>
              <w:t xml:space="preserve"> new, replacement, etc</w:t>
            </w:r>
          </w:p>
        </w:tc>
      </w:tr>
      <w:tr w:rsidR="00735F23" w:rsidRPr="00EA68F3" w14:paraId="4802E080" w14:textId="77777777" w:rsidTr="00081FF3">
        <w:trPr>
          <w:cantSplit/>
          <w:trHeight w:val="198"/>
        </w:trPr>
        <w:tc>
          <w:tcPr>
            <w:tcW w:w="375" w:type="pct"/>
          </w:tcPr>
          <w:p w14:paraId="495C86D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7DADADCF"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editionNumber</w:t>
            </w:r>
            <w:proofErr w:type="spellEnd"/>
          </w:p>
        </w:tc>
        <w:tc>
          <w:tcPr>
            <w:tcW w:w="1039" w:type="pct"/>
            <w:tcMar>
              <w:left w:w="29" w:type="dxa"/>
              <w:right w:w="29" w:type="dxa"/>
            </w:tcMar>
          </w:tcPr>
          <w:p w14:paraId="0AF1D7E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Edition number of the support file</w:t>
            </w:r>
          </w:p>
        </w:tc>
        <w:tc>
          <w:tcPr>
            <w:tcW w:w="270" w:type="pct"/>
            <w:tcMar>
              <w:left w:w="29" w:type="dxa"/>
              <w:right w:w="29" w:type="dxa"/>
            </w:tcMar>
          </w:tcPr>
          <w:p w14:paraId="7AF3D256"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76D93A41"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Integer</w:t>
            </w:r>
          </w:p>
        </w:tc>
        <w:tc>
          <w:tcPr>
            <w:tcW w:w="1227" w:type="pct"/>
            <w:tcMar>
              <w:left w:w="29" w:type="dxa"/>
              <w:right w:w="29" w:type="dxa"/>
            </w:tcMar>
          </w:tcPr>
          <w:p w14:paraId="069CCA20" w14:textId="0816E192" w:rsidR="00735F23" w:rsidRPr="009D6884" w:rsidRDefault="00735F23" w:rsidP="00081FF3">
            <w:pPr>
              <w:snapToGrid w:val="0"/>
              <w:spacing w:after="60" w:line="240" w:lineRule="auto"/>
              <w:jc w:val="left"/>
              <w:rPr>
                <w:rFonts w:cs="Arial"/>
                <w:sz w:val="18"/>
                <w:szCs w:val="18"/>
              </w:rPr>
            </w:pPr>
          </w:p>
        </w:tc>
      </w:tr>
      <w:tr w:rsidR="00735F23" w:rsidRPr="00EA68F3" w14:paraId="429A1F88" w14:textId="77777777" w:rsidTr="00081FF3">
        <w:trPr>
          <w:cantSplit/>
          <w:trHeight w:val="416"/>
        </w:trPr>
        <w:tc>
          <w:tcPr>
            <w:tcW w:w="375" w:type="pct"/>
          </w:tcPr>
          <w:p w14:paraId="316B7527"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lastRenderedPageBreak/>
              <w:t>Attribute</w:t>
            </w:r>
          </w:p>
        </w:tc>
        <w:tc>
          <w:tcPr>
            <w:tcW w:w="1090" w:type="pct"/>
            <w:tcMar>
              <w:left w:w="29" w:type="dxa"/>
              <w:right w:w="29" w:type="dxa"/>
            </w:tcMar>
          </w:tcPr>
          <w:p w14:paraId="027A2D2B"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issueDate</w:t>
            </w:r>
            <w:proofErr w:type="spellEnd"/>
          </w:p>
        </w:tc>
        <w:tc>
          <w:tcPr>
            <w:tcW w:w="1039" w:type="pct"/>
            <w:tcMar>
              <w:left w:w="29" w:type="dxa"/>
              <w:right w:w="29" w:type="dxa"/>
            </w:tcMar>
          </w:tcPr>
          <w:p w14:paraId="24236F7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Date on which the data was made available by the Data Producer</w:t>
            </w:r>
          </w:p>
        </w:tc>
        <w:tc>
          <w:tcPr>
            <w:tcW w:w="270" w:type="pct"/>
            <w:tcMar>
              <w:left w:w="29" w:type="dxa"/>
              <w:right w:w="29" w:type="dxa"/>
            </w:tcMar>
          </w:tcPr>
          <w:p w14:paraId="7E78CFF9"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7BCF71D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Date</w:t>
            </w:r>
          </w:p>
        </w:tc>
        <w:tc>
          <w:tcPr>
            <w:tcW w:w="1227" w:type="pct"/>
            <w:tcMar>
              <w:left w:w="29" w:type="dxa"/>
              <w:right w:w="29" w:type="dxa"/>
            </w:tcMar>
          </w:tcPr>
          <w:p w14:paraId="604E9AEB" w14:textId="77777777" w:rsidR="00735F23" w:rsidRPr="009D6884" w:rsidRDefault="00735F23" w:rsidP="00081FF3">
            <w:pPr>
              <w:snapToGrid w:val="0"/>
              <w:spacing w:after="60" w:line="240" w:lineRule="auto"/>
              <w:jc w:val="left"/>
              <w:rPr>
                <w:rFonts w:cs="Arial"/>
                <w:sz w:val="18"/>
                <w:szCs w:val="18"/>
              </w:rPr>
            </w:pPr>
            <w:r w:rsidRPr="00C27249">
              <w:rPr>
                <w:rFonts w:cs="Arial"/>
                <w:sz w:val="18"/>
                <w:szCs w:val="18"/>
              </w:rPr>
              <w:t>Date on which the support file was made available by its producer.</w:t>
            </w:r>
          </w:p>
        </w:tc>
      </w:tr>
      <w:tr w:rsidR="00735F23" w:rsidRPr="00EA68F3" w14:paraId="7127E836" w14:textId="77777777" w:rsidTr="00081FF3">
        <w:trPr>
          <w:cantSplit/>
          <w:trHeight w:val="416"/>
        </w:trPr>
        <w:tc>
          <w:tcPr>
            <w:tcW w:w="375" w:type="pct"/>
          </w:tcPr>
          <w:p w14:paraId="2DB88F6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1C624AF2"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supportFileSpecification</w:t>
            </w:r>
            <w:proofErr w:type="spellEnd"/>
          </w:p>
        </w:tc>
        <w:tc>
          <w:tcPr>
            <w:tcW w:w="1039" w:type="pct"/>
            <w:tcMar>
              <w:left w:w="29" w:type="dxa"/>
              <w:right w:w="29" w:type="dxa"/>
            </w:tcMar>
          </w:tcPr>
          <w:p w14:paraId="01E1E84E"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specification used to create this file</w:t>
            </w:r>
          </w:p>
        </w:tc>
        <w:tc>
          <w:tcPr>
            <w:tcW w:w="270" w:type="pct"/>
            <w:tcMar>
              <w:left w:w="29" w:type="dxa"/>
              <w:right w:w="29" w:type="dxa"/>
            </w:tcMar>
          </w:tcPr>
          <w:p w14:paraId="5299A943"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6BFF60A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S100_SupportFileSpecification</w:t>
            </w:r>
          </w:p>
        </w:tc>
        <w:tc>
          <w:tcPr>
            <w:tcW w:w="1227" w:type="pct"/>
            <w:tcMar>
              <w:left w:w="29" w:type="dxa"/>
              <w:right w:w="29" w:type="dxa"/>
            </w:tcMar>
          </w:tcPr>
          <w:p w14:paraId="3F2B09E8" w14:textId="77777777" w:rsidR="00735F23" w:rsidRPr="009D6884" w:rsidRDefault="00735F23" w:rsidP="00081FF3">
            <w:pPr>
              <w:snapToGrid w:val="0"/>
              <w:spacing w:after="60" w:line="240" w:lineRule="auto"/>
              <w:jc w:val="left"/>
              <w:rPr>
                <w:rFonts w:cs="Arial"/>
                <w:sz w:val="18"/>
                <w:szCs w:val="18"/>
              </w:rPr>
            </w:pPr>
            <w:r>
              <w:rPr>
                <w:rFonts w:cs="Arial"/>
                <w:sz w:val="18"/>
                <w:szCs w:val="18"/>
              </w:rPr>
              <w:t>May be omitted for language packs.</w:t>
            </w:r>
          </w:p>
        </w:tc>
      </w:tr>
      <w:tr w:rsidR="00735F23" w:rsidRPr="00EA68F3" w14:paraId="7F5B74EF" w14:textId="77777777" w:rsidTr="00081FF3">
        <w:trPr>
          <w:cantSplit/>
          <w:trHeight w:val="335"/>
        </w:trPr>
        <w:tc>
          <w:tcPr>
            <w:tcW w:w="375" w:type="pct"/>
          </w:tcPr>
          <w:p w14:paraId="23046524"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7AA8E3ED"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dataType</w:t>
            </w:r>
            <w:proofErr w:type="spellEnd"/>
          </w:p>
        </w:tc>
        <w:tc>
          <w:tcPr>
            <w:tcW w:w="1039" w:type="pct"/>
            <w:tcMar>
              <w:left w:w="29" w:type="dxa"/>
              <w:right w:w="29" w:type="dxa"/>
            </w:tcMar>
          </w:tcPr>
          <w:p w14:paraId="3C3CF0B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format of the support file</w:t>
            </w:r>
          </w:p>
        </w:tc>
        <w:tc>
          <w:tcPr>
            <w:tcW w:w="270" w:type="pct"/>
            <w:tcMar>
              <w:left w:w="29" w:type="dxa"/>
              <w:right w:w="29" w:type="dxa"/>
            </w:tcMar>
          </w:tcPr>
          <w:p w14:paraId="08EC3D08"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69EE227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S100_SupportFileFormat</w:t>
            </w:r>
          </w:p>
        </w:tc>
        <w:tc>
          <w:tcPr>
            <w:tcW w:w="1227" w:type="pct"/>
            <w:tcMar>
              <w:left w:w="29" w:type="dxa"/>
              <w:right w:w="29" w:type="dxa"/>
            </w:tcMar>
          </w:tcPr>
          <w:p w14:paraId="6FADF34B" w14:textId="77777777" w:rsidR="00735F23" w:rsidRPr="009D6884" w:rsidRDefault="00735F23" w:rsidP="00081FF3">
            <w:pPr>
              <w:snapToGrid w:val="0"/>
              <w:spacing w:after="60" w:line="240" w:lineRule="auto"/>
              <w:jc w:val="left"/>
              <w:rPr>
                <w:rFonts w:cs="Arial"/>
                <w:sz w:val="18"/>
                <w:szCs w:val="18"/>
              </w:rPr>
            </w:pPr>
          </w:p>
        </w:tc>
      </w:tr>
      <w:tr w:rsidR="00735F23" w:rsidRPr="00EA68F3" w14:paraId="5E1F0376" w14:textId="77777777" w:rsidTr="00081FF3">
        <w:trPr>
          <w:cantSplit/>
          <w:trHeight w:val="335"/>
        </w:trPr>
        <w:tc>
          <w:tcPr>
            <w:tcW w:w="375" w:type="pct"/>
          </w:tcPr>
          <w:p w14:paraId="754181B0" w14:textId="17F3DE02" w:rsidR="00735F23" w:rsidRPr="009D6884" w:rsidRDefault="00735F23" w:rsidP="00081FF3">
            <w:pPr>
              <w:snapToGrid w:val="0"/>
              <w:spacing w:after="60" w:line="240" w:lineRule="auto"/>
              <w:jc w:val="left"/>
              <w:rPr>
                <w:rFonts w:cs="Arial"/>
                <w:sz w:val="18"/>
                <w:szCs w:val="18"/>
              </w:rPr>
            </w:pPr>
            <w:r>
              <w:rPr>
                <w:rFonts w:cs="Arial"/>
                <w:sz w:val="18"/>
                <w:szCs w:val="18"/>
              </w:rPr>
              <w:t>Attribute</w:t>
            </w:r>
          </w:p>
        </w:tc>
        <w:tc>
          <w:tcPr>
            <w:tcW w:w="1090" w:type="pct"/>
            <w:tcMar>
              <w:left w:w="29" w:type="dxa"/>
              <w:right w:w="29" w:type="dxa"/>
            </w:tcMar>
          </w:tcPr>
          <w:p w14:paraId="6D1921CA" w14:textId="21A2EBA3" w:rsidR="00735F23" w:rsidRPr="009D6884" w:rsidRDefault="00735F23" w:rsidP="00081FF3">
            <w:pPr>
              <w:snapToGrid w:val="0"/>
              <w:spacing w:after="60" w:line="240" w:lineRule="auto"/>
              <w:jc w:val="left"/>
              <w:rPr>
                <w:rFonts w:cs="Arial"/>
                <w:sz w:val="18"/>
                <w:szCs w:val="18"/>
              </w:rPr>
            </w:pPr>
            <w:proofErr w:type="spellStart"/>
            <w:r>
              <w:rPr>
                <w:rFonts w:cs="Arial"/>
                <w:sz w:val="18"/>
                <w:szCs w:val="18"/>
              </w:rPr>
              <w:t>otherDataTypeDescription</w:t>
            </w:r>
            <w:proofErr w:type="spellEnd"/>
          </w:p>
        </w:tc>
        <w:tc>
          <w:tcPr>
            <w:tcW w:w="1039" w:type="pct"/>
            <w:tcMar>
              <w:left w:w="29" w:type="dxa"/>
              <w:right w:w="29" w:type="dxa"/>
            </w:tcMar>
          </w:tcPr>
          <w:p w14:paraId="78322F1A" w14:textId="6C776B59" w:rsidR="00735F23" w:rsidRPr="009D6884" w:rsidRDefault="00735F23" w:rsidP="00081FF3">
            <w:pPr>
              <w:snapToGrid w:val="0"/>
              <w:spacing w:after="60" w:line="240" w:lineRule="auto"/>
              <w:jc w:val="left"/>
              <w:rPr>
                <w:rFonts w:cs="Arial"/>
                <w:sz w:val="18"/>
                <w:szCs w:val="18"/>
              </w:rPr>
            </w:pPr>
            <w:r w:rsidRPr="00735F23">
              <w:rPr>
                <w:rFonts w:cs="Arial"/>
                <w:sz w:val="18"/>
                <w:szCs w:val="18"/>
              </w:rPr>
              <w:t>Support file format other than those listed</w:t>
            </w:r>
          </w:p>
        </w:tc>
        <w:tc>
          <w:tcPr>
            <w:tcW w:w="270" w:type="pct"/>
            <w:tcMar>
              <w:left w:w="29" w:type="dxa"/>
              <w:right w:w="29" w:type="dxa"/>
            </w:tcMar>
          </w:tcPr>
          <w:p w14:paraId="3845E7DD" w14:textId="37C36B61" w:rsidR="00735F23" w:rsidRPr="009D6884" w:rsidRDefault="00735F23" w:rsidP="00081FF3">
            <w:pPr>
              <w:snapToGrid w:val="0"/>
              <w:spacing w:after="60" w:line="240" w:lineRule="auto"/>
              <w:jc w:val="center"/>
              <w:rPr>
                <w:rFonts w:cs="Arial"/>
                <w:sz w:val="18"/>
                <w:szCs w:val="18"/>
              </w:rPr>
            </w:pPr>
            <w:r>
              <w:rPr>
                <w:rFonts w:cs="Arial"/>
                <w:sz w:val="18"/>
                <w:szCs w:val="18"/>
              </w:rPr>
              <w:t>0..1</w:t>
            </w:r>
          </w:p>
        </w:tc>
        <w:tc>
          <w:tcPr>
            <w:tcW w:w="999" w:type="pct"/>
            <w:tcMar>
              <w:left w:w="29" w:type="dxa"/>
              <w:right w:w="29" w:type="dxa"/>
            </w:tcMar>
          </w:tcPr>
          <w:p w14:paraId="6CDCE705" w14:textId="08A6D258" w:rsidR="00735F23" w:rsidRPr="009D6884" w:rsidRDefault="00735F23" w:rsidP="00081FF3">
            <w:pPr>
              <w:snapToGrid w:val="0"/>
              <w:spacing w:after="60" w:line="240" w:lineRule="auto"/>
              <w:jc w:val="left"/>
              <w:rPr>
                <w:rFonts w:cs="Arial"/>
                <w:sz w:val="18"/>
                <w:szCs w:val="18"/>
              </w:rPr>
            </w:pPr>
            <w:proofErr w:type="spellStart"/>
            <w:r>
              <w:rPr>
                <w:rFonts w:cs="Arial"/>
                <w:sz w:val="18"/>
                <w:szCs w:val="18"/>
              </w:rPr>
              <w:t>CharacterString</w:t>
            </w:r>
            <w:proofErr w:type="spellEnd"/>
          </w:p>
        </w:tc>
        <w:tc>
          <w:tcPr>
            <w:tcW w:w="1227" w:type="pct"/>
            <w:tcMar>
              <w:left w:w="29" w:type="dxa"/>
              <w:right w:w="29" w:type="dxa"/>
            </w:tcMar>
          </w:tcPr>
          <w:p w14:paraId="71978D92" w14:textId="77777777" w:rsidR="00735F23" w:rsidRPr="009D6884" w:rsidRDefault="00735F23" w:rsidP="00081FF3">
            <w:pPr>
              <w:snapToGrid w:val="0"/>
              <w:spacing w:after="60" w:line="240" w:lineRule="auto"/>
              <w:jc w:val="left"/>
              <w:rPr>
                <w:rFonts w:cs="Arial"/>
                <w:sz w:val="18"/>
                <w:szCs w:val="18"/>
              </w:rPr>
            </w:pPr>
          </w:p>
        </w:tc>
      </w:tr>
      <w:tr w:rsidR="00735F23" w:rsidRPr="00EA68F3" w14:paraId="4C2BCF08" w14:textId="77777777" w:rsidTr="00081FF3">
        <w:trPr>
          <w:cantSplit/>
          <w:trHeight w:val="335"/>
        </w:trPr>
        <w:tc>
          <w:tcPr>
            <w:tcW w:w="375" w:type="pct"/>
          </w:tcPr>
          <w:p w14:paraId="72A1FC3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4B55D2E0"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comment</w:t>
            </w:r>
          </w:p>
        </w:tc>
        <w:tc>
          <w:tcPr>
            <w:tcW w:w="1039" w:type="pct"/>
            <w:tcMar>
              <w:left w:w="29" w:type="dxa"/>
              <w:right w:w="29" w:type="dxa"/>
            </w:tcMar>
          </w:tcPr>
          <w:p w14:paraId="3687AFD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Optional comment</w:t>
            </w:r>
          </w:p>
        </w:tc>
        <w:tc>
          <w:tcPr>
            <w:tcW w:w="270" w:type="pct"/>
            <w:tcMar>
              <w:left w:w="29" w:type="dxa"/>
              <w:right w:w="29" w:type="dxa"/>
            </w:tcMar>
          </w:tcPr>
          <w:p w14:paraId="0E70D9F8"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1A66A7EF"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CharacterString</w:t>
            </w:r>
            <w:proofErr w:type="spellEnd"/>
          </w:p>
        </w:tc>
        <w:tc>
          <w:tcPr>
            <w:tcW w:w="1227" w:type="pct"/>
            <w:tcMar>
              <w:left w:w="29" w:type="dxa"/>
              <w:right w:w="29" w:type="dxa"/>
            </w:tcMar>
          </w:tcPr>
          <w:p w14:paraId="6F452F13" w14:textId="77777777" w:rsidR="00735F23" w:rsidRPr="009D6884" w:rsidRDefault="00735F23" w:rsidP="00081FF3">
            <w:pPr>
              <w:snapToGrid w:val="0"/>
              <w:spacing w:after="60" w:line="240" w:lineRule="auto"/>
              <w:jc w:val="left"/>
              <w:rPr>
                <w:rFonts w:cs="Arial"/>
                <w:sz w:val="18"/>
                <w:szCs w:val="18"/>
              </w:rPr>
            </w:pPr>
          </w:p>
        </w:tc>
      </w:tr>
      <w:tr w:rsidR="00735F23" w:rsidRPr="00EA68F3" w14:paraId="1D876CC6" w14:textId="77777777" w:rsidTr="00081FF3">
        <w:trPr>
          <w:cantSplit/>
          <w:trHeight w:val="335"/>
        </w:trPr>
        <w:tc>
          <w:tcPr>
            <w:tcW w:w="375" w:type="pct"/>
          </w:tcPr>
          <w:p w14:paraId="47B24BB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1E103F5E"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compressionFlag</w:t>
            </w:r>
            <w:proofErr w:type="spellEnd"/>
          </w:p>
        </w:tc>
        <w:tc>
          <w:tcPr>
            <w:tcW w:w="1039" w:type="pct"/>
            <w:tcMar>
              <w:left w:w="29" w:type="dxa"/>
              <w:right w:w="29" w:type="dxa"/>
            </w:tcMar>
          </w:tcPr>
          <w:p w14:paraId="705BCB5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Indicates if the resource is compressed</w:t>
            </w:r>
          </w:p>
        </w:tc>
        <w:tc>
          <w:tcPr>
            <w:tcW w:w="270" w:type="pct"/>
            <w:tcMar>
              <w:left w:w="29" w:type="dxa"/>
              <w:right w:w="29" w:type="dxa"/>
            </w:tcMar>
          </w:tcPr>
          <w:p w14:paraId="0C94D2C7"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4466CDA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Boolean</w:t>
            </w:r>
          </w:p>
        </w:tc>
        <w:tc>
          <w:tcPr>
            <w:tcW w:w="1227" w:type="pct"/>
            <w:tcMar>
              <w:left w:w="29" w:type="dxa"/>
              <w:right w:w="29" w:type="dxa"/>
            </w:tcMar>
          </w:tcPr>
          <w:p w14:paraId="36ED0DDC" w14:textId="77777777" w:rsidR="00735F23" w:rsidRPr="009D6884" w:rsidRDefault="00735F23" w:rsidP="00081FF3">
            <w:pPr>
              <w:snapToGrid w:val="0"/>
              <w:spacing w:before="60" w:after="60"/>
              <w:jc w:val="left"/>
              <w:rPr>
                <w:rFonts w:cs="Arial"/>
                <w:sz w:val="18"/>
                <w:szCs w:val="18"/>
              </w:rPr>
            </w:pPr>
            <w:r>
              <w:rPr>
                <w:rFonts w:cs="Arial"/>
                <w:i/>
                <w:sz w:val="18"/>
                <w:szCs w:val="18"/>
              </w:rPr>
              <w:t>t</w:t>
            </w:r>
            <w:r w:rsidRPr="009D6884">
              <w:rPr>
                <w:rFonts w:cs="Arial"/>
                <w:i/>
                <w:sz w:val="18"/>
                <w:szCs w:val="18"/>
              </w:rPr>
              <w:t>rue</w:t>
            </w:r>
            <w:r w:rsidRPr="009D6884">
              <w:rPr>
                <w:rFonts w:cs="Arial"/>
                <w:sz w:val="18"/>
                <w:szCs w:val="18"/>
              </w:rPr>
              <w:t xml:space="preserve"> indicates a compressed resource</w:t>
            </w:r>
          </w:p>
          <w:p w14:paraId="3F398A9D" w14:textId="77777777" w:rsidR="00735F23" w:rsidRPr="009D6884" w:rsidRDefault="00735F23" w:rsidP="00081FF3">
            <w:pPr>
              <w:snapToGrid w:val="0"/>
              <w:spacing w:after="60" w:line="240" w:lineRule="auto"/>
              <w:jc w:val="left"/>
              <w:rPr>
                <w:rFonts w:cs="Arial"/>
                <w:sz w:val="18"/>
                <w:szCs w:val="18"/>
              </w:rPr>
            </w:pPr>
            <w:r>
              <w:rPr>
                <w:rFonts w:cs="Arial"/>
                <w:i/>
                <w:sz w:val="18"/>
                <w:szCs w:val="18"/>
              </w:rPr>
              <w:t>f</w:t>
            </w:r>
            <w:r w:rsidRPr="009D6884">
              <w:rPr>
                <w:rFonts w:cs="Arial"/>
                <w:i/>
                <w:sz w:val="18"/>
                <w:szCs w:val="18"/>
              </w:rPr>
              <w:t>alse</w:t>
            </w:r>
            <w:r w:rsidRPr="009D6884">
              <w:rPr>
                <w:rFonts w:cs="Arial"/>
                <w:sz w:val="18"/>
                <w:szCs w:val="18"/>
              </w:rPr>
              <w:t xml:space="preserve"> indicates an uncompressed resource</w:t>
            </w:r>
          </w:p>
        </w:tc>
      </w:tr>
      <w:tr w:rsidR="00735F23" w:rsidRPr="00EA68F3" w14:paraId="68D7D8DF" w14:textId="77777777" w:rsidTr="00081FF3">
        <w:trPr>
          <w:cantSplit/>
          <w:trHeight w:val="335"/>
        </w:trPr>
        <w:tc>
          <w:tcPr>
            <w:tcW w:w="375" w:type="pct"/>
          </w:tcPr>
          <w:p w14:paraId="6F64A33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2D5A902"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digitalSignatureReference</w:t>
            </w:r>
            <w:proofErr w:type="spellEnd"/>
          </w:p>
        </w:tc>
        <w:tc>
          <w:tcPr>
            <w:tcW w:w="1039" w:type="pct"/>
            <w:tcMar>
              <w:left w:w="29" w:type="dxa"/>
              <w:right w:w="29" w:type="dxa"/>
            </w:tcMar>
          </w:tcPr>
          <w:p w14:paraId="59C15E4F"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 xml:space="preserve">Specifies the algorithm used to compute </w:t>
            </w:r>
            <w:proofErr w:type="spellStart"/>
            <w:r w:rsidRPr="009D6884">
              <w:rPr>
                <w:rFonts w:cs="Arial"/>
                <w:sz w:val="18"/>
                <w:szCs w:val="18"/>
              </w:rPr>
              <w:t>digitalSignatureValue</w:t>
            </w:r>
            <w:proofErr w:type="spellEnd"/>
          </w:p>
        </w:tc>
        <w:tc>
          <w:tcPr>
            <w:tcW w:w="270" w:type="pct"/>
            <w:tcMar>
              <w:left w:w="29" w:type="dxa"/>
              <w:right w:w="29" w:type="dxa"/>
            </w:tcMar>
          </w:tcPr>
          <w:p w14:paraId="6A4BD976"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7AE26FC3"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S100_DigitalSignatureReference</w:t>
            </w:r>
          </w:p>
          <w:p w14:paraId="5BE67B4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(see Part 15)</w:t>
            </w:r>
          </w:p>
        </w:tc>
        <w:tc>
          <w:tcPr>
            <w:tcW w:w="1227" w:type="pct"/>
            <w:tcMar>
              <w:left w:w="29" w:type="dxa"/>
              <w:right w:w="29" w:type="dxa"/>
            </w:tcMar>
          </w:tcPr>
          <w:p w14:paraId="341370B7" w14:textId="77777777" w:rsidR="00735F23" w:rsidRPr="009D6884" w:rsidRDefault="00735F23" w:rsidP="00081FF3">
            <w:pPr>
              <w:snapToGrid w:val="0"/>
              <w:spacing w:after="60" w:line="240" w:lineRule="auto"/>
              <w:jc w:val="left"/>
              <w:rPr>
                <w:rFonts w:cs="Arial"/>
                <w:sz w:val="18"/>
                <w:szCs w:val="18"/>
              </w:rPr>
            </w:pPr>
          </w:p>
        </w:tc>
      </w:tr>
      <w:tr w:rsidR="00735F23" w:rsidRPr="00EA68F3" w14:paraId="226B63E1" w14:textId="77777777" w:rsidTr="00081FF3">
        <w:trPr>
          <w:cantSplit/>
          <w:trHeight w:val="335"/>
        </w:trPr>
        <w:tc>
          <w:tcPr>
            <w:tcW w:w="375" w:type="pct"/>
          </w:tcPr>
          <w:p w14:paraId="3BA7CC49"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2F54EE3A"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digitalSignatureValue</w:t>
            </w:r>
            <w:proofErr w:type="spellEnd"/>
          </w:p>
        </w:tc>
        <w:tc>
          <w:tcPr>
            <w:tcW w:w="1039" w:type="pct"/>
            <w:tcMar>
              <w:left w:w="29" w:type="dxa"/>
              <w:right w:w="29" w:type="dxa"/>
            </w:tcMar>
          </w:tcPr>
          <w:p w14:paraId="6843FB8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Value derived from the digital signature</w:t>
            </w:r>
          </w:p>
        </w:tc>
        <w:tc>
          <w:tcPr>
            <w:tcW w:w="270" w:type="pct"/>
            <w:tcMar>
              <w:left w:w="29" w:type="dxa"/>
              <w:right w:w="29" w:type="dxa"/>
            </w:tcMar>
          </w:tcPr>
          <w:p w14:paraId="1314C5A2" w14:textId="77777777" w:rsidR="00735F23" w:rsidRPr="009D6884" w:rsidRDefault="00735F23" w:rsidP="00081FF3">
            <w:pPr>
              <w:snapToGrid w:val="0"/>
              <w:spacing w:after="60" w:line="240" w:lineRule="auto"/>
              <w:jc w:val="center"/>
              <w:rPr>
                <w:rFonts w:cs="Arial"/>
                <w:sz w:val="18"/>
                <w:szCs w:val="18"/>
              </w:rPr>
            </w:pPr>
            <w:proofErr w:type="gramStart"/>
            <w:r w:rsidRPr="009D6884">
              <w:rPr>
                <w:rFonts w:cs="Arial"/>
                <w:sz w:val="18"/>
                <w:szCs w:val="18"/>
              </w:rPr>
              <w:t>1..*</w:t>
            </w:r>
            <w:proofErr w:type="gramEnd"/>
          </w:p>
        </w:tc>
        <w:tc>
          <w:tcPr>
            <w:tcW w:w="999" w:type="pct"/>
            <w:tcMar>
              <w:left w:w="29" w:type="dxa"/>
              <w:right w:w="29" w:type="dxa"/>
            </w:tcMar>
          </w:tcPr>
          <w:p w14:paraId="1EEE80B1"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S100_DigitalSignatureValue</w:t>
            </w:r>
          </w:p>
          <w:p w14:paraId="3ECBB98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(see Part 15)</w:t>
            </w:r>
          </w:p>
        </w:tc>
        <w:tc>
          <w:tcPr>
            <w:tcW w:w="1227" w:type="pct"/>
            <w:tcMar>
              <w:left w:w="29" w:type="dxa"/>
              <w:right w:w="29" w:type="dxa"/>
            </w:tcMar>
          </w:tcPr>
          <w:p w14:paraId="289A395B"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 xml:space="preserve">The value resulting from application of </w:t>
            </w:r>
            <w:proofErr w:type="spellStart"/>
            <w:r w:rsidRPr="009D6884">
              <w:rPr>
                <w:rFonts w:cs="Arial"/>
                <w:sz w:val="18"/>
                <w:szCs w:val="18"/>
              </w:rPr>
              <w:t>digitalSignatureReference</w:t>
            </w:r>
            <w:proofErr w:type="spellEnd"/>
          </w:p>
          <w:p w14:paraId="3F97177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Implemented as the digital signature format specified in</w:t>
            </w:r>
            <w:r>
              <w:rPr>
                <w:rFonts w:cs="Arial"/>
                <w:sz w:val="18"/>
                <w:szCs w:val="18"/>
              </w:rPr>
              <w:t xml:space="preserve"> S-100</w:t>
            </w:r>
            <w:r w:rsidRPr="009D6884">
              <w:rPr>
                <w:rFonts w:cs="Arial"/>
                <w:sz w:val="18"/>
                <w:szCs w:val="18"/>
              </w:rPr>
              <w:t xml:space="preserve"> Part 15</w:t>
            </w:r>
          </w:p>
        </w:tc>
      </w:tr>
      <w:tr w:rsidR="00735F23" w:rsidRPr="00EA68F3" w14:paraId="592B9E5D" w14:textId="77777777" w:rsidTr="00081FF3">
        <w:trPr>
          <w:cantSplit/>
          <w:trHeight w:val="335"/>
        </w:trPr>
        <w:tc>
          <w:tcPr>
            <w:tcW w:w="375" w:type="pct"/>
          </w:tcPr>
          <w:p w14:paraId="0CE3850F"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F744D85"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defaultLocale</w:t>
            </w:r>
            <w:proofErr w:type="spellEnd"/>
          </w:p>
        </w:tc>
        <w:tc>
          <w:tcPr>
            <w:tcW w:w="1039" w:type="pct"/>
            <w:tcMar>
              <w:left w:w="29" w:type="dxa"/>
              <w:right w:w="29" w:type="dxa"/>
            </w:tcMar>
          </w:tcPr>
          <w:p w14:paraId="7BCE9C3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Default language and character set used in the support file</w:t>
            </w:r>
          </w:p>
        </w:tc>
        <w:tc>
          <w:tcPr>
            <w:tcW w:w="270" w:type="pct"/>
            <w:tcMar>
              <w:left w:w="29" w:type="dxa"/>
              <w:right w:w="29" w:type="dxa"/>
            </w:tcMar>
          </w:tcPr>
          <w:p w14:paraId="404BCCF6"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3702D142"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PT_Locale</w:t>
            </w:r>
            <w:proofErr w:type="spellEnd"/>
          </w:p>
        </w:tc>
        <w:tc>
          <w:tcPr>
            <w:tcW w:w="1227" w:type="pct"/>
            <w:tcMar>
              <w:left w:w="29" w:type="dxa"/>
              <w:right w:w="29" w:type="dxa"/>
            </w:tcMar>
          </w:tcPr>
          <w:p w14:paraId="0222AD4B"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 xml:space="preserve">In absence of </w:t>
            </w:r>
            <w:proofErr w:type="spellStart"/>
            <w:r w:rsidRPr="009D6884">
              <w:rPr>
                <w:rFonts w:cs="Arial"/>
                <w:sz w:val="18"/>
                <w:szCs w:val="18"/>
              </w:rPr>
              <w:t>defaultLocale</w:t>
            </w:r>
            <w:proofErr w:type="spellEnd"/>
            <w:r w:rsidRPr="009D6884">
              <w:rPr>
                <w:rFonts w:cs="Arial"/>
                <w:sz w:val="18"/>
                <w:szCs w:val="18"/>
              </w:rPr>
              <w:t xml:space="preserve"> the language is English in UTF-8</w:t>
            </w:r>
          </w:p>
          <w:p w14:paraId="075EC155"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 support file is expected to use only one as locale. Additional support files can be created for other locales</w:t>
            </w:r>
            <w:r>
              <w:rPr>
                <w:rFonts w:cs="Arial"/>
                <w:sz w:val="18"/>
                <w:szCs w:val="18"/>
              </w:rPr>
              <w:t>.</w:t>
            </w:r>
          </w:p>
        </w:tc>
      </w:tr>
      <w:tr w:rsidR="00735F23" w:rsidRPr="00EA68F3" w14:paraId="70F7BBCA" w14:textId="77777777" w:rsidTr="00081FF3">
        <w:trPr>
          <w:cantSplit/>
          <w:trHeight w:val="335"/>
        </w:trPr>
        <w:tc>
          <w:tcPr>
            <w:tcW w:w="375" w:type="pct"/>
          </w:tcPr>
          <w:p w14:paraId="7967475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A29B9CB"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supportedResource</w:t>
            </w:r>
            <w:proofErr w:type="spellEnd"/>
          </w:p>
        </w:tc>
        <w:tc>
          <w:tcPr>
            <w:tcW w:w="1039" w:type="pct"/>
            <w:tcMar>
              <w:left w:w="29" w:type="dxa"/>
              <w:right w:w="29" w:type="dxa"/>
            </w:tcMar>
          </w:tcPr>
          <w:p w14:paraId="7DC94FB9"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Identifier of the resource supported by this support file</w:t>
            </w:r>
          </w:p>
        </w:tc>
        <w:tc>
          <w:tcPr>
            <w:tcW w:w="270" w:type="pct"/>
            <w:tcMar>
              <w:left w:w="29" w:type="dxa"/>
              <w:right w:w="29" w:type="dxa"/>
            </w:tcMar>
          </w:tcPr>
          <w:p w14:paraId="2F046824" w14:textId="77777777" w:rsidR="00735F23" w:rsidRPr="009D6884" w:rsidRDefault="00735F23" w:rsidP="00081FF3">
            <w:pPr>
              <w:snapToGrid w:val="0"/>
              <w:spacing w:after="60" w:line="240" w:lineRule="auto"/>
              <w:jc w:val="center"/>
              <w:rPr>
                <w:rFonts w:cs="Arial"/>
                <w:sz w:val="18"/>
                <w:szCs w:val="18"/>
              </w:rPr>
            </w:pPr>
            <w:proofErr w:type="gramStart"/>
            <w:r w:rsidRPr="009D6884">
              <w:rPr>
                <w:rFonts w:cs="Arial"/>
                <w:sz w:val="18"/>
                <w:szCs w:val="18"/>
              </w:rPr>
              <w:t>0..*</w:t>
            </w:r>
            <w:proofErr w:type="gramEnd"/>
          </w:p>
        </w:tc>
        <w:tc>
          <w:tcPr>
            <w:tcW w:w="999" w:type="pct"/>
            <w:tcMar>
              <w:left w:w="29" w:type="dxa"/>
              <w:right w:w="29" w:type="dxa"/>
            </w:tcMar>
          </w:tcPr>
          <w:p w14:paraId="571BF156"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CharacterString</w:t>
            </w:r>
            <w:proofErr w:type="spellEnd"/>
          </w:p>
        </w:tc>
        <w:tc>
          <w:tcPr>
            <w:tcW w:w="1227" w:type="pct"/>
            <w:tcMar>
              <w:left w:w="29" w:type="dxa"/>
              <w:right w:w="29" w:type="dxa"/>
            </w:tcMar>
          </w:tcPr>
          <w:p w14:paraId="66065C49" w14:textId="77777777" w:rsidR="00735F23" w:rsidRDefault="00735F23" w:rsidP="00081FF3">
            <w:pPr>
              <w:snapToGrid w:val="0"/>
              <w:spacing w:after="60" w:line="240" w:lineRule="auto"/>
              <w:jc w:val="left"/>
              <w:rPr>
                <w:rFonts w:cs="Arial"/>
                <w:sz w:val="18"/>
                <w:szCs w:val="18"/>
              </w:rPr>
            </w:pPr>
            <w:r w:rsidRPr="009D6884">
              <w:rPr>
                <w:rFonts w:cs="Arial"/>
                <w:sz w:val="18"/>
                <w:szCs w:val="18"/>
              </w:rPr>
              <w:t xml:space="preserve">Conventions for identifiers are still to be developed </w:t>
            </w:r>
            <w:r>
              <w:rPr>
                <w:rFonts w:cs="Arial"/>
                <w:sz w:val="18"/>
                <w:szCs w:val="18"/>
              </w:rPr>
              <w:t>in S-100.</w:t>
            </w:r>
          </w:p>
          <w:p w14:paraId="1D0F59E1" w14:textId="6212E2F6" w:rsidR="00735F23" w:rsidRPr="009D6884" w:rsidRDefault="00735F23" w:rsidP="00081FF3">
            <w:pPr>
              <w:snapToGrid w:val="0"/>
              <w:spacing w:after="60" w:line="240" w:lineRule="auto"/>
              <w:jc w:val="left"/>
              <w:rPr>
                <w:rFonts w:cs="Arial"/>
                <w:sz w:val="18"/>
                <w:szCs w:val="18"/>
              </w:rPr>
            </w:pPr>
            <w:r>
              <w:rPr>
                <w:rFonts w:cs="Arial"/>
                <w:sz w:val="18"/>
                <w:szCs w:val="18"/>
              </w:rPr>
              <w:t xml:space="preserve">In the interim, S-131 will use the name of the feature catalogue file or the name of the dataset, as appropriate. </w:t>
            </w:r>
          </w:p>
        </w:tc>
      </w:tr>
      <w:tr w:rsidR="00735F23" w:rsidRPr="00EA68F3" w14:paraId="3DEF272A" w14:textId="77777777" w:rsidTr="00081FF3">
        <w:trPr>
          <w:cantSplit/>
          <w:trHeight w:val="335"/>
        </w:trPr>
        <w:tc>
          <w:tcPr>
            <w:tcW w:w="375" w:type="pct"/>
          </w:tcPr>
          <w:p w14:paraId="6AEC374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311AB96"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resourcePurpose</w:t>
            </w:r>
            <w:proofErr w:type="spellEnd"/>
          </w:p>
        </w:tc>
        <w:tc>
          <w:tcPr>
            <w:tcW w:w="1039" w:type="pct"/>
            <w:tcMar>
              <w:left w:w="29" w:type="dxa"/>
              <w:right w:w="29" w:type="dxa"/>
            </w:tcMar>
          </w:tcPr>
          <w:p w14:paraId="57F058A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purpose of the supporting resource</w:t>
            </w:r>
          </w:p>
        </w:tc>
        <w:tc>
          <w:tcPr>
            <w:tcW w:w="270" w:type="pct"/>
            <w:tcMar>
              <w:left w:w="29" w:type="dxa"/>
              <w:right w:w="29" w:type="dxa"/>
            </w:tcMar>
          </w:tcPr>
          <w:p w14:paraId="3A860398"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4244B18A"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S100_ResourcePurpose</w:t>
            </w:r>
          </w:p>
        </w:tc>
        <w:tc>
          <w:tcPr>
            <w:tcW w:w="1227" w:type="pct"/>
            <w:tcMar>
              <w:left w:w="29" w:type="dxa"/>
              <w:right w:w="29" w:type="dxa"/>
            </w:tcMar>
          </w:tcPr>
          <w:p w14:paraId="605BD45F"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Identifies how the supporting resource is used</w:t>
            </w:r>
          </w:p>
        </w:tc>
      </w:tr>
    </w:tbl>
    <w:p w14:paraId="532F3420" w14:textId="77777777" w:rsidR="00E73EDF" w:rsidRPr="00774650" w:rsidRDefault="00E73EDF" w:rsidP="00C128E3">
      <w:pPr>
        <w:spacing w:after="0" w:line="240" w:lineRule="auto"/>
      </w:pP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13"/>
        <w:gridCol w:w="3431"/>
        <w:gridCol w:w="789"/>
        <w:gridCol w:w="5704"/>
      </w:tblGrid>
      <w:tr w:rsidR="00D85821" w:rsidRPr="00E000F5" w14:paraId="1865EFAF" w14:textId="77777777" w:rsidTr="00E000F5">
        <w:trPr>
          <w:cantSplit/>
        </w:trPr>
        <w:tc>
          <w:tcPr>
            <w:tcW w:w="404" w:type="pct"/>
            <w:shd w:val="clear" w:color="auto" w:fill="D9D9D9" w:themeFill="background1" w:themeFillShade="D9"/>
          </w:tcPr>
          <w:p w14:paraId="07E34497"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Role Name</w:t>
            </w:r>
          </w:p>
        </w:tc>
        <w:tc>
          <w:tcPr>
            <w:tcW w:w="1071" w:type="pct"/>
            <w:shd w:val="clear" w:color="auto" w:fill="D9D9D9" w:themeFill="background1" w:themeFillShade="D9"/>
          </w:tcPr>
          <w:p w14:paraId="34CB1512"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Name</w:t>
            </w:r>
          </w:p>
        </w:tc>
        <w:tc>
          <w:tcPr>
            <w:tcW w:w="1218" w:type="pct"/>
            <w:shd w:val="clear" w:color="auto" w:fill="D9D9D9" w:themeFill="background1" w:themeFillShade="D9"/>
          </w:tcPr>
          <w:p w14:paraId="6DF42090"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Description</w:t>
            </w:r>
          </w:p>
        </w:tc>
        <w:tc>
          <w:tcPr>
            <w:tcW w:w="286" w:type="pct"/>
            <w:shd w:val="clear" w:color="auto" w:fill="D9D9D9" w:themeFill="background1" w:themeFillShade="D9"/>
          </w:tcPr>
          <w:p w14:paraId="49922A06" w14:textId="72389CAD" w:rsidR="00D85821" w:rsidRPr="00E000F5" w:rsidRDefault="00D85821" w:rsidP="00C128E3">
            <w:pPr>
              <w:keepNext/>
              <w:keepLines/>
              <w:suppressAutoHyphens/>
              <w:snapToGrid w:val="0"/>
              <w:spacing w:before="60" w:after="60" w:line="240" w:lineRule="auto"/>
              <w:jc w:val="center"/>
              <w:rPr>
                <w:b/>
                <w:bCs/>
                <w:sz w:val="18"/>
                <w:szCs w:val="18"/>
                <w:lang w:eastAsia="ar-SA"/>
              </w:rPr>
            </w:pPr>
            <w:r w:rsidRPr="00E000F5">
              <w:rPr>
                <w:b/>
                <w:sz w:val="18"/>
                <w:szCs w:val="18"/>
                <w:lang w:eastAsia="ar-SA"/>
              </w:rPr>
              <w:t>Code</w:t>
            </w:r>
          </w:p>
        </w:tc>
        <w:tc>
          <w:tcPr>
            <w:tcW w:w="2020" w:type="pct"/>
            <w:shd w:val="clear" w:color="auto" w:fill="D9D9D9" w:themeFill="background1" w:themeFillShade="D9"/>
          </w:tcPr>
          <w:p w14:paraId="7E6233B0"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Remarks</w:t>
            </w:r>
          </w:p>
        </w:tc>
      </w:tr>
      <w:tr w:rsidR="00D85821" w:rsidRPr="00E000F5" w14:paraId="0DFC50F4" w14:textId="77777777" w:rsidTr="00E000F5">
        <w:trPr>
          <w:trHeight w:val="263"/>
        </w:trPr>
        <w:tc>
          <w:tcPr>
            <w:tcW w:w="404" w:type="pct"/>
          </w:tcPr>
          <w:p w14:paraId="19A8D316" w14:textId="00DF8D9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Enumeration</w:t>
            </w:r>
          </w:p>
        </w:tc>
        <w:tc>
          <w:tcPr>
            <w:tcW w:w="1071" w:type="pct"/>
          </w:tcPr>
          <w:p w14:paraId="7CB6A38B" w14:textId="49A81FB0"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S100_SupportFileFormat</w:t>
            </w:r>
          </w:p>
        </w:tc>
        <w:tc>
          <w:tcPr>
            <w:tcW w:w="1218" w:type="pct"/>
          </w:tcPr>
          <w:p w14:paraId="05AD0050" w14:textId="1B478D55"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The format used for the support file</w:t>
            </w:r>
          </w:p>
        </w:tc>
        <w:tc>
          <w:tcPr>
            <w:tcW w:w="286" w:type="pct"/>
          </w:tcPr>
          <w:p w14:paraId="58F1B76E" w14:textId="77777777" w:rsidR="00D85821" w:rsidRPr="00E000F5" w:rsidRDefault="00D85821" w:rsidP="00C128E3">
            <w:pPr>
              <w:keepNext/>
              <w:keepLines/>
              <w:suppressAutoHyphens/>
              <w:snapToGrid w:val="0"/>
              <w:spacing w:before="60" w:after="60" w:line="240" w:lineRule="auto"/>
              <w:jc w:val="center"/>
              <w:rPr>
                <w:b/>
                <w:bCs/>
                <w:sz w:val="18"/>
                <w:szCs w:val="18"/>
                <w:lang w:eastAsia="ar-SA"/>
              </w:rPr>
            </w:pPr>
            <w:r w:rsidRPr="00E000F5">
              <w:rPr>
                <w:sz w:val="18"/>
                <w:szCs w:val="18"/>
                <w:lang w:eastAsia="ar-SA"/>
              </w:rPr>
              <w:t>-</w:t>
            </w:r>
          </w:p>
        </w:tc>
        <w:tc>
          <w:tcPr>
            <w:tcW w:w="2020" w:type="pct"/>
          </w:tcPr>
          <w:p w14:paraId="2532192B" w14:textId="758468CF" w:rsidR="00D85821" w:rsidRPr="005A0736" w:rsidRDefault="00D85821" w:rsidP="00C128E3">
            <w:pPr>
              <w:keepNext/>
              <w:keepLines/>
              <w:suppressAutoHyphens/>
              <w:snapToGrid w:val="0"/>
              <w:spacing w:before="60" w:after="60" w:line="240" w:lineRule="auto"/>
              <w:rPr>
                <w:b/>
                <w:bCs/>
                <w:sz w:val="18"/>
                <w:szCs w:val="18"/>
                <w:lang w:eastAsia="ar-SA"/>
              </w:rPr>
            </w:pPr>
            <w:r w:rsidRPr="005A0736">
              <w:rPr>
                <w:b/>
                <w:bCs/>
                <w:color w:val="FF0000"/>
                <w:sz w:val="18"/>
                <w:szCs w:val="18"/>
                <w:lang w:eastAsia="ar-SA"/>
                <w:rPrChange w:id="1800" w:author="Raphael Malyankar" w:date="2022-11-09T22:49:00Z">
                  <w:rPr>
                    <w:sz w:val="18"/>
                    <w:szCs w:val="18"/>
                    <w:lang w:eastAsia="ar-SA"/>
                  </w:rPr>
                </w:rPrChange>
              </w:rPr>
              <w:t xml:space="preserve">Values listed in S-100 Part </w:t>
            </w:r>
            <w:r w:rsidR="00C16466" w:rsidRPr="005A0736">
              <w:rPr>
                <w:b/>
                <w:bCs/>
                <w:color w:val="FF0000"/>
                <w:sz w:val="18"/>
                <w:szCs w:val="18"/>
                <w:lang w:eastAsia="ar-SA"/>
                <w:rPrChange w:id="1801" w:author="Raphael Malyankar" w:date="2022-11-09T22:49:00Z">
                  <w:rPr>
                    <w:sz w:val="18"/>
                    <w:szCs w:val="18"/>
                    <w:lang w:eastAsia="ar-SA"/>
                  </w:rPr>
                </w:rPrChange>
              </w:rPr>
              <w:t>17</w:t>
            </w:r>
            <w:r w:rsidRPr="005A0736">
              <w:rPr>
                <w:b/>
                <w:bCs/>
                <w:color w:val="FF0000"/>
                <w:sz w:val="18"/>
                <w:szCs w:val="18"/>
                <w:lang w:eastAsia="ar-SA"/>
                <w:rPrChange w:id="1802" w:author="Raphael Malyankar" w:date="2022-11-09T22:49:00Z">
                  <w:rPr>
                    <w:sz w:val="18"/>
                    <w:szCs w:val="18"/>
                    <w:lang w:eastAsia="ar-SA"/>
                  </w:rPr>
                </w:rPrChange>
              </w:rPr>
              <w:t xml:space="preserve"> but not mentioned in this table are not allowed</w:t>
            </w:r>
          </w:p>
        </w:tc>
      </w:tr>
      <w:tr w:rsidR="00D85821" w:rsidRPr="00E000F5" w14:paraId="50BBAE01" w14:textId="77777777" w:rsidTr="00E000F5">
        <w:trPr>
          <w:trHeight w:val="263"/>
        </w:trPr>
        <w:tc>
          <w:tcPr>
            <w:tcW w:w="404" w:type="pct"/>
          </w:tcPr>
          <w:p w14:paraId="23BA5B50"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3F4DC828"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ASCII</w:t>
            </w:r>
          </w:p>
        </w:tc>
        <w:tc>
          <w:tcPr>
            <w:tcW w:w="1218" w:type="pct"/>
          </w:tcPr>
          <w:p w14:paraId="260473EF" w14:textId="24C9478D" w:rsidR="00D85821" w:rsidRPr="00E000F5" w:rsidRDefault="00C65466" w:rsidP="00C128E3">
            <w:pPr>
              <w:keepNext/>
              <w:keepLines/>
              <w:suppressAutoHyphens/>
              <w:snapToGrid w:val="0"/>
              <w:spacing w:before="60" w:after="60" w:line="240" w:lineRule="auto"/>
              <w:rPr>
                <w:b/>
                <w:bCs/>
                <w:sz w:val="18"/>
                <w:szCs w:val="18"/>
                <w:lang w:eastAsia="ar-SA"/>
              </w:rPr>
            </w:pPr>
            <w:r w:rsidRPr="00E000F5">
              <w:rPr>
                <w:sz w:val="18"/>
                <w:szCs w:val="18"/>
              </w:rPr>
              <w:t>UTF-8 text excluding control codes</w:t>
            </w:r>
          </w:p>
        </w:tc>
        <w:tc>
          <w:tcPr>
            <w:tcW w:w="286" w:type="pct"/>
          </w:tcPr>
          <w:p w14:paraId="13E063A8" w14:textId="44A1DA4E" w:rsidR="00D85821" w:rsidRPr="00E000F5" w:rsidRDefault="00C16466" w:rsidP="00C128E3">
            <w:pPr>
              <w:keepNext/>
              <w:keepLines/>
              <w:suppressAutoHyphens/>
              <w:snapToGrid w:val="0"/>
              <w:spacing w:before="60" w:after="60" w:line="240" w:lineRule="auto"/>
              <w:jc w:val="center"/>
              <w:rPr>
                <w:bCs/>
                <w:sz w:val="18"/>
                <w:szCs w:val="18"/>
                <w:lang w:eastAsia="ar-SA"/>
              </w:rPr>
            </w:pPr>
            <w:r w:rsidRPr="00E000F5">
              <w:rPr>
                <w:bCs/>
                <w:sz w:val="18"/>
                <w:szCs w:val="18"/>
                <w:lang w:eastAsia="ar-SA"/>
              </w:rPr>
              <w:t>1</w:t>
            </w:r>
          </w:p>
        </w:tc>
        <w:tc>
          <w:tcPr>
            <w:tcW w:w="2020" w:type="pct"/>
          </w:tcPr>
          <w:p w14:paraId="375EF3CC"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Text</w:t>
            </w:r>
          </w:p>
        </w:tc>
      </w:tr>
      <w:tr w:rsidR="00D85821" w:rsidRPr="00E000F5" w14:paraId="70044369" w14:textId="77777777" w:rsidTr="00E000F5">
        <w:trPr>
          <w:trHeight w:val="263"/>
        </w:trPr>
        <w:tc>
          <w:tcPr>
            <w:tcW w:w="404" w:type="pct"/>
          </w:tcPr>
          <w:p w14:paraId="4B0F2E7C"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207727E3"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HTML</w:t>
            </w:r>
          </w:p>
        </w:tc>
        <w:tc>
          <w:tcPr>
            <w:tcW w:w="1218" w:type="pct"/>
          </w:tcPr>
          <w:p w14:paraId="1641E4F7" w14:textId="09993C71" w:rsidR="00D85821" w:rsidRPr="00E000F5" w:rsidRDefault="00F63B7C" w:rsidP="00C128E3">
            <w:pPr>
              <w:suppressAutoHyphens/>
              <w:snapToGrid w:val="0"/>
              <w:spacing w:before="60" w:after="60" w:line="240" w:lineRule="auto"/>
              <w:rPr>
                <w:b/>
                <w:bCs/>
                <w:sz w:val="18"/>
                <w:szCs w:val="18"/>
                <w:lang w:eastAsia="ar-SA"/>
              </w:rPr>
            </w:pPr>
            <w:r w:rsidRPr="00E000F5">
              <w:rPr>
                <w:sz w:val="18"/>
                <w:szCs w:val="18"/>
              </w:rPr>
              <w:t xml:space="preserve">Hypertext </w:t>
            </w:r>
            <w:proofErr w:type="spellStart"/>
            <w:r w:rsidRPr="00E000F5">
              <w:rPr>
                <w:sz w:val="18"/>
                <w:szCs w:val="18"/>
              </w:rPr>
              <w:t>Markup</w:t>
            </w:r>
            <w:proofErr w:type="spellEnd"/>
            <w:r w:rsidRPr="00E000F5">
              <w:rPr>
                <w:sz w:val="18"/>
                <w:szCs w:val="18"/>
              </w:rPr>
              <w:t xml:space="preserve"> Language</w:t>
            </w:r>
          </w:p>
        </w:tc>
        <w:tc>
          <w:tcPr>
            <w:tcW w:w="286" w:type="pct"/>
          </w:tcPr>
          <w:p w14:paraId="78F9A5BA" w14:textId="787AE602" w:rsidR="00D85821" w:rsidRPr="00E000F5" w:rsidRDefault="00AD1F36" w:rsidP="00C128E3">
            <w:pPr>
              <w:suppressAutoHyphens/>
              <w:snapToGrid w:val="0"/>
              <w:spacing w:before="60" w:after="60" w:line="240" w:lineRule="auto"/>
              <w:jc w:val="center"/>
              <w:rPr>
                <w:sz w:val="18"/>
                <w:szCs w:val="18"/>
                <w:lang w:eastAsia="ar-SA"/>
              </w:rPr>
            </w:pPr>
            <w:r w:rsidRPr="00E000F5">
              <w:rPr>
                <w:sz w:val="18"/>
                <w:szCs w:val="18"/>
                <w:lang w:eastAsia="ar-SA"/>
              </w:rPr>
              <w:t>3</w:t>
            </w:r>
          </w:p>
        </w:tc>
        <w:tc>
          <w:tcPr>
            <w:tcW w:w="2020" w:type="pct"/>
          </w:tcPr>
          <w:p w14:paraId="707267C7" w14:textId="77777777" w:rsidR="00D85821" w:rsidRPr="00E000F5" w:rsidRDefault="00D85821" w:rsidP="00C128E3">
            <w:pPr>
              <w:suppressAutoHyphens/>
              <w:snapToGrid w:val="0"/>
              <w:spacing w:before="60" w:after="60" w:line="240" w:lineRule="auto"/>
              <w:rPr>
                <w:b/>
                <w:bCs/>
                <w:sz w:val="18"/>
                <w:szCs w:val="18"/>
                <w:lang w:eastAsia="ar-SA"/>
              </w:rPr>
            </w:pPr>
          </w:p>
        </w:tc>
      </w:tr>
      <w:tr w:rsidR="00D85821" w:rsidRPr="00E000F5" w14:paraId="5ECA6155" w14:textId="77777777" w:rsidTr="00E000F5">
        <w:trPr>
          <w:trHeight w:val="289"/>
        </w:trPr>
        <w:tc>
          <w:tcPr>
            <w:tcW w:w="404" w:type="pct"/>
          </w:tcPr>
          <w:p w14:paraId="6E9B18BD"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4F1105C4"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XML</w:t>
            </w:r>
          </w:p>
        </w:tc>
        <w:tc>
          <w:tcPr>
            <w:tcW w:w="1218" w:type="pct"/>
          </w:tcPr>
          <w:p w14:paraId="5B171AD3" w14:textId="08510DBC" w:rsidR="00D85821" w:rsidRPr="00E000F5" w:rsidRDefault="007A7788" w:rsidP="00C128E3">
            <w:pPr>
              <w:suppressAutoHyphens/>
              <w:snapToGrid w:val="0"/>
              <w:spacing w:before="60" w:after="60" w:line="240" w:lineRule="auto"/>
              <w:rPr>
                <w:b/>
                <w:bCs/>
                <w:sz w:val="18"/>
                <w:szCs w:val="18"/>
                <w:lang w:eastAsia="ar-SA"/>
              </w:rPr>
            </w:pPr>
            <w:r w:rsidRPr="00E000F5">
              <w:rPr>
                <w:sz w:val="18"/>
                <w:szCs w:val="18"/>
              </w:rPr>
              <w:t xml:space="preserve">Extensible </w:t>
            </w:r>
            <w:proofErr w:type="spellStart"/>
            <w:r w:rsidRPr="00E000F5">
              <w:rPr>
                <w:sz w:val="18"/>
                <w:szCs w:val="18"/>
              </w:rPr>
              <w:t>Markup</w:t>
            </w:r>
            <w:proofErr w:type="spellEnd"/>
            <w:r w:rsidRPr="00E000F5">
              <w:rPr>
                <w:sz w:val="18"/>
                <w:szCs w:val="18"/>
              </w:rPr>
              <w:t xml:space="preserve"> Language</w:t>
            </w:r>
          </w:p>
        </w:tc>
        <w:tc>
          <w:tcPr>
            <w:tcW w:w="286" w:type="pct"/>
          </w:tcPr>
          <w:p w14:paraId="206CFCB4" w14:textId="163D93F3" w:rsidR="00D85821" w:rsidRPr="00E000F5" w:rsidRDefault="00AD1F36" w:rsidP="00C128E3">
            <w:pPr>
              <w:suppressAutoHyphens/>
              <w:snapToGrid w:val="0"/>
              <w:spacing w:before="60" w:after="60" w:line="240" w:lineRule="auto"/>
              <w:jc w:val="center"/>
              <w:rPr>
                <w:bCs/>
                <w:sz w:val="18"/>
                <w:szCs w:val="18"/>
                <w:lang w:eastAsia="ar-SA"/>
              </w:rPr>
            </w:pPr>
            <w:r w:rsidRPr="00E000F5">
              <w:rPr>
                <w:bCs/>
                <w:sz w:val="18"/>
                <w:szCs w:val="18"/>
                <w:lang w:eastAsia="ar-SA"/>
              </w:rPr>
              <w:t>4</w:t>
            </w:r>
          </w:p>
        </w:tc>
        <w:tc>
          <w:tcPr>
            <w:tcW w:w="2020" w:type="pct"/>
          </w:tcPr>
          <w:p w14:paraId="4B50333C" w14:textId="77777777" w:rsidR="00D85821" w:rsidRPr="00E000F5" w:rsidRDefault="00D85821" w:rsidP="00C128E3">
            <w:pPr>
              <w:suppressAutoHyphens/>
              <w:snapToGrid w:val="0"/>
              <w:spacing w:before="60" w:after="60" w:line="240" w:lineRule="auto"/>
              <w:rPr>
                <w:b/>
                <w:bCs/>
                <w:sz w:val="18"/>
                <w:szCs w:val="18"/>
                <w:lang w:eastAsia="ar-SA"/>
              </w:rPr>
            </w:pPr>
          </w:p>
        </w:tc>
      </w:tr>
      <w:tr w:rsidR="00D85821" w:rsidRPr="00E000F5" w14:paraId="0E728F03" w14:textId="77777777" w:rsidTr="00E000F5">
        <w:trPr>
          <w:trHeight w:val="289"/>
        </w:trPr>
        <w:tc>
          <w:tcPr>
            <w:tcW w:w="404" w:type="pct"/>
          </w:tcPr>
          <w:p w14:paraId="1504E03C"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771B15EA" w14:textId="00F16953"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TIFF</w:t>
            </w:r>
          </w:p>
        </w:tc>
        <w:tc>
          <w:tcPr>
            <w:tcW w:w="1218" w:type="pct"/>
          </w:tcPr>
          <w:p w14:paraId="6524B415" w14:textId="580533B2" w:rsidR="00D85821" w:rsidRPr="00E000F5" w:rsidRDefault="00190F8F" w:rsidP="00E035EC">
            <w:pPr>
              <w:tabs>
                <w:tab w:val="left" w:pos="877"/>
              </w:tabs>
              <w:suppressAutoHyphens/>
              <w:snapToGrid w:val="0"/>
              <w:spacing w:before="60" w:after="60" w:line="240" w:lineRule="auto"/>
              <w:rPr>
                <w:b/>
                <w:bCs/>
                <w:sz w:val="18"/>
                <w:szCs w:val="18"/>
                <w:lang w:eastAsia="ar-SA"/>
              </w:rPr>
            </w:pPr>
            <w:r w:rsidRPr="00E000F5">
              <w:rPr>
                <w:sz w:val="18"/>
                <w:szCs w:val="18"/>
              </w:rPr>
              <w:t>Tagged Image File Format</w:t>
            </w:r>
          </w:p>
        </w:tc>
        <w:tc>
          <w:tcPr>
            <w:tcW w:w="286" w:type="pct"/>
          </w:tcPr>
          <w:p w14:paraId="4C1D700E" w14:textId="4E26D39F" w:rsidR="00D85821" w:rsidRPr="00E000F5" w:rsidRDefault="00F75878" w:rsidP="00C128E3">
            <w:pPr>
              <w:suppressAutoHyphens/>
              <w:snapToGrid w:val="0"/>
              <w:spacing w:before="60" w:after="60" w:line="240" w:lineRule="auto"/>
              <w:jc w:val="center"/>
              <w:rPr>
                <w:bCs/>
                <w:sz w:val="18"/>
                <w:szCs w:val="18"/>
                <w:lang w:eastAsia="ar-SA"/>
              </w:rPr>
            </w:pPr>
            <w:r w:rsidRPr="00E000F5">
              <w:rPr>
                <w:bCs/>
                <w:sz w:val="18"/>
                <w:szCs w:val="18"/>
                <w:lang w:eastAsia="ar-SA"/>
              </w:rPr>
              <w:t>7</w:t>
            </w:r>
          </w:p>
        </w:tc>
        <w:tc>
          <w:tcPr>
            <w:tcW w:w="2020" w:type="pct"/>
          </w:tcPr>
          <w:p w14:paraId="3814BBBA" w14:textId="77777777" w:rsidR="00D85821" w:rsidRPr="00E000F5" w:rsidRDefault="00D85821" w:rsidP="00C128E3">
            <w:pPr>
              <w:suppressAutoHyphens/>
              <w:snapToGrid w:val="0"/>
              <w:spacing w:before="60" w:after="60" w:line="240" w:lineRule="auto"/>
              <w:rPr>
                <w:b/>
                <w:bCs/>
                <w:sz w:val="18"/>
                <w:szCs w:val="18"/>
                <w:lang w:eastAsia="ar-SA"/>
              </w:rPr>
            </w:pPr>
          </w:p>
        </w:tc>
      </w:tr>
    </w:tbl>
    <w:p w14:paraId="5BE521A8" w14:textId="77777777" w:rsidR="00E73EDF" w:rsidRPr="00774650" w:rsidRDefault="00E73EDF" w:rsidP="00E035EC">
      <w:pPr>
        <w:spacing w:after="0" w:line="240" w:lineRule="auto"/>
      </w:pPr>
    </w:p>
    <w:p w14:paraId="00491362" w14:textId="73B5B127"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13"/>
        <w:gridCol w:w="3431"/>
        <w:gridCol w:w="789"/>
        <w:gridCol w:w="5704"/>
      </w:tblGrid>
      <w:tr w:rsidR="00D85821" w:rsidRPr="00137454" w14:paraId="181E4795" w14:textId="77777777" w:rsidTr="00137454">
        <w:trPr>
          <w:cantSplit/>
        </w:trPr>
        <w:tc>
          <w:tcPr>
            <w:tcW w:w="404" w:type="pct"/>
            <w:shd w:val="clear" w:color="auto" w:fill="D9D9D9" w:themeFill="background1" w:themeFillShade="D9"/>
          </w:tcPr>
          <w:p w14:paraId="0E7958EB"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Role Name</w:t>
            </w:r>
          </w:p>
        </w:tc>
        <w:tc>
          <w:tcPr>
            <w:tcW w:w="1071" w:type="pct"/>
            <w:shd w:val="clear" w:color="auto" w:fill="D9D9D9" w:themeFill="background1" w:themeFillShade="D9"/>
          </w:tcPr>
          <w:p w14:paraId="6054D955"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Name</w:t>
            </w:r>
          </w:p>
        </w:tc>
        <w:tc>
          <w:tcPr>
            <w:tcW w:w="1218" w:type="pct"/>
            <w:shd w:val="clear" w:color="auto" w:fill="D9D9D9" w:themeFill="background1" w:themeFillShade="D9"/>
          </w:tcPr>
          <w:p w14:paraId="32226F4C"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Description</w:t>
            </w:r>
          </w:p>
        </w:tc>
        <w:tc>
          <w:tcPr>
            <w:tcW w:w="286" w:type="pct"/>
            <w:shd w:val="clear" w:color="auto" w:fill="D9D9D9" w:themeFill="background1" w:themeFillShade="D9"/>
          </w:tcPr>
          <w:p w14:paraId="6E14855B" w14:textId="1B4078A0" w:rsidR="00D85821" w:rsidRPr="00137454" w:rsidRDefault="00D85821" w:rsidP="00C128E3">
            <w:pPr>
              <w:suppressAutoHyphens/>
              <w:snapToGrid w:val="0"/>
              <w:spacing w:before="60" w:after="60" w:line="240" w:lineRule="auto"/>
              <w:jc w:val="center"/>
              <w:rPr>
                <w:b/>
                <w:bCs/>
                <w:sz w:val="18"/>
                <w:szCs w:val="18"/>
                <w:lang w:eastAsia="ar-SA"/>
              </w:rPr>
            </w:pPr>
            <w:r w:rsidRPr="00137454">
              <w:rPr>
                <w:b/>
                <w:sz w:val="18"/>
                <w:szCs w:val="18"/>
                <w:lang w:eastAsia="ar-SA"/>
              </w:rPr>
              <w:t>Code</w:t>
            </w:r>
          </w:p>
        </w:tc>
        <w:tc>
          <w:tcPr>
            <w:tcW w:w="2020" w:type="pct"/>
            <w:shd w:val="clear" w:color="auto" w:fill="D9D9D9" w:themeFill="background1" w:themeFillShade="D9"/>
          </w:tcPr>
          <w:p w14:paraId="36B6A680"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Remarks</w:t>
            </w:r>
          </w:p>
        </w:tc>
      </w:tr>
      <w:tr w:rsidR="00D85821" w:rsidRPr="00137454" w14:paraId="0BCE59E6" w14:textId="77777777" w:rsidTr="00137454">
        <w:tc>
          <w:tcPr>
            <w:tcW w:w="404" w:type="pct"/>
          </w:tcPr>
          <w:p w14:paraId="5CACD2C1" w14:textId="136053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Enumeration</w:t>
            </w:r>
          </w:p>
        </w:tc>
        <w:tc>
          <w:tcPr>
            <w:tcW w:w="1071" w:type="pct"/>
          </w:tcPr>
          <w:p w14:paraId="6D1E15B8" w14:textId="1C5A0AFF" w:rsidR="00D85821" w:rsidRPr="00137454" w:rsidRDefault="00D85821" w:rsidP="007B4FED">
            <w:pPr>
              <w:suppressAutoHyphens/>
              <w:snapToGrid w:val="0"/>
              <w:spacing w:before="60" w:after="60" w:line="240" w:lineRule="auto"/>
              <w:rPr>
                <w:b/>
                <w:bCs/>
                <w:sz w:val="18"/>
                <w:szCs w:val="18"/>
                <w:lang w:eastAsia="ar-SA"/>
              </w:rPr>
            </w:pPr>
            <w:r w:rsidRPr="00137454">
              <w:rPr>
                <w:sz w:val="18"/>
                <w:szCs w:val="18"/>
                <w:lang w:eastAsia="ar-SA"/>
              </w:rPr>
              <w:t>S100_</w:t>
            </w:r>
            <w:r w:rsidR="007B4FED" w:rsidRPr="00137454">
              <w:rPr>
                <w:sz w:val="18"/>
                <w:szCs w:val="18"/>
                <w:lang w:eastAsia="ar-SA"/>
              </w:rPr>
              <w:t>SupportFileRevisionStatus</w:t>
            </w:r>
          </w:p>
        </w:tc>
        <w:tc>
          <w:tcPr>
            <w:tcW w:w="1218" w:type="pct"/>
          </w:tcPr>
          <w:p w14:paraId="36342B5B"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The reason for inclusion of the support file in this exchange set</w:t>
            </w:r>
          </w:p>
        </w:tc>
        <w:tc>
          <w:tcPr>
            <w:tcW w:w="286" w:type="pct"/>
          </w:tcPr>
          <w:p w14:paraId="0A70111D" w14:textId="77777777" w:rsidR="00D85821" w:rsidRPr="00137454" w:rsidRDefault="00D85821" w:rsidP="00C128E3">
            <w:pPr>
              <w:suppressAutoHyphens/>
              <w:snapToGrid w:val="0"/>
              <w:spacing w:before="60" w:after="60" w:line="240" w:lineRule="auto"/>
              <w:jc w:val="center"/>
              <w:rPr>
                <w:b/>
                <w:bCs/>
                <w:sz w:val="18"/>
                <w:szCs w:val="18"/>
                <w:lang w:eastAsia="ar-SA"/>
              </w:rPr>
            </w:pPr>
            <w:r w:rsidRPr="00137454">
              <w:rPr>
                <w:sz w:val="18"/>
                <w:szCs w:val="18"/>
                <w:lang w:eastAsia="ar-SA"/>
              </w:rPr>
              <w:t>-</w:t>
            </w:r>
          </w:p>
        </w:tc>
        <w:tc>
          <w:tcPr>
            <w:tcW w:w="2020" w:type="pct"/>
          </w:tcPr>
          <w:p w14:paraId="1371B235"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w:t>
            </w:r>
          </w:p>
        </w:tc>
      </w:tr>
      <w:tr w:rsidR="00D85821" w:rsidRPr="00137454" w14:paraId="00144D92" w14:textId="77777777" w:rsidTr="00137454">
        <w:tc>
          <w:tcPr>
            <w:tcW w:w="404" w:type="pct"/>
          </w:tcPr>
          <w:p w14:paraId="065B7A57"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Value</w:t>
            </w:r>
          </w:p>
        </w:tc>
        <w:tc>
          <w:tcPr>
            <w:tcW w:w="1071" w:type="pct"/>
          </w:tcPr>
          <w:p w14:paraId="7E710E67"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new</w:t>
            </w:r>
          </w:p>
        </w:tc>
        <w:tc>
          <w:tcPr>
            <w:tcW w:w="1218" w:type="pct"/>
          </w:tcPr>
          <w:p w14:paraId="52428B77"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A file which is new</w:t>
            </w:r>
          </w:p>
        </w:tc>
        <w:tc>
          <w:tcPr>
            <w:tcW w:w="286" w:type="pct"/>
          </w:tcPr>
          <w:p w14:paraId="5DED2C6B" w14:textId="47E74400" w:rsidR="00D85821" w:rsidRPr="00137454" w:rsidRDefault="0010513F" w:rsidP="00C128E3">
            <w:pPr>
              <w:suppressAutoHyphens/>
              <w:snapToGrid w:val="0"/>
              <w:spacing w:before="60" w:after="60" w:line="240" w:lineRule="auto"/>
              <w:jc w:val="center"/>
              <w:rPr>
                <w:bCs/>
                <w:sz w:val="18"/>
                <w:szCs w:val="18"/>
                <w:lang w:eastAsia="ar-SA"/>
              </w:rPr>
            </w:pPr>
            <w:r w:rsidRPr="00137454">
              <w:rPr>
                <w:bCs/>
                <w:sz w:val="18"/>
                <w:szCs w:val="18"/>
                <w:lang w:eastAsia="ar-SA"/>
              </w:rPr>
              <w:t>1</w:t>
            </w:r>
          </w:p>
        </w:tc>
        <w:tc>
          <w:tcPr>
            <w:tcW w:w="2020" w:type="pct"/>
          </w:tcPr>
          <w:p w14:paraId="6F71E969" w14:textId="40966A90"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Signifies a new file</w:t>
            </w:r>
          </w:p>
        </w:tc>
      </w:tr>
      <w:tr w:rsidR="00D85821" w:rsidRPr="00137454" w14:paraId="5C6A2A51" w14:textId="77777777" w:rsidTr="00137454">
        <w:tc>
          <w:tcPr>
            <w:tcW w:w="404" w:type="pct"/>
          </w:tcPr>
          <w:p w14:paraId="25F08739"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Value</w:t>
            </w:r>
          </w:p>
        </w:tc>
        <w:tc>
          <w:tcPr>
            <w:tcW w:w="1071" w:type="pct"/>
          </w:tcPr>
          <w:p w14:paraId="17805D7E"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replacement</w:t>
            </w:r>
          </w:p>
        </w:tc>
        <w:tc>
          <w:tcPr>
            <w:tcW w:w="1218" w:type="pct"/>
          </w:tcPr>
          <w:p w14:paraId="328F6C56"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A file which replaces an existing file</w:t>
            </w:r>
          </w:p>
        </w:tc>
        <w:tc>
          <w:tcPr>
            <w:tcW w:w="286" w:type="pct"/>
          </w:tcPr>
          <w:p w14:paraId="433BF69C" w14:textId="0AF7AA1E" w:rsidR="00D85821" w:rsidRPr="00137454" w:rsidRDefault="0010513F" w:rsidP="00C128E3">
            <w:pPr>
              <w:suppressAutoHyphens/>
              <w:snapToGrid w:val="0"/>
              <w:spacing w:before="60" w:after="60" w:line="240" w:lineRule="auto"/>
              <w:jc w:val="center"/>
              <w:rPr>
                <w:bCs/>
                <w:sz w:val="18"/>
                <w:szCs w:val="18"/>
                <w:lang w:eastAsia="ar-SA"/>
              </w:rPr>
            </w:pPr>
            <w:r w:rsidRPr="00137454">
              <w:rPr>
                <w:bCs/>
                <w:sz w:val="18"/>
                <w:szCs w:val="18"/>
                <w:lang w:eastAsia="ar-SA"/>
              </w:rPr>
              <w:t>2</w:t>
            </w:r>
          </w:p>
        </w:tc>
        <w:tc>
          <w:tcPr>
            <w:tcW w:w="2020" w:type="pct"/>
          </w:tcPr>
          <w:p w14:paraId="6F66F8F8"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Signifies a replacement for a file of the same name</w:t>
            </w:r>
          </w:p>
        </w:tc>
      </w:tr>
      <w:tr w:rsidR="00D85821" w:rsidRPr="00137454" w14:paraId="4327A958" w14:textId="77777777" w:rsidTr="00137454">
        <w:tc>
          <w:tcPr>
            <w:tcW w:w="404" w:type="pct"/>
          </w:tcPr>
          <w:p w14:paraId="6FE658BD"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Value</w:t>
            </w:r>
          </w:p>
        </w:tc>
        <w:tc>
          <w:tcPr>
            <w:tcW w:w="1071" w:type="pct"/>
          </w:tcPr>
          <w:p w14:paraId="72E73967"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deletion</w:t>
            </w:r>
          </w:p>
        </w:tc>
        <w:tc>
          <w:tcPr>
            <w:tcW w:w="1218" w:type="pct"/>
          </w:tcPr>
          <w:p w14:paraId="2B92103E"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Deletes an existing file</w:t>
            </w:r>
          </w:p>
        </w:tc>
        <w:tc>
          <w:tcPr>
            <w:tcW w:w="286" w:type="pct"/>
          </w:tcPr>
          <w:p w14:paraId="1D85DCB0" w14:textId="5402DB41" w:rsidR="00D85821" w:rsidRPr="00137454" w:rsidRDefault="0010513F" w:rsidP="00C128E3">
            <w:pPr>
              <w:suppressAutoHyphens/>
              <w:snapToGrid w:val="0"/>
              <w:spacing w:before="60" w:after="60" w:line="240" w:lineRule="auto"/>
              <w:jc w:val="center"/>
              <w:rPr>
                <w:bCs/>
                <w:sz w:val="18"/>
                <w:szCs w:val="18"/>
                <w:lang w:eastAsia="ar-SA"/>
              </w:rPr>
            </w:pPr>
            <w:r w:rsidRPr="00137454">
              <w:rPr>
                <w:bCs/>
                <w:sz w:val="18"/>
                <w:szCs w:val="18"/>
                <w:lang w:eastAsia="ar-SA"/>
              </w:rPr>
              <w:t>3</w:t>
            </w:r>
          </w:p>
        </w:tc>
        <w:tc>
          <w:tcPr>
            <w:tcW w:w="2020" w:type="pct"/>
          </w:tcPr>
          <w:p w14:paraId="6CE25D71"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3104"/>
        <w:gridCol w:w="3498"/>
        <w:gridCol w:w="822"/>
        <w:gridCol w:w="2492"/>
        <w:gridCol w:w="3127"/>
      </w:tblGrid>
      <w:tr w:rsidR="001E42E8" w:rsidRPr="00137454" w14:paraId="2EC85A12" w14:textId="77777777" w:rsidTr="00137454">
        <w:trPr>
          <w:cantSplit/>
        </w:trPr>
        <w:tc>
          <w:tcPr>
            <w:tcW w:w="399" w:type="pct"/>
            <w:shd w:val="clear" w:color="auto" w:fill="D9D9D9" w:themeFill="background1" w:themeFillShade="D9"/>
          </w:tcPr>
          <w:p w14:paraId="0155B79E" w14:textId="77777777" w:rsidR="009B1476" w:rsidRPr="00137454" w:rsidRDefault="009B1476" w:rsidP="00C128E3">
            <w:pPr>
              <w:snapToGrid w:val="0"/>
              <w:spacing w:before="60" w:after="60" w:line="240" w:lineRule="auto"/>
              <w:rPr>
                <w:b/>
                <w:bCs/>
                <w:sz w:val="18"/>
                <w:szCs w:val="18"/>
              </w:rPr>
            </w:pPr>
            <w:r w:rsidRPr="00137454">
              <w:rPr>
                <w:b/>
                <w:sz w:val="18"/>
                <w:szCs w:val="18"/>
              </w:rPr>
              <w:t>Role Name</w:t>
            </w:r>
          </w:p>
        </w:tc>
        <w:tc>
          <w:tcPr>
            <w:tcW w:w="1095" w:type="pct"/>
            <w:shd w:val="clear" w:color="auto" w:fill="D9D9D9" w:themeFill="background1" w:themeFillShade="D9"/>
          </w:tcPr>
          <w:p w14:paraId="5071DD99" w14:textId="77777777" w:rsidR="009B1476" w:rsidRPr="00137454" w:rsidRDefault="009B1476" w:rsidP="00C128E3">
            <w:pPr>
              <w:snapToGrid w:val="0"/>
              <w:spacing w:before="60" w:after="60" w:line="240" w:lineRule="auto"/>
              <w:rPr>
                <w:b/>
                <w:bCs/>
                <w:sz w:val="18"/>
                <w:szCs w:val="18"/>
              </w:rPr>
            </w:pPr>
            <w:r w:rsidRPr="00137454">
              <w:rPr>
                <w:b/>
                <w:sz w:val="18"/>
                <w:szCs w:val="18"/>
              </w:rPr>
              <w:t>Name</w:t>
            </w:r>
          </w:p>
        </w:tc>
        <w:tc>
          <w:tcPr>
            <w:tcW w:w="1234" w:type="pct"/>
            <w:shd w:val="clear" w:color="auto" w:fill="D9D9D9" w:themeFill="background1" w:themeFillShade="D9"/>
          </w:tcPr>
          <w:p w14:paraId="3B4F0F13" w14:textId="77777777" w:rsidR="009B1476" w:rsidRPr="00137454" w:rsidRDefault="009B1476" w:rsidP="00C128E3">
            <w:pPr>
              <w:snapToGrid w:val="0"/>
              <w:spacing w:before="60" w:after="60" w:line="240" w:lineRule="auto"/>
              <w:rPr>
                <w:b/>
                <w:bCs/>
                <w:sz w:val="18"/>
                <w:szCs w:val="18"/>
              </w:rPr>
            </w:pPr>
            <w:r w:rsidRPr="00137454">
              <w:rPr>
                <w:b/>
                <w:sz w:val="18"/>
                <w:szCs w:val="18"/>
              </w:rPr>
              <w:t>Description</w:t>
            </w:r>
          </w:p>
        </w:tc>
        <w:tc>
          <w:tcPr>
            <w:tcW w:w="290" w:type="pct"/>
            <w:shd w:val="clear" w:color="auto" w:fill="D9D9D9" w:themeFill="background1" w:themeFillShade="D9"/>
          </w:tcPr>
          <w:p w14:paraId="63021EB2" w14:textId="77777777" w:rsidR="009B1476" w:rsidRPr="00137454" w:rsidRDefault="009B1476" w:rsidP="00C128E3">
            <w:pPr>
              <w:snapToGrid w:val="0"/>
              <w:spacing w:before="60" w:after="60" w:line="240" w:lineRule="auto"/>
              <w:jc w:val="center"/>
              <w:rPr>
                <w:b/>
                <w:bCs/>
                <w:sz w:val="18"/>
                <w:szCs w:val="18"/>
              </w:rPr>
            </w:pPr>
            <w:proofErr w:type="spellStart"/>
            <w:r w:rsidRPr="00137454">
              <w:rPr>
                <w:b/>
                <w:sz w:val="18"/>
                <w:szCs w:val="18"/>
              </w:rPr>
              <w:t>Mult</w:t>
            </w:r>
            <w:proofErr w:type="spellEnd"/>
          </w:p>
        </w:tc>
        <w:tc>
          <w:tcPr>
            <w:tcW w:w="879" w:type="pct"/>
            <w:shd w:val="clear" w:color="auto" w:fill="D9D9D9" w:themeFill="background1" w:themeFillShade="D9"/>
          </w:tcPr>
          <w:p w14:paraId="636087DA" w14:textId="77777777" w:rsidR="009B1476" w:rsidRPr="00137454" w:rsidRDefault="009B1476" w:rsidP="00C128E3">
            <w:pPr>
              <w:snapToGrid w:val="0"/>
              <w:spacing w:before="60" w:after="60" w:line="240" w:lineRule="auto"/>
              <w:rPr>
                <w:b/>
                <w:bCs/>
                <w:sz w:val="18"/>
                <w:szCs w:val="18"/>
              </w:rPr>
            </w:pPr>
            <w:r w:rsidRPr="00137454">
              <w:rPr>
                <w:b/>
                <w:sz w:val="18"/>
                <w:szCs w:val="18"/>
              </w:rPr>
              <w:t>Type</w:t>
            </w:r>
          </w:p>
        </w:tc>
        <w:tc>
          <w:tcPr>
            <w:tcW w:w="1104" w:type="pct"/>
            <w:shd w:val="clear" w:color="auto" w:fill="D9D9D9" w:themeFill="background1" w:themeFillShade="D9"/>
          </w:tcPr>
          <w:p w14:paraId="09489356" w14:textId="77777777" w:rsidR="009B1476" w:rsidRPr="00137454" w:rsidRDefault="009B1476" w:rsidP="00C128E3">
            <w:pPr>
              <w:snapToGrid w:val="0"/>
              <w:spacing w:before="60" w:after="60" w:line="240" w:lineRule="auto"/>
              <w:rPr>
                <w:b/>
                <w:bCs/>
                <w:sz w:val="18"/>
                <w:szCs w:val="18"/>
              </w:rPr>
            </w:pPr>
            <w:r w:rsidRPr="00137454">
              <w:rPr>
                <w:b/>
                <w:sz w:val="18"/>
                <w:szCs w:val="18"/>
              </w:rPr>
              <w:t>Remarks</w:t>
            </w:r>
          </w:p>
        </w:tc>
      </w:tr>
      <w:tr w:rsidR="001E42E8" w:rsidRPr="00137454" w14:paraId="78AF1286" w14:textId="77777777" w:rsidTr="00137454">
        <w:trPr>
          <w:trHeight w:val="490"/>
        </w:trPr>
        <w:tc>
          <w:tcPr>
            <w:tcW w:w="399" w:type="pct"/>
          </w:tcPr>
          <w:p w14:paraId="49F57C21" w14:textId="01459474" w:rsidR="009B1476" w:rsidRPr="00137454" w:rsidRDefault="009B1476" w:rsidP="00C128E3">
            <w:pPr>
              <w:snapToGrid w:val="0"/>
              <w:spacing w:before="60" w:after="60" w:line="240" w:lineRule="auto"/>
              <w:rPr>
                <w:b/>
                <w:bCs/>
                <w:sz w:val="18"/>
                <w:szCs w:val="18"/>
              </w:rPr>
            </w:pPr>
            <w:r w:rsidRPr="00137454">
              <w:rPr>
                <w:sz w:val="18"/>
                <w:szCs w:val="18"/>
              </w:rPr>
              <w:t>Class</w:t>
            </w:r>
          </w:p>
        </w:tc>
        <w:tc>
          <w:tcPr>
            <w:tcW w:w="1095" w:type="pct"/>
          </w:tcPr>
          <w:p w14:paraId="69A7DCB2" w14:textId="3582BAAB" w:rsidR="009B1476" w:rsidRPr="00137454" w:rsidRDefault="009B1476" w:rsidP="00C128E3">
            <w:pPr>
              <w:snapToGrid w:val="0"/>
              <w:spacing w:before="60" w:after="60" w:line="240" w:lineRule="auto"/>
              <w:rPr>
                <w:b/>
                <w:bCs/>
                <w:sz w:val="18"/>
                <w:szCs w:val="18"/>
              </w:rPr>
            </w:pPr>
            <w:r w:rsidRPr="00137454">
              <w:rPr>
                <w:sz w:val="18"/>
                <w:szCs w:val="18"/>
              </w:rPr>
              <w:t>S100_SupportFileSpecification</w:t>
            </w:r>
          </w:p>
        </w:tc>
        <w:tc>
          <w:tcPr>
            <w:tcW w:w="1234" w:type="pct"/>
          </w:tcPr>
          <w:p w14:paraId="67CA8947" w14:textId="79BEBD8E" w:rsidR="009B1476" w:rsidRPr="00137454" w:rsidRDefault="009B1476" w:rsidP="00C128E3">
            <w:pPr>
              <w:snapToGrid w:val="0"/>
              <w:spacing w:before="60" w:after="60" w:line="240" w:lineRule="auto"/>
              <w:jc w:val="left"/>
              <w:rPr>
                <w:b/>
                <w:bCs/>
                <w:sz w:val="18"/>
                <w:szCs w:val="18"/>
              </w:rPr>
            </w:pPr>
            <w:r w:rsidRPr="00137454">
              <w:rPr>
                <w:sz w:val="18"/>
                <w:szCs w:val="18"/>
              </w:rPr>
              <w:t>The standard or specification to which a support file conforms</w:t>
            </w:r>
          </w:p>
        </w:tc>
        <w:tc>
          <w:tcPr>
            <w:tcW w:w="290" w:type="pct"/>
          </w:tcPr>
          <w:p w14:paraId="60016938" w14:textId="77C7CEE3" w:rsidR="009B1476" w:rsidRPr="00137454" w:rsidRDefault="009B1476" w:rsidP="00C128E3">
            <w:pPr>
              <w:snapToGrid w:val="0"/>
              <w:spacing w:before="60" w:after="60" w:line="240" w:lineRule="auto"/>
              <w:jc w:val="center"/>
              <w:rPr>
                <w:b/>
                <w:bCs/>
                <w:sz w:val="18"/>
                <w:szCs w:val="18"/>
              </w:rPr>
            </w:pPr>
            <w:r w:rsidRPr="00137454">
              <w:rPr>
                <w:sz w:val="18"/>
                <w:szCs w:val="18"/>
              </w:rPr>
              <w:t>-</w:t>
            </w:r>
          </w:p>
        </w:tc>
        <w:tc>
          <w:tcPr>
            <w:tcW w:w="879" w:type="pct"/>
          </w:tcPr>
          <w:p w14:paraId="312E6FEC" w14:textId="34935D6C" w:rsidR="009B1476" w:rsidRPr="00137454" w:rsidRDefault="009B1476" w:rsidP="00C128E3">
            <w:pPr>
              <w:snapToGrid w:val="0"/>
              <w:spacing w:before="60" w:after="60" w:line="240" w:lineRule="auto"/>
              <w:rPr>
                <w:b/>
                <w:bCs/>
                <w:sz w:val="18"/>
                <w:szCs w:val="18"/>
              </w:rPr>
            </w:pPr>
            <w:r w:rsidRPr="00137454">
              <w:rPr>
                <w:sz w:val="18"/>
                <w:szCs w:val="18"/>
              </w:rPr>
              <w:t>-</w:t>
            </w:r>
          </w:p>
        </w:tc>
        <w:tc>
          <w:tcPr>
            <w:tcW w:w="1104" w:type="pct"/>
          </w:tcPr>
          <w:p w14:paraId="5D887DC2" w14:textId="378334C7" w:rsidR="009B1476" w:rsidRPr="00137454" w:rsidRDefault="009B1476" w:rsidP="00C128E3">
            <w:pPr>
              <w:snapToGrid w:val="0"/>
              <w:spacing w:before="60" w:after="60" w:line="240" w:lineRule="auto"/>
              <w:rPr>
                <w:b/>
                <w:bCs/>
                <w:sz w:val="18"/>
                <w:szCs w:val="18"/>
              </w:rPr>
            </w:pPr>
            <w:r w:rsidRPr="00137454">
              <w:rPr>
                <w:sz w:val="18"/>
                <w:szCs w:val="18"/>
              </w:rPr>
              <w:t>-</w:t>
            </w:r>
          </w:p>
        </w:tc>
      </w:tr>
      <w:tr w:rsidR="001E42E8" w:rsidRPr="00137454" w14:paraId="382B27B3" w14:textId="77777777" w:rsidTr="00137454">
        <w:trPr>
          <w:trHeight w:val="321"/>
        </w:trPr>
        <w:tc>
          <w:tcPr>
            <w:tcW w:w="399" w:type="pct"/>
          </w:tcPr>
          <w:p w14:paraId="2DFC25FD" w14:textId="0CFE2B7C" w:rsidR="009B1476" w:rsidRPr="00137454" w:rsidRDefault="009B1476" w:rsidP="00C128E3">
            <w:pPr>
              <w:snapToGrid w:val="0"/>
              <w:spacing w:before="60" w:after="60" w:line="240" w:lineRule="auto"/>
              <w:rPr>
                <w:b/>
                <w:bCs/>
                <w:sz w:val="18"/>
                <w:szCs w:val="18"/>
              </w:rPr>
            </w:pPr>
            <w:r w:rsidRPr="00137454">
              <w:rPr>
                <w:sz w:val="18"/>
                <w:szCs w:val="18"/>
              </w:rPr>
              <w:t>Attribute</w:t>
            </w:r>
          </w:p>
        </w:tc>
        <w:tc>
          <w:tcPr>
            <w:tcW w:w="1095" w:type="pct"/>
          </w:tcPr>
          <w:p w14:paraId="3D4A35CC" w14:textId="0B4E50E5" w:rsidR="009B1476" w:rsidRPr="00137454" w:rsidRDefault="009B1476" w:rsidP="00C128E3">
            <w:pPr>
              <w:snapToGrid w:val="0"/>
              <w:spacing w:before="60" w:after="60" w:line="240" w:lineRule="auto"/>
              <w:rPr>
                <w:b/>
                <w:bCs/>
                <w:sz w:val="18"/>
                <w:szCs w:val="18"/>
              </w:rPr>
            </w:pPr>
            <w:r w:rsidRPr="00137454">
              <w:rPr>
                <w:sz w:val="18"/>
                <w:szCs w:val="18"/>
              </w:rPr>
              <w:t>name</w:t>
            </w:r>
          </w:p>
        </w:tc>
        <w:tc>
          <w:tcPr>
            <w:tcW w:w="1234" w:type="pct"/>
          </w:tcPr>
          <w:p w14:paraId="62FEB99C" w14:textId="5785141C" w:rsidR="009B1476" w:rsidRPr="00137454" w:rsidRDefault="009B1476" w:rsidP="00C128E3">
            <w:pPr>
              <w:snapToGrid w:val="0"/>
              <w:spacing w:before="60" w:after="60" w:line="240" w:lineRule="auto"/>
              <w:jc w:val="left"/>
              <w:rPr>
                <w:b/>
                <w:bCs/>
                <w:sz w:val="18"/>
                <w:szCs w:val="18"/>
              </w:rPr>
            </w:pPr>
            <w:r w:rsidRPr="00137454">
              <w:rPr>
                <w:sz w:val="18"/>
                <w:szCs w:val="18"/>
              </w:rPr>
              <w:t>The name of the specification used to create the support file</w:t>
            </w:r>
          </w:p>
        </w:tc>
        <w:tc>
          <w:tcPr>
            <w:tcW w:w="290" w:type="pct"/>
          </w:tcPr>
          <w:p w14:paraId="61238217" w14:textId="5EAE4D93" w:rsidR="009B1476" w:rsidRPr="00137454" w:rsidRDefault="009B1476" w:rsidP="00C128E3">
            <w:pPr>
              <w:snapToGrid w:val="0"/>
              <w:spacing w:before="60" w:after="60" w:line="240" w:lineRule="auto"/>
              <w:jc w:val="center"/>
              <w:rPr>
                <w:b/>
                <w:bCs/>
                <w:sz w:val="18"/>
                <w:szCs w:val="18"/>
              </w:rPr>
            </w:pPr>
            <w:r w:rsidRPr="00137454">
              <w:rPr>
                <w:sz w:val="18"/>
                <w:szCs w:val="18"/>
              </w:rPr>
              <w:t>1</w:t>
            </w:r>
          </w:p>
        </w:tc>
        <w:tc>
          <w:tcPr>
            <w:tcW w:w="879" w:type="pct"/>
          </w:tcPr>
          <w:p w14:paraId="2A42A631" w14:textId="1F621119" w:rsidR="009B1476" w:rsidRPr="00137454" w:rsidRDefault="009B1476" w:rsidP="00C128E3">
            <w:pPr>
              <w:snapToGrid w:val="0"/>
              <w:spacing w:before="60" w:after="60" w:line="240" w:lineRule="auto"/>
              <w:rPr>
                <w:b/>
                <w:bCs/>
                <w:sz w:val="18"/>
                <w:szCs w:val="18"/>
              </w:rPr>
            </w:pPr>
            <w:proofErr w:type="spellStart"/>
            <w:r w:rsidRPr="00137454">
              <w:rPr>
                <w:sz w:val="18"/>
                <w:szCs w:val="18"/>
              </w:rPr>
              <w:t>CharacterString</w:t>
            </w:r>
            <w:proofErr w:type="spellEnd"/>
          </w:p>
        </w:tc>
        <w:tc>
          <w:tcPr>
            <w:tcW w:w="1104" w:type="pct"/>
          </w:tcPr>
          <w:p w14:paraId="59EE669D" w14:textId="3874B757" w:rsidR="009B1476" w:rsidRPr="00137454" w:rsidRDefault="009B1476" w:rsidP="00C128E3">
            <w:pPr>
              <w:snapToGrid w:val="0"/>
              <w:spacing w:before="60" w:after="60" w:line="240" w:lineRule="auto"/>
              <w:rPr>
                <w:b/>
                <w:bCs/>
                <w:sz w:val="18"/>
                <w:szCs w:val="18"/>
              </w:rPr>
            </w:pPr>
          </w:p>
        </w:tc>
      </w:tr>
      <w:tr w:rsidR="001E42E8" w:rsidRPr="00137454" w14:paraId="07238A1C" w14:textId="77777777" w:rsidTr="00137454">
        <w:trPr>
          <w:trHeight w:val="337"/>
        </w:trPr>
        <w:tc>
          <w:tcPr>
            <w:tcW w:w="399" w:type="pct"/>
          </w:tcPr>
          <w:p w14:paraId="15D0B129" w14:textId="51BF9B0D" w:rsidR="009B1476" w:rsidRPr="00137454" w:rsidRDefault="009B1476" w:rsidP="00C128E3">
            <w:pPr>
              <w:snapToGrid w:val="0"/>
              <w:spacing w:before="60" w:after="60" w:line="240" w:lineRule="auto"/>
              <w:rPr>
                <w:b/>
                <w:bCs/>
                <w:sz w:val="18"/>
                <w:szCs w:val="18"/>
              </w:rPr>
            </w:pPr>
            <w:r w:rsidRPr="00137454">
              <w:rPr>
                <w:sz w:val="18"/>
                <w:szCs w:val="18"/>
              </w:rPr>
              <w:t>Attribute</w:t>
            </w:r>
          </w:p>
        </w:tc>
        <w:tc>
          <w:tcPr>
            <w:tcW w:w="1095" w:type="pct"/>
          </w:tcPr>
          <w:p w14:paraId="02293615" w14:textId="6F140DAB" w:rsidR="009B1476" w:rsidRPr="00137454" w:rsidRDefault="009B1476" w:rsidP="00C128E3">
            <w:pPr>
              <w:snapToGrid w:val="0"/>
              <w:spacing w:before="60" w:after="60" w:line="240" w:lineRule="auto"/>
              <w:rPr>
                <w:b/>
                <w:bCs/>
                <w:sz w:val="18"/>
                <w:szCs w:val="18"/>
              </w:rPr>
            </w:pPr>
            <w:r w:rsidRPr="00137454">
              <w:rPr>
                <w:sz w:val="18"/>
                <w:szCs w:val="18"/>
              </w:rPr>
              <w:t>version</w:t>
            </w:r>
          </w:p>
        </w:tc>
        <w:tc>
          <w:tcPr>
            <w:tcW w:w="1234" w:type="pct"/>
          </w:tcPr>
          <w:p w14:paraId="020C8259" w14:textId="67618320" w:rsidR="009B1476" w:rsidRPr="00137454" w:rsidRDefault="009B1476" w:rsidP="00C128E3">
            <w:pPr>
              <w:snapToGrid w:val="0"/>
              <w:spacing w:before="60" w:after="60" w:line="240" w:lineRule="auto"/>
              <w:jc w:val="left"/>
              <w:rPr>
                <w:b/>
                <w:bCs/>
                <w:sz w:val="18"/>
                <w:szCs w:val="18"/>
              </w:rPr>
            </w:pPr>
            <w:r w:rsidRPr="00137454">
              <w:rPr>
                <w:sz w:val="18"/>
                <w:szCs w:val="18"/>
              </w:rPr>
              <w:t>The version number of the specification</w:t>
            </w:r>
          </w:p>
        </w:tc>
        <w:tc>
          <w:tcPr>
            <w:tcW w:w="290" w:type="pct"/>
          </w:tcPr>
          <w:p w14:paraId="34F14516" w14:textId="7A87F6A2" w:rsidR="009B1476" w:rsidRPr="00137454" w:rsidRDefault="009B1476" w:rsidP="00C128E3">
            <w:pPr>
              <w:snapToGrid w:val="0"/>
              <w:spacing w:before="60" w:after="60" w:line="240" w:lineRule="auto"/>
              <w:jc w:val="center"/>
              <w:rPr>
                <w:b/>
                <w:bCs/>
                <w:sz w:val="18"/>
                <w:szCs w:val="18"/>
              </w:rPr>
            </w:pPr>
            <w:r w:rsidRPr="00137454">
              <w:rPr>
                <w:sz w:val="18"/>
                <w:szCs w:val="18"/>
              </w:rPr>
              <w:t>0..1</w:t>
            </w:r>
          </w:p>
        </w:tc>
        <w:tc>
          <w:tcPr>
            <w:tcW w:w="879" w:type="pct"/>
          </w:tcPr>
          <w:p w14:paraId="26F422AC" w14:textId="1F1A607E" w:rsidR="009B1476" w:rsidRPr="00137454" w:rsidRDefault="009B1476" w:rsidP="00C128E3">
            <w:pPr>
              <w:snapToGrid w:val="0"/>
              <w:spacing w:before="60" w:after="60" w:line="240" w:lineRule="auto"/>
              <w:rPr>
                <w:b/>
                <w:bCs/>
                <w:sz w:val="18"/>
                <w:szCs w:val="18"/>
              </w:rPr>
            </w:pPr>
            <w:proofErr w:type="spellStart"/>
            <w:r w:rsidRPr="00137454">
              <w:rPr>
                <w:sz w:val="18"/>
                <w:szCs w:val="18"/>
              </w:rPr>
              <w:t>CharacterString</w:t>
            </w:r>
            <w:proofErr w:type="spellEnd"/>
          </w:p>
        </w:tc>
        <w:tc>
          <w:tcPr>
            <w:tcW w:w="1104" w:type="pct"/>
          </w:tcPr>
          <w:p w14:paraId="7EE2EFD4" w14:textId="51F476AC" w:rsidR="009B1476" w:rsidRPr="00137454" w:rsidRDefault="009B1476" w:rsidP="00C128E3">
            <w:pPr>
              <w:snapToGrid w:val="0"/>
              <w:spacing w:before="60" w:after="60" w:line="240" w:lineRule="auto"/>
              <w:rPr>
                <w:b/>
                <w:bCs/>
                <w:sz w:val="18"/>
                <w:szCs w:val="18"/>
              </w:rPr>
            </w:pPr>
          </w:p>
        </w:tc>
      </w:tr>
      <w:tr w:rsidR="009B1476" w:rsidRPr="00137454" w14:paraId="78A98788" w14:textId="77777777" w:rsidTr="00137454">
        <w:trPr>
          <w:trHeight w:val="321"/>
        </w:trPr>
        <w:tc>
          <w:tcPr>
            <w:tcW w:w="399" w:type="pct"/>
          </w:tcPr>
          <w:p w14:paraId="1D457680" w14:textId="134EB80D" w:rsidR="009B1476" w:rsidRPr="00137454" w:rsidRDefault="009B1476" w:rsidP="00C128E3">
            <w:pPr>
              <w:snapToGrid w:val="0"/>
              <w:spacing w:before="60" w:after="60" w:line="240" w:lineRule="auto"/>
              <w:rPr>
                <w:b/>
                <w:bCs/>
                <w:sz w:val="18"/>
                <w:szCs w:val="18"/>
              </w:rPr>
            </w:pPr>
            <w:r w:rsidRPr="00137454">
              <w:rPr>
                <w:sz w:val="18"/>
                <w:szCs w:val="18"/>
              </w:rPr>
              <w:t>Attribute</w:t>
            </w:r>
          </w:p>
        </w:tc>
        <w:tc>
          <w:tcPr>
            <w:tcW w:w="1095" w:type="pct"/>
          </w:tcPr>
          <w:p w14:paraId="0CDFDA94" w14:textId="2A04C3F6" w:rsidR="009B1476" w:rsidRPr="00137454" w:rsidRDefault="009B1476" w:rsidP="00C128E3">
            <w:pPr>
              <w:snapToGrid w:val="0"/>
              <w:spacing w:before="60" w:after="60" w:line="240" w:lineRule="auto"/>
              <w:rPr>
                <w:b/>
                <w:bCs/>
                <w:sz w:val="18"/>
                <w:szCs w:val="18"/>
              </w:rPr>
            </w:pPr>
            <w:r w:rsidRPr="00137454">
              <w:rPr>
                <w:sz w:val="18"/>
                <w:szCs w:val="18"/>
              </w:rPr>
              <w:t>date</w:t>
            </w:r>
          </w:p>
        </w:tc>
        <w:tc>
          <w:tcPr>
            <w:tcW w:w="1234" w:type="pct"/>
          </w:tcPr>
          <w:p w14:paraId="02D11D96" w14:textId="75566131" w:rsidR="009B1476" w:rsidRPr="00137454" w:rsidRDefault="009B1476" w:rsidP="00C128E3">
            <w:pPr>
              <w:snapToGrid w:val="0"/>
              <w:spacing w:before="60" w:after="60" w:line="240" w:lineRule="auto"/>
              <w:jc w:val="left"/>
              <w:rPr>
                <w:b/>
                <w:bCs/>
                <w:sz w:val="18"/>
                <w:szCs w:val="18"/>
              </w:rPr>
            </w:pPr>
            <w:r w:rsidRPr="00137454">
              <w:rPr>
                <w:sz w:val="18"/>
                <w:szCs w:val="18"/>
              </w:rPr>
              <w:t>The version date of the specification</w:t>
            </w:r>
          </w:p>
        </w:tc>
        <w:tc>
          <w:tcPr>
            <w:tcW w:w="290" w:type="pct"/>
          </w:tcPr>
          <w:p w14:paraId="2B68B15A" w14:textId="3B29C21C" w:rsidR="009B1476" w:rsidRPr="00137454" w:rsidRDefault="009B1476" w:rsidP="00C128E3">
            <w:pPr>
              <w:snapToGrid w:val="0"/>
              <w:spacing w:before="60" w:after="60" w:line="240" w:lineRule="auto"/>
              <w:jc w:val="center"/>
              <w:rPr>
                <w:b/>
                <w:bCs/>
                <w:sz w:val="18"/>
                <w:szCs w:val="18"/>
              </w:rPr>
            </w:pPr>
            <w:r w:rsidRPr="00137454">
              <w:rPr>
                <w:sz w:val="18"/>
                <w:szCs w:val="18"/>
              </w:rPr>
              <w:t>0..1</w:t>
            </w:r>
          </w:p>
        </w:tc>
        <w:tc>
          <w:tcPr>
            <w:tcW w:w="879" w:type="pct"/>
          </w:tcPr>
          <w:p w14:paraId="6A688377" w14:textId="7CAE2268" w:rsidR="009B1476" w:rsidRPr="00137454" w:rsidRDefault="009B1476" w:rsidP="00C128E3">
            <w:pPr>
              <w:snapToGrid w:val="0"/>
              <w:spacing w:before="60" w:after="60" w:line="240" w:lineRule="auto"/>
              <w:rPr>
                <w:b/>
                <w:bCs/>
                <w:sz w:val="18"/>
                <w:szCs w:val="18"/>
              </w:rPr>
            </w:pPr>
            <w:r w:rsidRPr="00137454">
              <w:rPr>
                <w:sz w:val="18"/>
                <w:szCs w:val="18"/>
              </w:rPr>
              <w:t>Date</w:t>
            </w:r>
          </w:p>
        </w:tc>
        <w:tc>
          <w:tcPr>
            <w:tcW w:w="1104" w:type="pct"/>
          </w:tcPr>
          <w:p w14:paraId="46885ECC" w14:textId="77777777" w:rsidR="009B1476" w:rsidRPr="00137454" w:rsidRDefault="009B1476" w:rsidP="00C128E3">
            <w:pPr>
              <w:snapToGrid w:val="0"/>
              <w:spacing w:before="60" w:after="60" w:line="240" w:lineRule="auto"/>
              <w:rPr>
                <w:b/>
                <w:bCs/>
                <w:sz w:val="18"/>
                <w:szCs w:val="18"/>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lastRenderedPageBreak/>
        <w:t>S100_</w:t>
      </w:r>
      <w:r>
        <w:t>ResourcePurpose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3047"/>
        <w:gridCol w:w="3764"/>
        <w:gridCol w:w="703"/>
        <w:gridCol w:w="5423"/>
      </w:tblGrid>
      <w:tr w:rsidR="00AA4DED" w:rsidRPr="00137454" w14:paraId="025C3CBB" w14:textId="77777777" w:rsidTr="00137454">
        <w:trPr>
          <w:cantSplit/>
        </w:trPr>
        <w:tc>
          <w:tcPr>
            <w:tcW w:w="408" w:type="pct"/>
            <w:shd w:val="clear" w:color="auto" w:fill="D9D9D9" w:themeFill="background1" w:themeFillShade="D9"/>
          </w:tcPr>
          <w:p w14:paraId="5278F022"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Role Name</w:t>
            </w:r>
          </w:p>
        </w:tc>
        <w:tc>
          <w:tcPr>
            <w:tcW w:w="1082" w:type="pct"/>
            <w:shd w:val="clear" w:color="auto" w:fill="D9D9D9" w:themeFill="background1" w:themeFillShade="D9"/>
          </w:tcPr>
          <w:p w14:paraId="04A11EBF"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Name</w:t>
            </w:r>
          </w:p>
        </w:tc>
        <w:tc>
          <w:tcPr>
            <w:tcW w:w="1335" w:type="pct"/>
            <w:shd w:val="clear" w:color="auto" w:fill="D9D9D9" w:themeFill="background1" w:themeFillShade="D9"/>
          </w:tcPr>
          <w:p w14:paraId="3425496C"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Description</w:t>
            </w:r>
          </w:p>
        </w:tc>
        <w:tc>
          <w:tcPr>
            <w:tcW w:w="255" w:type="pct"/>
            <w:shd w:val="clear" w:color="auto" w:fill="D9D9D9" w:themeFill="background1" w:themeFillShade="D9"/>
          </w:tcPr>
          <w:p w14:paraId="157E8B61" w14:textId="77777777" w:rsidR="00AA4DED" w:rsidRPr="00137454" w:rsidRDefault="00AA4DED" w:rsidP="00C128E3">
            <w:pPr>
              <w:keepNext/>
              <w:keepLines/>
              <w:snapToGrid w:val="0"/>
              <w:spacing w:before="60" w:after="60" w:line="240" w:lineRule="auto"/>
              <w:jc w:val="center"/>
              <w:rPr>
                <w:rFonts w:cs="Arial"/>
                <w:b/>
                <w:sz w:val="18"/>
                <w:szCs w:val="18"/>
              </w:rPr>
            </w:pPr>
            <w:r w:rsidRPr="00137454">
              <w:rPr>
                <w:rFonts w:cs="Arial"/>
                <w:b/>
                <w:sz w:val="18"/>
                <w:szCs w:val="18"/>
              </w:rPr>
              <w:t>Code</w:t>
            </w:r>
          </w:p>
        </w:tc>
        <w:tc>
          <w:tcPr>
            <w:tcW w:w="1920" w:type="pct"/>
            <w:shd w:val="clear" w:color="auto" w:fill="D9D9D9" w:themeFill="background1" w:themeFillShade="D9"/>
          </w:tcPr>
          <w:p w14:paraId="32B5C53B"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Remarks</w:t>
            </w:r>
          </w:p>
        </w:tc>
      </w:tr>
      <w:tr w:rsidR="00AA4DED" w:rsidRPr="00137454" w14:paraId="739103E6" w14:textId="77777777" w:rsidTr="00137454">
        <w:trPr>
          <w:cantSplit/>
          <w:trHeight w:val="276"/>
        </w:trPr>
        <w:tc>
          <w:tcPr>
            <w:tcW w:w="408" w:type="pct"/>
          </w:tcPr>
          <w:p w14:paraId="279292AC"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cs="Arial"/>
                <w:sz w:val="18"/>
                <w:szCs w:val="18"/>
              </w:rPr>
              <w:t>Enumeration</w:t>
            </w:r>
          </w:p>
        </w:tc>
        <w:tc>
          <w:tcPr>
            <w:tcW w:w="1082" w:type="pct"/>
          </w:tcPr>
          <w:p w14:paraId="3D11A7EE"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cs="Arial"/>
                <w:sz w:val="18"/>
                <w:szCs w:val="18"/>
              </w:rPr>
              <w:t>S100_ResourcePurpose</w:t>
            </w:r>
          </w:p>
        </w:tc>
        <w:tc>
          <w:tcPr>
            <w:tcW w:w="1335" w:type="pct"/>
          </w:tcPr>
          <w:p w14:paraId="69641EF7"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eastAsia="Times New Roman" w:cs="Arial"/>
                <w:sz w:val="18"/>
                <w:szCs w:val="18"/>
                <w:lang w:val="en-US"/>
              </w:rPr>
              <w:t>Defines the purpose of the supporting resource</w:t>
            </w:r>
          </w:p>
        </w:tc>
        <w:tc>
          <w:tcPr>
            <w:tcW w:w="255" w:type="pct"/>
          </w:tcPr>
          <w:p w14:paraId="4104CAD6" w14:textId="77777777" w:rsidR="00AA4DED" w:rsidRPr="00137454" w:rsidRDefault="00AA4DED" w:rsidP="00C128E3">
            <w:pPr>
              <w:keepNext/>
              <w:keepLines/>
              <w:snapToGrid w:val="0"/>
              <w:spacing w:before="60" w:after="60" w:line="240" w:lineRule="auto"/>
              <w:jc w:val="center"/>
              <w:rPr>
                <w:rFonts w:cs="Arial"/>
                <w:sz w:val="18"/>
                <w:szCs w:val="18"/>
              </w:rPr>
            </w:pPr>
            <w:r w:rsidRPr="00137454">
              <w:rPr>
                <w:rFonts w:cs="Arial"/>
                <w:sz w:val="18"/>
                <w:szCs w:val="18"/>
              </w:rPr>
              <w:t>-</w:t>
            </w:r>
          </w:p>
        </w:tc>
        <w:tc>
          <w:tcPr>
            <w:tcW w:w="1920" w:type="pct"/>
          </w:tcPr>
          <w:p w14:paraId="6FE65D2A"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cs="Arial"/>
                <w:sz w:val="18"/>
                <w:szCs w:val="18"/>
              </w:rPr>
              <w:t>-</w:t>
            </w:r>
          </w:p>
        </w:tc>
      </w:tr>
      <w:tr w:rsidR="00AA4DED" w:rsidRPr="00137454" w14:paraId="556F62D1" w14:textId="77777777" w:rsidTr="00137454">
        <w:trPr>
          <w:cantSplit/>
          <w:trHeight w:val="304"/>
        </w:trPr>
        <w:tc>
          <w:tcPr>
            <w:tcW w:w="408" w:type="pct"/>
          </w:tcPr>
          <w:p w14:paraId="1D4F8146"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0E1F118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dataset</w:t>
            </w:r>
          </w:p>
        </w:tc>
        <w:tc>
          <w:tcPr>
            <w:tcW w:w="1335" w:type="pct"/>
          </w:tcPr>
          <w:p w14:paraId="58EF48B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dataset</w:t>
            </w:r>
          </w:p>
        </w:tc>
        <w:tc>
          <w:tcPr>
            <w:tcW w:w="255" w:type="pct"/>
          </w:tcPr>
          <w:p w14:paraId="6EC69AC8"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w:t>
            </w:r>
          </w:p>
        </w:tc>
        <w:tc>
          <w:tcPr>
            <w:tcW w:w="1920" w:type="pct"/>
          </w:tcPr>
          <w:p w14:paraId="542CCADD"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14F3E74B" w14:textId="77777777" w:rsidTr="00137454">
        <w:trPr>
          <w:cantSplit/>
          <w:trHeight w:val="276"/>
        </w:trPr>
        <w:tc>
          <w:tcPr>
            <w:tcW w:w="408" w:type="pct"/>
          </w:tcPr>
          <w:p w14:paraId="2D2EC04C"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7593EB50"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featureCatalogue</w:t>
            </w:r>
            <w:proofErr w:type="spellEnd"/>
          </w:p>
        </w:tc>
        <w:tc>
          <w:tcPr>
            <w:tcW w:w="1335" w:type="pct"/>
          </w:tcPr>
          <w:p w14:paraId="46B755B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Feature Catalogue for an S-100 data product</w:t>
            </w:r>
          </w:p>
        </w:tc>
        <w:tc>
          <w:tcPr>
            <w:tcW w:w="255" w:type="pct"/>
          </w:tcPr>
          <w:p w14:paraId="026159A1"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2</w:t>
            </w:r>
          </w:p>
        </w:tc>
        <w:tc>
          <w:tcPr>
            <w:tcW w:w="1920" w:type="pct"/>
          </w:tcPr>
          <w:p w14:paraId="6BB835C6"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0BE32134" w14:textId="77777777" w:rsidTr="00137454">
        <w:trPr>
          <w:cantSplit/>
          <w:trHeight w:val="276"/>
        </w:trPr>
        <w:tc>
          <w:tcPr>
            <w:tcW w:w="408" w:type="pct"/>
          </w:tcPr>
          <w:p w14:paraId="6BFCE41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5FC80B65"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portrayalCatalogue</w:t>
            </w:r>
            <w:proofErr w:type="spellEnd"/>
          </w:p>
        </w:tc>
        <w:tc>
          <w:tcPr>
            <w:tcW w:w="1335" w:type="pct"/>
          </w:tcPr>
          <w:p w14:paraId="1869FA09"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Portrayal Catalogue for an S-100 data product</w:t>
            </w:r>
          </w:p>
        </w:tc>
        <w:tc>
          <w:tcPr>
            <w:tcW w:w="255" w:type="pct"/>
          </w:tcPr>
          <w:p w14:paraId="34A9E4AA"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3</w:t>
            </w:r>
          </w:p>
        </w:tc>
        <w:tc>
          <w:tcPr>
            <w:tcW w:w="1920" w:type="pct"/>
          </w:tcPr>
          <w:p w14:paraId="74B62CD7"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76E2EC92" w14:textId="77777777" w:rsidTr="00137454">
        <w:trPr>
          <w:cantSplit/>
          <w:trHeight w:val="304"/>
        </w:trPr>
        <w:tc>
          <w:tcPr>
            <w:tcW w:w="408" w:type="pct"/>
          </w:tcPr>
          <w:p w14:paraId="237D8D5A"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22A477C9"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interoperabilityCatalogue</w:t>
            </w:r>
            <w:proofErr w:type="spellEnd"/>
          </w:p>
        </w:tc>
        <w:tc>
          <w:tcPr>
            <w:tcW w:w="1335" w:type="pct"/>
          </w:tcPr>
          <w:p w14:paraId="1A94157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An Interoperability Catalogue</w:t>
            </w:r>
          </w:p>
        </w:tc>
        <w:tc>
          <w:tcPr>
            <w:tcW w:w="255" w:type="pct"/>
          </w:tcPr>
          <w:p w14:paraId="3E07451A"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4</w:t>
            </w:r>
          </w:p>
        </w:tc>
        <w:tc>
          <w:tcPr>
            <w:tcW w:w="1920" w:type="pct"/>
          </w:tcPr>
          <w:p w14:paraId="37F2C100"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6E1125A6" w14:textId="77777777" w:rsidTr="00137454">
        <w:trPr>
          <w:cantSplit/>
          <w:trHeight w:val="304"/>
        </w:trPr>
        <w:tc>
          <w:tcPr>
            <w:tcW w:w="408" w:type="pct"/>
          </w:tcPr>
          <w:p w14:paraId="7A9A997E"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7FF6BBD"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supportFile</w:t>
            </w:r>
            <w:proofErr w:type="spellEnd"/>
          </w:p>
        </w:tc>
        <w:tc>
          <w:tcPr>
            <w:tcW w:w="1335" w:type="pct"/>
          </w:tcPr>
          <w:p w14:paraId="3CD4F9F7"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support file</w:t>
            </w:r>
          </w:p>
        </w:tc>
        <w:tc>
          <w:tcPr>
            <w:tcW w:w="255" w:type="pct"/>
          </w:tcPr>
          <w:p w14:paraId="51865D6F"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5</w:t>
            </w:r>
          </w:p>
        </w:tc>
        <w:tc>
          <w:tcPr>
            <w:tcW w:w="1920" w:type="pct"/>
          </w:tcPr>
          <w:p w14:paraId="2ABB49F6"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3F30E24D" w14:textId="77777777" w:rsidTr="00137454">
        <w:trPr>
          <w:cantSplit/>
          <w:trHeight w:val="304"/>
        </w:trPr>
        <w:tc>
          <w:tcPr>
            <w:tcW w:w="408" w:type="pct"/>
          </w:tcPr>
          <w:p w14:paraId="22DE55DB"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46907279"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productVersion</w:t>
            </w:r>
            <w:proofErr w:type="spellEnd"/>
          </w:p>
        </w:tc>
        <w:tc>
          <w:tcPr>
            <w:tcW w:w="1335" w:type="pct"/>
          </w:tcPr>
          <w:p w14:paraId="2E84637A"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All datasets conforming to a specific version of an S-100 Product Specification</w:t>
            </w:r>
          </w:p>
        </w:tc>
        <w:tc>
          <w:tcPr>
            <w:tcW w:w="255" w:type="pct"/>
          </w:tcPr>
          <w:p w14:paraId="27E8F8CB"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6</w:t>
            </w:r>
          </w:p>
        </w:tc>
        <w:tc>
          <w:tcPr>
            <w:tcW w:w="1920" w:type="pct"/>
          </w:tcPr>
          <w:p w14:paraId="2F9D4370"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4E5B668C" w14:textId="77777777" w:rsidTr="00137454">
        <w:trPr>
          <w:cantSplit/>
          <w:trHeight w:val="304"/>
        </w:trPr>
        <w:tc>
          <w:tcPr>
            <w:tcW w:w="408" w:type="pct"/>
          </w:tcPr>
          <w:p w14:paraId="516669CE"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60F5E8C3"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productFamily</w:t>
            </w:r>
            <w:proofErr w:type="spellEnd"/>
          </w:p>
        </w:tc>
        <w:tc>
          <w:tcPr>
            <w:tcW w:w="1335" w:type="pct"/>
          </w:tcPr>
          <w:p w14:paraId="54EF746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All datasets conforming to any active version of an S-100 Product Specification</w:t>
            </w:r>
          </w:p>
        </w:tc>
        <w:tc>
          <w:tcPr>
            <w:tcW w:w="255" w:type="pct"/>
          </w:tcPr>
          <w:p w14:paraId="01508A87"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7</w:t>
            </w:r>
          </w:p>
        </w:tc>
        <w:tc>
          <w:tcPr>
            <w:tcW w:w="1920" w:type="pct"/>
          </w:tcPr>
          <w:p w14:paraId="09DF15FE"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5C4E953B" w14:textId="77777777" w:rsidTr="00137454">
        <w:trPr>
          <w:cantSplit/>
          <w:trHeight w:val="304"/>
        </w:trPr>
        <w:tc>
          <w:tcPr>
            <w:tcW w:w="408" w:type="pct"/>
          </w:tcPr>
          <w:p w14:paraId="2379F3D2"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88B911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software</w:t>
            </w:r>
          </w:p>
        </w:tc>
        <w:tc>
          <w:tcPr>
            <w:tcW w:w="1335" w:type="pct"/>
          </w:tcPr>
          <w:p w14:paraId="3D4AC680"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Application software</w:t>
            </w:r>
          </w:p>
        </w:tc>
        <w:tc>
          <w:tcPr>
            <w:tcW w:w="255" w:type="pct"/>
          </w:tcPr>
          <w:p w14:paraId="78ADE27B"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8</w:t>
            </w:r>
          </w:p>
        </w:tc>
        <w:tc>
          <w:tcPr>
            <w:tcW w:w="1920" w:type="pct"/>
          </w:tcPr>
          <w:p w14:paraId="41D67B8D"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0B78D8BE" w14:textId="77777777" w:rsidTr="00137454">
        <w:trPr>
          <w:cantSplit/>
          <w:trHeight w:val="304"/>
        </w:trPr>
        <w:tc>
          <w:tcPr>
            <w:tcW w:w="408" w:type="pct"/>
          </w:tcPr>
          <w:p w14:paraId="4DBFDD70"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549EE5D5"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system</w:t>
            </w:r>
          </w:p>
        </w:tc>
        <w:tc>
          <w:tcPr>
            <w:tcW w:w="1335" w:type="pct"/>
          </w:tcPr>
          <w:p w14:paraId="6EE3F58B"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Provides support or common information for a variety of applications and products</w:t>
            </w:r>
          </w:p>
        </w:tc>
        <w:tc>
          <w:tcPr>
            <w:tcW w:w="255" w:type="pct"/>
          </w:tcPr>
          <w:p w14:paraId="3A4FB52E"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9</w:t>
            </w:r>
          </w:p>
        </w:tc>
        <w:tc>
          <w:tcPr>
            <w:tcW w:w="1920" w:type="pct"/>
          </w:tcPr>
          <w:p w14:paraId="1EE67DE7"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5AA5946D" w14:textId="77777777" w:rsidTr="00137454">
        <w:trPr>
          <w:cantSplit/>
          <w:trHeight w:val="304"/>
        </w:trPr>
        <w:tc>
          <w:tcPr>
            <w:tcW w:w="408" w:type="pct"/>
          </w:tcPr>
          <w:p w14:paraId="361FB1F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78FBFCE4"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exchangeCatalogue</w:t>
            </w:r>
            <w:proofErr w:type="spellEnd"/>
          </w:p>
        </w:tc>
        <w:tc>
          <w:tcPr>
            <w:tcW w:w="1335" w:type="pct"/>
          </w:tcPr>
          <w:p w14:paraId="7621A9B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An Exchange Catalogue</w:t>
            </w:r>
          </w:p>
        </w:tc>
        <w:tc>
          <w:tcPr>
            <w:tcW w:w="255" w:type="pct"/>
          </w:tcPr>
          <w:p w14:paraId="0477D6AD"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10</w:t>
            </w:r>
          </w:p>
        </w:tc>
        <w:tc>
          <w:tcPr>
            <w:tcW w:w="1920" w:type="pct"/>
          </w:tcPr>
          <w:p w14:paraId="04736991"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4131D9AE" w14:textId="77777777" w:rsidTr="00137454">
        <w:trPr>
          <w:cantSplit/>
          <w:trHeight w:val="304"/>
        </w:trPr>
        <w:tc>
          <w:tcPr>
            <w:tcW w:w="408" w:type="pct"/>
          </w:tcPr>
          <w:p w14:paraId="1D3BEEA5"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F3EE9A3"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ISO Metadata</w:t>
            </w:r>
          </w:p>
        </w:tc>
        <w:tc>
          <w:tcPr>
            <w:tcW w:w="1335" w:type="pct"/>
          </w:tcPr>
          <w:p w14:paraId="4B95E6C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Dataset metadata in ISO format</w:t>
            </w:r>
          </w:p>
        </w:tc>
        <w:tc>
          <w:tcPr>
            <w:tcW w:w="255" w:type="pct"/>
          </w:tcPr>
          <w:p w14:paraId="50C46FCF"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11</w:t>
            </w:r>
          </w:p>
        </w:tc>
        <w:tc>
          <w:tcPr>
            <w:tcW w:w="1920" w:type="pct"/>
          </w:tcPr>
          <w:p w14:paraId="1B024586" w14:textId="77777777" w:rsidR="00AA4DED" w:rsidRPr="00137454" w:rsidDel="00C30E16" w:rsidRDefault="00AA4DED" w:rsidP="00C128E3">
            <w:pPr>
              <w:snapToGrid w:val="0"/>
              <w:spacing w:before="60" w:after="60" w:line="240" w:lineRule="auto"/>
              <w:jc w:val="left"/>
              <w:rPr>
                <w:rFonts w:cs="Arial"/>
                <w:sz w:val="18"/>
                <w:szCs w:val="18"/>
              </w:rPr>
            </w:pPr>
          </w:p>
        </w:tc>
      </w:tr>
      <w:tr w:rsidR="00AA4DED" w:rsidRPr="00137454" w14:paraId="197B09BD" w14:textId="77777777" w:rsidTr="00137454">
        <w:trPr>
          <w:cantSplit/>
          <w:trHeight w:val="304"/>
        </w:trPr>
        <w:tc>
          <w:tcPr>
            <w:tcW w:w="408" w:type="pct"/>
          </w:tcPr>
          <w:p w14:paraId="3078C44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240F7A84"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Language Pack</w:t>
            </w:r>
          </w:p>
        </w:tc>
        <w:tc>
          <w:tcPr>
            <w:tcW w:w="1335" w:type="pct"/>
          </w:tcPr>
          <w:p w14:paraId="00DBEACE"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Language pack</w:t>
            </w:r>
          </w:p>
        </w:tc>
        <w:tc>
          <w:tcPr>
            <w:tcW w:w="255" w:type="pct"/>
          </w:tcPr>
          <w:p w14:paraId="0FCB93F1"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12</w:t>
            </w:r>
          </w:p>
        </w:tc>
        <w:tc>
          <w:tcPr>
            <w:tcW w:w="1920" w:type="pct"/>
          </w:tcPr>
          <w:p w14:paraId="0FF73363" w14:textId="77777777" w:rsidR="00AA4DED" w:rsidRPr="00137454" w:rsidDel="00C30E16" w:rsidRDefault="00AA4DED" w:rsidP="00C128E3">
            <w:pPr>
              <w:snapToGrid w:val="0"/>
              <w:spacing w:before="60" w:after="60" w:line="240" w:lineRule="auto"/>
              <w:jc w:val="left"/>
              <w:rPr>
                <w:rFonts w:cs="Arial"/>
                <w:sz w:val="18"/>
                <w:szCs w:val="18"/>
              </w:rPr>
            </w:pPr>
          </w:p>
        </w:tc>
      </w:tr>
      <w:tr w:rsidR="00AA4DED" w:rsidRPr="00137454" w14:paraId="3528B578" w14:textId="77777777" w:rsidTr="00137454">
        <w:trPr>
          <w:cantSplit/>
          <w:trHeight w:val="304"/>
        </w:trPr>
        <w:tc>
          <w:tcPr>
            <w:tcW w:w="408" w:type="pct"/>
          </w:tcPr>
          <w:p w14:paraId="20314C4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E48DD62"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GML Schema</w:t>
            </w:r>
          </w:p>
        </w:tc>
        <w:tc>
          <w:tcPr>
            <w:tcW w:w="1335" w:type="pct"/>
          </w:tcPr>
          <w:p w14:paraId="6C61CBA8"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GML Application Schema</w:t>
            </w:r>
          </w:p>
        </w:tc>
        <w:tc>
          <w:tcPr>
            <w:tcW w:w="255" w:type="pct"/>
          </w:tcPr>
          <w:p w14:paraId="7ECEE66C"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13</w:t>
            </w:r>
          </w:p>
        </w:tc>
        <w:tc>
          <w:tcPr>
            <w:tcW w:w="1920" w:type="pct"/>
          </w:tcPr>
          <w:p w14:paraId="626AC587" w14:textId="77777777" w:rsidR="00AA4DED" w:rsidRPr="00137454" w:rsidDel="00C30E16" w:rsidRDefault="00AA4DED" w:rsidP="00C128E3">
            <w:pPr>
              <w:snapToGrid w:val="0"/>
              <w:spacing w:before="60" w:after="60" w:line="240" w:lineRule="auto"/>
              <w:jc w:val="left"/>
              <w:rPr>
                <w:rFonts w:cs="Arial"/>
                <w:sz w:val="18"/>
                <w:szCs w:val="18"/>
              </w:rPr>
            </w:pPr>
          </w:p>
        </w:tc>
      </w:tr>
      <w:tr w:rsidR="00AA4DED" w:rsidRPr="00137454" w14:paraId="2E254BA6" w14:textId="77777777" w:rsidTr="00137454">
        <w:trPr>
          <w:cantSplit/>
          <w:trHeight w:val="304"/>
        </w:trPr>
        <w:tc>
          <w:tcPr>
            <w:tcW w:w="408" w:type="pct"/>
          </w:tcPr>
          <w:p w14:paraId="75C685D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5C0AAE93"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other</w:t>
            </w:r>
          </w:p>
        </w:tc>
        <w:tc>
          <w:tcPr>
            <w:tcW w:w="1335" w:type="pct"/>
          </w:tcPr>
          <w:p w14:paraId="20D83344"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type of resource not otherwise described</w:t>
            </w:r>
          </w:p>
        </w:tc>
        <w:tc>
          <w:tcPr>
            <w:tcW w:w="255" w:type="pct"/>
          </w:tcPr>
          <w:p w14:paraId="213386D4"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100</w:t>
            </w:r>
          </w:p>
        </w:tc>
        <w:tc>
          <w:tcPr>
            <w:tcW w:w="1920" w:type="pct"/>
          </w:tcPr>
          <w:p w14:paraId="50C845A9" w14:textId="77777777" w:rsidR="00AA4DED" w:rsidRPr="00137454" w:rsidRDefault="00AA4DED" w:rsidP="00C128E3">
            <w:pPr>
              <w:snapToGrid w:val="0"/>
              <w:spacing w:before="60" w:after="60" w:line="240" w:lineRule="auto"/>
              <w:jc w:val="left"/>
              <w:rPr>
                <w:rFonts w:cs="Arial"/>
                <w:sz w:val="18"/>
                <w:szCs w:val="18"/>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1803" w:name="_Toc439685327"/>
      <w:bookmarkStart w:id="1804" w:name="_Toc120228717"/>
      <w:r w:rsidRPr="001E42E8">
        <w:t>S100</w:t>
      </w:r>
      <w:r w:rsidR="007653F1" w:rsidRPr="001E42E8">
        <w:t>_Catalogue</w:t>
      </w:r>
      <w:r w:rsidR="00741C68">
        <w:t>Discovery</w:t>
      </w:r>
      <w:r w:rsidR="007653F1" w:rsidRPr="001E42E8">
        <w:t>Metadata</w:t>
      </w:r>
      <w:bookmarkEnd w:id="1803"/>
      <w:bookmarkEnd w:id="1804"/>
    </w:p>
    <w:p w14:paraId="07274486" w14:textId="7ACCD7C7" w:rsidR="00E73EDF" w:rsidRDefault="007653F1" w:rsidP="007C62F7">
      <w:pPr>
        <w:spacing w:after="120" w:line="240" w:lineRule="auto"/>
      </w:pPr>
      <w:r w:rsidRPr="001E42E8">
        <w:t>This is an optional element that allows for the delivery of S-1</w:t>
      </w:r>
      <w:r w:rsidR="00137454">
        <w:t>3</w:t>
      </w:r>
      <w:r w:rsidRPr="001E42E8">
        <w:t xml:space="preserve">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58" w:type="dxa"/>
          <w:bottom w:w="58" w:type="dxa"/>
          <w:right w:w="58" w:type="dxa"/>
        </w:tblCellMar>
        <w:tblLook w:val="0000" w:firstRow="0" w:lastRow="0" w:firstColumn="0" w:lastColumn="0" w:noHBand="0" w:noVBand="0"/>
      </w:tblPr>
      <w:tblGrid>
        <w:gridCol w:w="1093"/>
        <w:gridCol w:w="2940"/>
        <w:gridCol w:w="2958"/>
        <w:gridCol w:w="565"/>
        <w:gridCol w:w="2680"/>
        <w:gridCol w:w="3809"/>
      </w:tblGrid>
      <w:tr w:rsidR="00137454" w:rsidRPr="00EA68F3" w14:paraId="31EE6A12" w14:textId="77777777" w:rsidTr="0062465A">
        <w:trPr>
          <w:cantSplit/>
          <w:trHeight w:val="198"/>
        </w:trPr>
        <w:tc>
          <w:tcPr>
            <w:tcW w:w="450" w:type="pct"/>
            <w:shd w:val="clear" w:color="auto" w:fill="D9D9D9" w:themeFill="background1" w:themeFillShade="D9"/>
          </w:tcPr>
          <w:p w14:paraId="6FC1475F" w14:textId="77777777" w:rsidR="00137454" w:rsidRPr="00EA68F3" w:rsidRDefault="00137454" w:rsidP="00081FF3">
            <w:pPr>
              <w:snapToGrid w:val="0"/>
              <w:spacing w:after="0" w:line="240" w:lineRule="auto"/>
              <w:rPr>
                <w:b/>
                <w:sz w:val="18"/>
                <w:szCs w:val="18"/>
              </w:rPr>
            </w:pPr>
            <w:bookmarkStart w:id="1805" w:name="_Hlk104477131"/>
            <w:r w:rsidRPr="00EA68F3">
              <w:rPr>
                <w:b/>
                <w:sz w:val="18"/>
                <w:szCs w:val="18"/>
              </w:rPr>
              <w:t>Role Name</w:t>
            </w:r>
          </w:p>
        </w:tc>
        <w:tc>
          <w:tcPr>
            <w:tcW w:w="824" w:type="pct"/>
            <w:shd w:val="clear" w:color="auto" w:fill="D9D9D9" w:themeFill="background1" w:themeFillShade="D9"/>
            <w:tcMar>
              <w:left w:w="29" w:type="dxa"/>
              <w:right w:w="29" w:type="dxa"/>
            </w:tcMar>
            <w:vAlign w:val="center"/>
          </w:tcPr>
          <w:p w14:paraId="64DBF08F" w14:textId="77777777" w:rsidR="00137454" w:rsidRPr="00EA68F3" w:rsidRDefault="00137454" w:rsidP="00081FF3">
            <w:pPr>
              <w:snapToGrid w:val="0"/>
              <w:spacing w:after="0" w:line="240" w:lineRule="auto"/>
              <w:rPr>
                <w:b/>
                <w:sz w:val="18"/>
                <w:szCs w:val="18"/>
              </w:rPr>
            </w:pPr>
            <w:r w:rsidRPr="00EA68F3">
              <w:rPr>
                <w:b/>
                <w:sz w:val="18"/>
                <w:szCs w:val="18"/>
              </w:rPr>
              <w:t>Name</w:t>
            </w:r>
          </w:p>
        </w:tc>
        <w:tc>
          <w:tcPr>
            <w:tcW w:w="1114" w:type="pct"/>
            <w:shd w:val="clear" w:color="auto" w:fill="D9D9D9" w:themeFill="background1" w:themeFillShade="D9"/>
            <w:tcMar>
              <w:left w:w="29" w:type="dxa"/>
              <w:right w:w="29" w:type="dxa"/>
            </w:tcMar>
            <w:vAlign w:val="center"/>
          </w:tcPr>
          <w:p w14:paraId="64A89143" w14:textId="77777777" w:rsidR="00137454" w:rsidRPr="00EA68F3" w:rsidRDefault="00137454" w:rsidP="00081FF3">
            <w:pPr>
              <w:snapToGrid w:val="0"/>
              <w:spacing w:after="0" w:line="240" w:lineRule="auto"/>
              <w:rPr>
                <w:b/>
                <w:sz w:val="18"/>
                <w:szCs w:val="18"/>
              </w:rPr>
            </w:pPr>
            <w:r w:rsidRPr="00EA68F3">
              <w:rPr>
                <w:b/>
                <w:sz w:val="18"/>
                <w:szCs w:val="18"/>
              </w:rPr>
              <w:t>Description</w:t>
            </w:r>
          </w:p>
        </w:tc>
        <w:tc>
          <w:tcPr>
            <w:tcW w:w="262" w:type="pct"/>
            <w:shd w:val="clear" w:color="auto" w:fill="D9D9D9" w:themeFill="background1" w:themeFillShade="D9"/>
            <w:tcMar>
              <w:left w:w="29" w:type="dxa"/>
              <w:right w:w="29" w:type="dxa"/>
            </w:tcMar>
            <w:vAlign w:val="center"/>
          </w:tcPr>
          <w:p w14:paraId="31D9A616" w14:textId="77777777" w:rsidR="00137454" w:rsidRPr="00EA68F3" w:rsidRDefault="00137454" w:rsidP="00081FF3">
            <w:pPr>
              <w:snapToGrid w:val="0"/>
              <w:spacing w:after="0" w:line="240" w:lineRule="auto"/>
              <w:jc w:val="center"/>
              <w:rPr>
                <w:b/>
                <w:sz w:val="18"/>
                <w:szCs w:val="18"/>
              </w:rPr>
            </w:pPr>
            <w:proofErr w:type="spellStart"/>
            <w:r w:rsidRPr="00EA68F3">
              <w:rPr>
                <w:b/>
                <w:sz w:val="18"/>
                <w:szCs w:val="18"/>
              </w:rPr>
              <w:t>Mult</w:t>
            </w:r>
            <w:proofErr w:type="spellEnd"/>
          </w:p>
        </w:tc>
        <w:tc>
          <w:tcPr>
            <w:tcW w:w="933" w:type="pct"/>
            <w:shd w:val="clear" w:color="auto" w:fill="D9D9D9" w:themeFill="background1" w:themeFillShade="D9"/>
            <w:tcMar>
              <w:left w:w="29" w:type="dxa"/>
              <w:right w:w="29" w:type="dxa"/>
            </w:tcMar>
            <w:vAlign w:val="center"/>
          </w:tcPr>
          <w:p w14:paraId="05C55F4E" w14:textId="77777777" w:rsidR="00137454" w:rsidRPr="00EA68F3" w:rsidRDefault="00137454" w:rsidP="00081FF3">
            <w:pPr>
              <w:snapToGrid w:val="0"/>
              <w:spacing w:after="0" w:line="240" w:lineRule="auto"/>
              <w:rPr>
                <w:b/>
                <w:sz w:val="18"/>
                <w:szCs w:val="18"/>
              </w:rPr>
            </w:pPr>
            <w:r w:rsidRPr="00EA68F3">
              <w:rPr>
                <w:b/>
                <w:sz w:val="18"/>
                <w:szCs w:val="18"/>
              </w:rPr>
              <w:t>Type</w:t>
            </w:r>
          </w:p>
        </w:tc>
        <w:tc>
          <w:tcPr>
            <w:tcW w:w="1417" w:type="pct"/>
            <w:shd w:val="clear" w:color="auto" w:fill="D9D9D9" w:themeFill="background1" w:themeFillShade="D9"/>
            <w:tcMar>
              <w:left w:w="29" w:type="dxa"/>
              <w:right w:w="29" w:type="dxa"/>
            </w:tcMar>
            <w:vAlign w:val="center"/>
          </w:tcPr>
          <w:p w14:paraId="7FE5E77C" w14:textId="77777777" w:rsidR="00137454" w:rsidRPr="00EA68F3" w:rsidRDefault="00137454" w:rsidP="00081FF3">
            <w:pPr>
              <w:snapToGrid w:val="0"/>
              <w:spacing w:after="0" w:line="240" w:lineRule="auto"/>
              <w:rPr>
                <w:b/>
                <w:sz w:val="18"/>
                <w:szCs w:val="18"/>
              </w:rPr>
            </w:pPr>
            <w:r w:rsidRPr="00EA68F3">
              <w:rPr>
                <w:b/>
                <w:sz w:val="18"/>
                <w:szCs w:val="18"/>
              </w:rPr>
              <w:t>Remarks</w:t>
            </w:r>
          </w:p>
        </w:tc>
      </w:tr>
      <w:tr w:rsidR="00137454" w:rsidRPr="00EA68F3" w14:paraId="1D0941B9" w14:textId="77777777" w:rsidTr="00081FF3">
        <w:trPr>
          <w:cantSplit/>
          <w:trHeight w:val="218"/>
        </w:trPr>
        <w:tc>
          <w:tcPr>
            <w:tcW w:w="450" w:type="pct"/>
          </w:tcPr>
          <w:p w14:paraId="22680F48"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Class</w:t>
            </w:r>
          </w:p>
        </w:tc>
        <w:tc>
          <w:tcPr>
            <w:tcW w:w="824" w:type="pct"/>
            <w:tcMar>
              <w:left w:w="29" w:type="dxa"/>
              <w:right w:w="29" w:type="dxa"/>
            </w:tcMar>
          </w:tcPr>
          <w:p w14:paraId="0D1EEF5D"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S100_CatalogueDiscoveryMetadata</w:t>
            </w:r>
          </w:p>
        </w:tc>
        <w:tc>
          <w:tcPr>
            <w:tcW w:w="1114" w:type="pct"/>
            <w:tcMar>
              <w:left w:w="29" w:type="dxa"/>
              <w:right w:w="29" w:type="dxa"/>
            </w:tcMar>
          </w:tcPr>
          <w:p w14:paraId="76D16AB8"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Class for S-100 Catalogue metadata</w:t>
            </w:r>
          </w:p>
        </w:tc>
        <w:tc>
          <w:tcPr>
            <w:tcW w:w="262" w:type="pct"/>
            <w:tcMar>
              <w:left w:w="29" w:type="dxa"/>
              <w:right w:w="29" w:type="dxa"/>
            </w:tcMar>
          </w:tcPr>
          <w:p w14:paraId="5AF80DED"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w:t>
            </w:r>
          </w:p>
        </w:tc>
        <w:tc>
          <w:tcPr>
            <w:tcW w:w="933" w:type="pct"/>
            <w:tcMar>
              <w:left w:w="29" w:type="dxa"/>
              <w:right w:w="29" w:type="dxa"/>
            </w:tcMar>
          </w:tcPr>
          <w:p w14:paraId="793B2B50"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w:t>
            </w:r>
          </w:p>
        </w:tc>
        <w:tc>
          <w:tcPr>
            <w:tcW w:w="1417" w:type="pct"/>
            <w:tcMar>
              <w:left w:w="29" w:type="dxa"/>
              <w:right w:w="29" w:type="dxa"/>
            </w:tcMar>
          </w:tcPr>
          <w:p w14:paraId="6DF9A3AE"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w:t>
            </w:r>
          </w:p>
        </w:tc>
      </w:tr>
      <w:tr w:rsidR="00137454" w:rsidRPr="00EA68F3" w14:paraId="40A4632D" w14:textId="77777777" w:rsidTr="00081FF3">
        <w:trPr>
          <w:cantSplit/>
          <w:trHeight w:val="198"/>
        </w:trPr>
        <w:tc>
          <w:tcPr>
            <w:tcW w:w="450" w:type="pct"/>
          </w:tcPr>
          <w:p w14:paraId="072B2543"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lastRenderedPageBreak/>
              <w:t>Attribute</w:t>
            </w:r>
          </w:p>
        </w:tc>
        <w:tc>
          <w:tcPr>
            <w:tcW w:w="824" w:type="pct"/>
            <w:tcMar>
              <w:left w:w="29" w:type="dxa"/>
              <w:right w:w="29" w:type="dxa"/>
            </w:tcMar>
          </w:tcPr>
          <w:p w14:paraId="1D4120A8"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fileName</w:t>
            </w:r>
            <w:proofErr w:type="spellEnd"/>
          </w:p>
        </w:tc>
        <w:tc>
          <w:tcPr>
            <w:tcW w:w="1114" w:type="pct"/>
            <w:tcMar>
              <w:left w:w="29" w:type="dxa"/>
              <w:right w:w="29" w:type="dxa"/>
            </w:tcMar>
          </w:tcPr>
          <w:p w14:paraId="668E920A"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name for the Catalogue</w:t>
            </w:r>
          </w:p>
        </w:tc>
        <w:tc>
          <w:tcPr>
            <w:tcW w:w="262" w:type="pct"/>
            <w:tcMar>
              <w:left w:w="29" w:type="dxa"/>
              <w:right w:w="29" w:type="dxa"/>
            </w:tcMar>
          </w:tcPr>
          <w:p w14:paraId="06856EA4"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47F2375C"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URI</w:t>
            </w:r>
          </w:p>
        </w:tc>
        <w:tc>
          <w:tcPr>
            <w:tcW w:w="1417" w:type="pct"/>
            <w:tcMar>
              <w:left w:w="29" w:type="dxa"/>
              <w:right w:w="29" w:type="dxa"/>
            </w:tcMar>
          </w:tcPr>
          <w:p w14:paraId="32429D96"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See </w:t>
            </w:r>
            <w:r>
              <w:rPr>
                <w:rFonts w:cs="Arial"/>
                <w:sz w:val="18"/>
                <w:szCs w:val="18"/>
              </w:rPr>
              <w:t xml:space="preserve">S-100 </w:t>
            </w:r>
            <w:r w:rsidRPr="000711EA">
              <w:rPr>
                <w:rFonts w:cs="Arial"/>
                <w:sz w:val="18"/>
                <w:szCs w:val="18"/>
              </w:rPr>
              <w:t>Part1, clause 1-4.6</w:t>
            </w:r>
          </w:p>
        </w:tc>
      </w:tr>
      <w:tr w:rsidR="00137454" w:rsidRPr="00EA68F3" w14:paraId="6EB8AB3A" w14:textId="77777777" w:rsidTr="00081FF3">
        <w:trPr>
          <w:cantSplit/>
          <w:trHeight w:val="198"/>
        </w:trPr>
        <w:tc>
          <w:tcPr>
            <w:tcW w:w="450" w:type="pct"/>
          </w:tcPr>
          <w:p w14:paraId="7D7D8D76"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54A8D91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purpose</w:t>
            </w:r>
          </w:p>
        </w:tc>
        <w:tc>
          <w:tcPr>
            <w:tcW w:w="1114" w:type="pct"/>
            <w:tcMar>
              <w:left w:w="29" w:type="dxa"/>
              <w:right w:w="29" w:type="dxa"/>
            </w:tcMar>
          </w:tcPr>
          <w:p w14:paraId="6C9CE626"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The purpose for which the Catalogue has been issued </w:t>
            </w:r>
          </w:p>
        </w:tc>
        <w:tc>
          <w:tcPr>
            <w:tcW w:w="262" w:type="pct"/>
            <w:tcMar>
              <w:left w:w="29" w:type="dxa"/>
              <w:right w:w="29" w:type="dxa"/>
            </w:tcMar>
          </w:tcPr>
          <w:p w14:paraId="5A3632BE"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0..1</w:t>
            </w:r>
          </w:p>
        </w:tc>
        <w:tc>
          <w:tcPr>
            <w:tcW w:w="933" w:type="pct"/>
            <w:tcMar>
              <w:left w:w="29" w:type="dxa"/>
              <w:right w:w="29" w:type="dxa"/>
            </w:tcMar>
          </w:tcPr>
          <w:p w14:paraId="6C459570"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S100_Purpose</w:t>
            </w:r>
          </w:p>
          <w:p w14:paraId="4482D18A"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w:t>
            </w:r>
            <w:proofErr w:type="spellStart"/>
            <w:r w:rsidRPr="000711EA">
              <w:rPr>
                <w:rFonts w:cs="Arial"/>
                <w:sz w:val="18"/>
                <w:szCs w:val="18"/>
              </w:rPr>
              <w:t>codelist</w:t>
            </w:r>
            <w:proofErr w:type="spellEnd"/>
            <w:r w:rsidRPr="000711EA">
              <w:rPr>
                <w:rFonts w:cs="Arial"/>
                <w:sz w:val="18"/>
                <w:szCs w:val="18"/>
              </w:rPr>
              <w:t>)</w:t>
            </w:r>
          </w:p>
        </w:tc>
        <w:tc>
          <w:tcPr>
            <w:tcW w:w="1417" w:type="pct"/>
            <w:tcMar>
              <w:left w:w="29" w:type="dxa"/>
              <w:right w:w="29" w:type="dxa"/>
            </w:tcMar>
          </w:tcPr>
          <w:p w14:paraId="69AD6BAE" w14:textId="77777777" w:rsidR="00137454" w:rsidRPr="000711EA" w:rsidRDefault="00137454" w:rsidP="00081FF3">
            <w:pPr>
              <w:spacing w:after="0" w:line="240" w:lineRule="auto"/>
              <w:jc w:val="left"/>
              <w:rPr>
                <w:rFonts w:cs="Arial"/>
                <w:sz w:val="18"/>
                <w:szCs w:val="18"/>
                <w:lang w:eastAsia="en-US"/>
              </w:rPr>
            </w:pPr>
            <w:r w:rsidRPr="000711EA">
              <w:rPr>
                <w:rFonts w:cs="Arial"/>
                <w:sz w:val="18"/>
                <w:szCs w:val="18"/>
                <w:lang w:eastAsia="en-US"/>
              </w:rPr>
              <w:t>The values must be one of the following:</w:t>
            </w:r>
          </w:p>
          <w:p w14:paraId="3D08D62A" w14:textId="77777777" w:rsidR="00137454" w:rsidRPr="000711EA" w:rsidRDefault="00137454" w:rsidP="00081FF3">
            <w:pPr>
              <w:spacing w:after="0" w:line="240" w:lineRule="auto"/>
              <w:jc w:val="left"/>
              <w:rPr>
                <w:rFonts w:cs="Arial"/>
                <w:sz w:val="18"/>
                <w:szCs w:val="18"/>
                <w:lang w:eastAsia="en-US"/>
              </w:rPr>
            </w:pPr>
            <w:proofErr w:type="gramStart"/>
            <w:r w:rsidRPr="000711EA">
              <w:rPr>
                <w:rFonts w:cs="Arial"/>
                <w:i/>
                <w:sz w:val="18"/>
                <w:szCs w:val="18"/>
                <w:lang w:eastAsia="en-US"/>
              </w:rPr>
              <w:t>2</w:t>
            </w:r>
            <w:r w:rsidRPr="000711EA">
              <w:rPr>
                <w:rFonts w:cs="Arial"/>
                <w:sz w:val="18"/>
                <w:szCs w:val="18"/>
                <w:lang w:eastAsia="en-US"/>
              </w:rPr>
              <w:t xml:space="preserve">  new</w:t>
            </w:r>
            <w:proofErr w:type="gramEnd"/>
            <w:r w:rsidRPr="000711EA">
              <w:rPr>
                <w:rFonts w:cs="Arial"/>
                <w:sz w:val="18"/>
                <w:szCs w:val="18"/>
                <w:lang w:eastAsia="en-US"/>
              </w:rPr>
              <w:t xml:space="preserve"> edition</w:t>
            </w:r>
          </w:p>
          <w:p w14:paraId="170CEEF0" w14:textId="77777777" w:rsidR="00137454" w:rsidRPr="000711EA" w:rsidRDefault="00137454" w:rsidP="00081FF3">
            <w:pPr>
              <w:snapToGrid w:val="0"/>
              <w:spacing w:after="0" w:line="240" w:lineRule="auto"/>
              <w:jc w:val="left"/>
              <w:rPr>
                <w:rFonts w:cs="Arial"/>
                <w:sz w:val="18"/>
                <w:szCs w:val="18"/>
              </w:rPr>
            </w:pPr>
            <w:proofErr w:type="gramStart"/>
            <w:r w:rsidRPr="000711EA">
              <w:rPr>
                <w:rFonts w:cs="Arial"/>
                <w:i/>
                <w:sz w:val="18"/>
                <w:szCs w:val="18"/>
                <w:lang w:eastAsia="en-US"/>
              </w:rPr>
              <w:t>5</w:t>
            </w:r>
            <w:r w:rsidRPr="000711EA">
              <w:rPr>
                <w:rFonts w:cs="Arial"/>
                <w:sz w:val="18"/>
                <w:szCs w:val="18"/>
                <w:lang w:eastAsia="en-US"/>
              </w:rPr>
              <w:t xml:space="preserve">  cancellation</w:t>
            </w:r>
            <w:proofErr w:type="gramEnd"/>
          </w:p>
          <w:p w14:paraId="66373352"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Default is new edition</w:t>
            </w:r>
          </w:p>
        </w:tc>
      </w:tr>
      <w:tr w:rsidR="00137454" w:rsidRPr="00EA68F3" w14:paraId="170E5FFF" w14:textId="77777777" w:rsidTr="00081FF3">
        <w:trPr>
          <w:cantSplit/>
          <w:trHeight w:val="198"/>
        </w:trPr>
        <w:tc>
          <w:tcPr>
            <w:tcW w:w="450" w:type="pct"/>
          </w:tcPr>
          <w:p w14:paraId="3D8DB320"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001DB190"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editionNumber</w:t>
            </w:r>
            <w:proofErr w:type="spellEnd"/>
          </w:p>
        </w:tc>
        <w:tc>
          <w:tcPr>
            <w:tcW w:w="1114" w:type="pct"/>
            <w:tcMar>
              <w:left w:w="29" w:type="dxa"/>
              <w:right w:w="29" w:type="dxa"/>
            </w:tcMar>
          </w:tcPr>
          <w:p w14:paraId="0E319A1D"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Edition number of the Catalogue</w:t>
            </w:r>
          </w:p>
        </w:tc>
        <w:tc>
          <w:tcPr>
            <w:tcW w:w="262" w:type="pct"/>
            <w:tcMar>
              <w:left w:w="29" w:type="dxa"/>
              <w:right w:w="29" w:type="dxa"/>
            </w:tcMar>
          </w:tcPr>
          <w:p w14:paraId="1FF1F1E0"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FD8EE1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Integer</w:t>
            </w:r>
          </w:p>
        </w:tc>
        <w:tc>
          <w:tcPr>
            <w:tcW w:w="1417" w:type="pct"/>
            <w:tcMar>
              <w:left w:w="29" w:type="dxa"/>
              <w:right w:w="29" w:type="dxa"/>
            </w:tcMar>
          </w:tcPr>
          <w:p w14:paraId="60326129"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Initially set to 1 for a given </w:t>
            </w:r>
            <w:proofErr w:type="spellStart"/>
            <w:r w:rsidRPr="000711EA">
              <w:rPr>
                <w:rFonts w:cs="Arial"/>
                <w:sz w:val="18"/>
                <w:szCs w:val="18"/>
              </w:rPr>
              <w:t>productSpecification.number</w:t>
            </w:r>
            <w:proofErr w:type="spellEnd"/>
          </w:p>
          <w:p w14:paraId="07C65151"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Increased by 1 for each subsequent </w:t>
            </w:r>
            <w:proofErr w:type="spellStart"/>
            <w:r w:rsidRPr="000711EA">
              <w:rPr>
                <w:rFonts w:cs="Arial"/>
                <w:sz w:val="18"/>
                <w:szCs w:val="18"/>
              </w:rPr>
              <w:t>newEdition</w:t>
            </w:r>
            <w:proofErr w:type="spellEnd"/>
          </w:p>
          <w:p w14:paraId="5E2A47B9"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Uniquely identifies the version of the Catalogue</w:t>
            </w:r>
          </w:p>
        </w:tc>
      </w:tr>
      <w:tr w:rsidR="00137454" w:rsidRPr="00EA68F3" w14:paraId="2D019248" w14:textId="77777777" w:rsidTr="00081FF3">
        <w:trPr>
          <w:cantSplit/>
          <w:trHeight w:val="416"/>
        </w:trPr>
        <w:tc>
          <w:tcPr>
            <w:tcW w:w="450" w:type="pct"/>
          </w:tcPr>
          <w:p w14:paraId="1D8580AC"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25A6017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scope</w:t>
            </w:r>
          </w:p>
        </w:tc>
        <w:tc>
          <w:tcPr>
            <w:tcW w:w="1114" w:type="pct"/>
            <w:tcMar>
              <w:left w:w="29" w:type="dxa"/>
              <w:right w:w="29" w:type="dxa"/>
            </w:tcMar>
          </w:tcPr>
          <w:p w14:paraId="6C92971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Subject domain of the Catalogue</w:t>
            </w:r>
          </w:p>
        </w:tc>
        <w:tc>
          <w:tcPr>
            <w:tcW w:w="262" w:type="pct"/>
            <w:tcMar>
              <w:left w:w="29" w:type="dxa"/>
              <w:right w:w="29" w:type="dxa"/>
            </w:tcMar>
          </w:tcPr>
          <w:p w14:paraId="4EBBCA17"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544A1C2"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S100_CatalogueScope</w:t>
            </w:r>
          </w:p>
        </w:tc>
        <w:tc>
          <w:tcPr>
            <w:tcW w:w="1417" w:type="pct"/>
            <w:tcMar>
              <w:left w:w="29" w:type="dxa"/>
              <w:right w:w="29" w:type="dxa"/>
            </w:tcMar>
          </w:tcPr>
          <w:p w14:paraId="04FE5B4F" w14:textId="77777777" w:rsidR="00137454" w:rsidRPr="000711EA" w:rsidRDefault="00137454" w:rsidP="00081FF3">
            <w:pPr>
              <w:snapToGrid w:val="0"/>
              <w:spacing w:after="0" w:line="240" w:lineRule="auto"/>
              <w:jc w:val="left"/>
              <w:rPr>
                <w:rFonts w:cs="Arial"/>
                <w:sz w:val="18"/>
                <w:szCs w:val="18"/>
              </w:rPr>
            </w:pPr>
          </w:p>
        </w:tc>
      </w:tr>
      <w:tr w:rsidR="00137454" w:rsidRPr="00EA68F3" w14:paraId="5B347C2C" w14:textId="77777777" w:rsidTr="00081FF3">
        <w:trPr>
          <w:cantSplit/>
          <w:trHeight w:val="416"/>
        </w:trPr>
        <w:tc>
          <w:tcPr>
            <w:tcW w:w="450" w:type="pct"/>
          </w:tcPr>
          <w:p w14:paraId="3055B0E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6270FC43"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versionNumber</w:t>
            </w:r>
            <w:proofErr w:type="spellEnd"/>
          </w:p>
        </w:tc>
        <w:tc>
          <w:tcPr>
            <w:tcW w:w="1114" w:type="pct"/>
            <w:tcMar>
              <w:left w:w="29" w:type="dxa"/>
              <w:right w:w="29" w:type="dxa"/>
            </w:tcMar>
          </w:tcPr>
          <w:p w14:paraId="238A8ED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version identifier of the Catalogue</w:t>
            </w:r>
          </w:p>
        </w:tc>
        <w:tc>
          <w:tcPr>
            <w:tcW w:w="262" w:type="pct"/>
            <w:tcMar>
              <w:left w:w="29" w:type="dxa"/>
              <w:right w:w="29" w:type="dxa"/>
            </w:tcMar>
          </w:tcPr>
          <w:p w14:paraId="1596117E"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3929C446"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CharacterString</w:t>
            </w:r>
            <w:proofErr w:type="spellEnd"/>
          </w:p>
        </w:tc>
        <w:tc>
          <w:tcPr>
            <w:tcW w:w="1417" w:type="pct"/>
            <w:tcMar>
              <w:left w:w="29" w:type="dxa"/>
              <w:right w:w="29" w:type="dxa"/>
            </w:tcMar>
          </w:tcPr>
          <w:p w14:paraId="125B7F6F"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Human readable version identifier</w:t>
            </w:r>
          </w:p>
        </w:tc>
      </w:tr>
      <w:tr w:rsidR="00137454" w:rsidRPr="00EA68F3" w14:paraId="73C6BEC2" w14:textId="77777777" w:rsidTr="00081FF3">
        <w:trPr>
          <w:cantSplit/>
          <w:trHeight w:val="335"/>
        </w:trPr>
        <w:tc>
          <w:tcPr>
            <w:tcW w:w="450" w:type="pct"/>
          </w:tcPr>
          <w:p w14:paraId="078C7C5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338A5BE9"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issueDate</w:t>
            </w:r>
            <w:proofErr w:type="spellEnd"/>
          </w:p>
        </w:tc>
        <w:tc>
          <w:tcPr>
            <w:tcW w:w="1114" w:type="pct"/>
            <w:tcMar>
              <w:left w:w="29" w:type="dxa"/>
              <w:right w:w="29" w:type="dxa"/>
            </w:tcMar>
          </w:tcPr>
          <w:p w14:paraId="5DF4D8BA"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issue date of the Catalogue</w:t>
            </w:r>
          </w:p>
        </w:tc>
        <w:tc>
          <w:tcPr>
            <w:tcW w:w="262" w:type="pct"/>
            <w:tcMar>
              <w:left w:w="29" w:type="dxa"/>
              <w:right w:w="29" w:type="dxa"/>
            </w:tcMar>
          </w:tcPr>
          <w:p w14:paraId="152B44AB"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37F6199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Date</w:t>
            </w:r>
          </w:p>
        </w:tc>
        <w:tc>
          <w:tcPr>
            <w:tcW w:w="1417" w:type="pct"/>
            <w:tcMar>
              <w:left w:w="29" w:type="dxa"/>
              <w:right w:w="29" w:type="dxa"/>
            </w:tcMar>
          </w:tcPr>
          <w:p w14:paraId="77402B36" w14:textId="77777777" w:rsidR="00137454" w:rsidRPr="000711EA" w:rsidRDefault="00137454" w:rsidP="00081FF3">
            <w:pPr>
              <w:snapToGrid w:val="0"/>
              <w:spacing w:after="0" w:line="240" w:lineRule="auto"/>
              <w:jc w:val="left"/>
              <w:rPr>
                <w:rFonts w:cs="Arial"/>
                <w:sz w:val="18"/>
                <w:szCs w:val="18"/>
              </w:rPr>
            </w:pPr>
          </w:p>
        </w:tc>
      </w:tr>
      <w:tr w:rsidR="00137454" w:rsidRPr="00EA68F3" w14:paraId="0EA0978C" w14:textId="77777777" w:rsidTr="00081FF3">
        <w:trPr>
          <w:cantSplit/>
          <w:trHeight w:val="335"/>
        </w:trPr>
        <w:tc>
          <w:tcPr>
            <w:tcW w:w="450" w:type="pct"/>
          </w:tcPr>
          <w:p w14:paraId="2A911A5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1BABDA1D"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productSpecification</w:t>
            </w:r>
            <w:proofErr w:type="spellEnd"/>
          </w:p>
        </w:tc>
        <w:tc>
          <w:tcPr>
            <w:tcW w:w="1114" w:type="pct"/>
            <w:tcMar>
              <w:left w:w="29" w:type="dxa"/>
              <w:right w:w="29" w:type="dxa"/>
            </w:tcMar>
          </w:tcPr>
          <w:p w14:paraId="2ADB5CF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Product Specification used to create this file</w:t>
            </w:r>
          </w:p>
        </w:tc>
        <w:tc>
          <w:tcPr>
            <w:tcW w:w="262" w:type="pct"/>
            <w:tcMar>
              <w:left w:w="29" w:type="dxa"/>
              <w:right w:w="29" w:type="dxa"/>
            </w:tcMar>
          </w:tcPr>
          <w:p w14:paraId="3C89F55A"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396491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S100_ProductSpecification</w:t>
            </w:r>
          </w:p>
        </w:tc>
        <w:tc>
          <w:tcPr>
            <w:tcW w:w="1417" w:type="pct"/>
            <w:tcMar>
              <w:left w:w="29" w:type="dxa"/>
              <w:right w:w="29" w:type="dxa"/>
            </w:tcMar>
          </w:tcPr>
          <w:p w14:paraId="077E2D68" w14:textId="77777777" w:rsidR="00137454" w:rsidRPr="000711EA" w:rsidRDefault="00137454" w:rsidP="00081FF3">
            <w:pPr>
              <w:snapToGrid w:val="0"/>
              <w:spacing w:after="0" w:line="240" w:lineRule="auto"/>
              <w:jc w:val="left"/>
              <w:rPr>
                <w:rFonts w:cs="Arial"/>
                <w:sz w:val="18"/>
                <w:szCs w:val="18"/>
              </w:rPr>
            </w:pPr>
          </w:p>
        </w:tc>
      </w:tr>
      <w:tr w:rsidR="00137454" w:rsidRPr="00EA68F3" w14:paraId="750BE295" w14:textId="77777777" w:rsidTr="00081FF3">
        <w:trPr>
          <w:cantSplit/>
          <w:trHeight w:val="335"/>
        </w:trPr>
        <w:tc>
          <w:tcPr>
            <w:tcW w:w="450" w:type="pct"/>
          </w:tcPr>
          <w:p w14:paraId="41E2822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29A78655"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digitalSignatureReference</w:t>
            </w:r>
            <w:proofErr w:type="spellEnd"/>
          </w:p>
        </w:tc>
        <w:tc>
          <w:tcPr>
            <w:tcW w:w="1114" w:type="pct"/>
            <w:tcMar>
              <w:left w:w="29" w:type="dxa"/>
              <w:right w:w="29" w:type="dxa"/>
            </w:tcMar>
          </w:tcPr>
          <w:p w14:paraId="1AD929E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Specifies the algorithm used to compute </w:t>
            </w:r>
            <w:proofErr w:type="spellStart"/>
            <w:r w:rsidRPr="000711EA">
              <w:rPr>
                <w:rFonts w:cs="Arial"/>
                <w:sz w:val="18"/>
                <w:szCs w:val="18"/>
              </w:rPr>
              <w:t>digitalSignatureValue</w:t>
            </w:r>
            <w:proofErr w:type="spellEnd"/>
          </w:p>
        </w:tc>
        <w:tc>
          <w:tcPr>
            <w:tcW w:w="262" w:type="pct"/>
            <w:tcMar>
              <w:left w:w="29" w:type="dxa"/>
              <w:right w:w="29" w:type="dxa"/>
            </w:tcMar>
          </w:tcPr>
          <w:p w14:paraId="182906D1"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78F7447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S100_DigitalSignatureReference</w:t>
            </w:r>
          </w:p>
          <w:p w14:paraId="410B2A9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(see </w:t>
            </w:r>
            <w:r>
              <w:rPr>
                <w:rFonts w:cs="Arial"/>
                <w:sz w:val="18"/>
                <w:szCs w:val="18"/>
              </w:rPr>
              <w:t xml:space="preserve">S-100 </w:t>
            </w:r>
            <w:r w:rsidRPr="000711EA">
              <w:rPr>
                <w:rFonts w:cs="Arial"/>
                <w:sz w:val="18"/>
                <w:szCs w:val="18"/>
              </w:rPr>
              <w:t>Part 15)</w:t>
            </w:r>
          </w:p>
        </w:tc>
        <w:tc>
          <w:tcPr>
            <w:tcW w:w="1417" w:type="pct"/>
            <w:tcMar>
              <w:left w:w="29" w:type="dxa"/>
              <w:right w:w="29" w:type="dxa"/>
            </w:tcMar>
          </w:tcPr>
          <w:p w14:paraId="646E42F7" w14:textId="77777777" w:rsidR="00137454" w:rsidRPr="000711EA" w:rsidRDefault="00137454" w:rsidP="00081FF3">
            <w:pPr>
              <w:snapToGrid w:val="0"/>
              <w:spacing w:after="0" w:line="240" w:lineRule="auto"/>
              <w:jc w:val="left"/>
              <w:rPr>
                <w:rFonts w:cs="Arial"/>
                <w:sz w:val="18"/>
                <w:szCs w:val="18"/>
              </w:rPr>
            </w:pPr>
          </w:p>
        </w:tc>
      </w:tr>
      <w:tr w:rsidR="00137454" w:rsidRPr="00EA68F3" w14:paraId="31F15DC6" w14:textId="77777777" w:rsidTr="00081FF3">
        <w:trPr>
          <w:cantSplit/>
          <w:trHeight w:val="335"/>
        </w:trPr>
        <w:tc>
          <w:tcPr>
            <w:tcW w:w="450" w:type="pct"/>
          </w:tcPr>
          <w:p w14:paraId="64005AB3"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7CA46681"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digitalSignatureValue</w:t>
            </w:r>
            <w:proofErr w:type="spellEnd"/>
          </w:p>
        </w:tc>
        <w:tc>
          <w:tcPr>
            <w:tcW w:w="1114" w:type="pct"/>
            <w:tcMar>
              <w:left w:w="29" w:type="dxa"/>
              <w:right w:w="29" w:type="dxa"/>
            </w:tcMar>
          </w:tcPr>
          <w:p w14:paraId="49FD6F21"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Value derived from the digital signature</w:t>
            </w:r>
          </w:p>
        </w:tc>
        <w:tc>
          <w:tcPr>
            <w:tcW w:w="262" w:type="pct"/>
            <w:tcMar>
              <w:left w:w="29" w:type="dxa"/>
              <w:right w:w="29" w:type="dxa"/>
            </w:tcMar>
          </w:tcPr>
          <w:p w14:paraId="1A9D2007" w14:textId="77777777" w:rsidR="00137454" w:rsidRPr="000711EA" w:rsidRDefault="00137454" w:rsidP="00081FF3">
            <w:pPr>
              <w:snapToGrid w:val="0"/>
              <w:spacing w:after="0" w:line="240" w:lineRule="auto"/>
              <w:jc w:val="center"/>
              <w:rPr>
                <w:rFonts w:cs="Arial"/>
                <w:sz w:val="18"/>
                <w:szCs w:val="18"/>
              </w:rPr>
            </w:pPr>
            <w:proofErr w:type="gramStart"/>
            <w:r w:rsidRPr="000711EA">
              <w:rPr>
                <w:rFonts w:cs="Arial"/>
                <w:sz w:val="18"/>
                <w:szCs w:val="18"/>
              </w:rPr>
              <w:t>1..*</w:t>
            </w:r>
            <w:proofErr w:type="gramEnd"/>
          </w:p>
        </w:tc>
        <w:tc>
          <w:tcPr>
            <w:tcW w:w="933" w:type="pct"/>
            <w:tcMar>
              <w:left w:w="29" w:type="dxa"/>
              <w:right w:w="29" w:type="dxa"/>
            </w:tcMar>
          </w:tcPr>
          <w:p w14:paraId="18E27A9F"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S100_DigitalSignatureValue</w:t>
            </w:r>
          </w:p>
          <w:p w14:paraId="4386E39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(see </w:t>
            </w:r>
            <w:r>
              <w:rPr>
                <w:rFonts w:cs="Arial"/>
                <w:sz w:val="18"/>
                <w:szCs w:val="18"/>
              </w:rPr>
              <w:t xml:space="preserve">S-100 </w:t>
            </w:r>
            <w:r w:rsidRPr="000711EA">
              <w:rPr>
                <w:rFonts w:cs="Arial"/>
                <w:sz w:val="18"/>
                <w:szCs w:val="18"/>
              </w:rPr>
              <w:t>Part 15)</w:t>
            </w:r>
          </w:p>
        </w:tc>
        <w:tc>
          <w:tcPr>
            <w:tcW w:w="1417" w:type="pct"/>
            <w:tcMar>
              <w:left w:w="29" w:type="dxa"/>
              <w:right w:w="29" w:type="dxa"/>
            </w:tcMar>
          </w:tcPr>
          <w:p w14:paraId="28D578FD"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The value resulting from application of </w:t>
            </w:r>
            <w:proofErr w:type="spellStart"/>
            <w:r w:rsidRPr="00915EBF">
              <w:rPr>
                <w:rFonts w:cs="Arial"/>
                <w:i/>
                <w:iCs/>
                <w:sz w:val="18"/>
                <w:szCs w:val="18"/>
              </w:rPr>
              <w:t>digitalSignatureReference</w:t>
            </w:r>
            <w:proofErr w:type="spellEnd"/>
          </w:p>
          <w:p w14:paraId="208F3BAF"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Implemented as the digital signature format specified in Part 15</w:t>
            </w:r>
          </w:p>
        </w:tc>
      </w:tr>
      <w:tr w:rsidR="00137454" w:rsidRPr="00EA68F3" w14:paraId="405E45F3" w14:textId="77777777" w:rsidTr="00081FF3">
        <w:trPr>
          <w:cantSplit/>
          <w:trHeight w:val="335"/>
        </w:trPr>
        <w:tc>
          <w:tcPr>
            <w:tcW w:w="450" w:type="pct"/>
          </w:tcPr>
          <w:p w14:paraId="13A74D6C"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1451EF92"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compressionFlag</w:t>
            </w:r>
            <w:proofErr w:type="spellEnd"/>
          </w:p>
        </w:tc>
        <w:tc>
          <w:tcPr>
            <w:tcW w:w="1114" w:type="pct"/>
            <w:tcMar>
              <w:left w:w="29" w:type="dxa"/>
              <w:right w:w="29" w:type="dxa"/>
            </w:tcMar>
          </w:tcPr>
          <w:p w14:paraId="2660648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Indicates if the resource is compressed</w:t>
            </w:r>
          </w:p>
        </w:tc>
        <w:tc>
          <w:tcPr>
            <w:tcW w:w="262" w:type="pct"/>
            <w:tcMar>
              <w:left w:w="29" w:type="dxa"/>
              <w:right w:w="29" w:type="dxa"/>
            </w:tcMar>
          </w:tcPr>
          <w:p w14:paraId="5AFD09CC"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386DBBE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Boolean</w:t>
            </w:r>
          </w:p>
        </w:tc>
        <w:tc>
          <w:tcPr>
            <w:tcW w:w="1417" w:type="pct"/>
            <w:tcMar>
              <w:left w:w="29" w:type="dxa"/>
              <w:right w:w="29" w:type="dxa"/>
            </w:tcMar>
          </w:tcPr>
          <w:p w14:paraId="64CDD911" w14:textId="77777777" w:rsidR="00137454" w:rsidRPr="000711EA" w:rsidRDefault="00137454" w:rsidP="00081FF3">
            <w:pPr>
              <w:snapToGrid w:val="0"/>
              <w:spacing w:after="0" w:line="240" w:lineRule="auto"/>
              <w:jc w:val="left"/>
              <w:rPr>
                <w:rFonts w:cs="Arial"/>
                <w:sz w:val="18"/>
                <w:szCs w:val="18"/>
              </w:rPr>
            </w:pPr>
            <w:r>
              <w:rPr>
                <w:rFonts w:cs="Arial"/>
                <w:i/>
                <w:sz w:val="18"/>
                <w:szCs w:val="18"/>
              </w:rPr>
              <w:t>t</w:t>
            </w:r>
            <w:r w:rsidRPr="000711EA">
              <w:rPr>
                <w:rFonts w:cs="Arial"/>
                <w:i/>
                <w:sz w:val="18"/>
                <w:szCs w:val="18"/>
              </w:rPr>
              <w:t>rue</w:t>
            </w:r>
            <w:r w:rsidRPr="000711EA">
              <w:rPr>
                <w:rFonts w:cs="Arial"/>
                <w:sz w:val="18"/>
                <w:szCs w:val="18"/>
              </w:rPr>
              <w:t xml:space="preserve"> indicates a compressed resource</w:t>
            </w:r>
          </w:p>
          <w:p w14:paraId="480D46B4" w14:textId="77777777" w:rsidR="00137454" w:rsidRPr="000711EA" w:rsidRDefault="00137454" w:rsidP="00081FF3">
            <w:pPr>
              <w:snapToGrid w:val="0"/>
              <w:spacing w:after="0" w:line="240" w:lineRule="auto"/>
              <w:jc w:val="left"/>
              <w:rPr>
                <w:rFonts w:cs="Arial"/>
                <w:sz w:val="18"/>
                <w:szCs w:val="18"/>
              </w:rPr>
            </w:pPr>
            <w:r>
              <w:rPr>
                <w:rFonts w:cs="Arial"/>
                <w:i/>
                <w:sz w:val="18"/>
                <w:szCs w:val="18"/>
              </w:rPr>
              <w:t>f</w:t>
            </w:r>
            <w:r w:rsidRPr="000711EA">
              <w:rPr>
                <w:rFonts w:cs="Arial"/>
                <w:i/>
                <w:sz w:val="18"/>
                <w:szCs w:val="18"/>
              </w:rPr>
              <w:t>alse</w:t>
            </w:r>
            <w:r w:rsidRPr="000711EA">
              <w:rPr>
                <w:rFonts w:cs="Arial"/>
                <w:sz w:val="18"/>
                <w:szCs w:val="18"/>
              </w:rPr>
              <w:t xml:space="preserve"> indicates an uncompressed resource</w:t>
            </w:r>
          </w:p>
        </w:tc>
      </w:tr>
      <w:tr w:rsidR="00137454" w:rsidRPr="00EA68F3" w14:paraId="44749A9B" w14:textId="77777777" w:rsidTr="00081FF3">
        <w:trPr>
          <w:cantSplit/>
          <w:trHeight w:val="335"/>
        </w:trPr>
        <w:tc>
          <w:tcPr>
            <w:tcW w:w="450" w:type="pct"/>
          </w:tcPr>
          <w:p w14:paraId="7BAE5DF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6B57624F"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defaultLocale</w:t>
            </w:r>
            <w:proofErr w:type="spellEnd"/>
          </w:p>
        </w:tc>
        <w:tc>
          <w:tcPr>
            <w:tcW w:w="1114" w:type="pct"/>
            <w:tcMar>
              <w:left w:w="29" w:type="dxa"/>
              <w:right w:w="29" w:type="dxa"/>
            </w:tcMar>
          </w:tcPr>
          <w:p w14:paraId="12635688"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Default language and character set used in the Catalogue</w:t>
            </w:r>
          </w:p>
        </w:tc>
        <w:tc>
          <w:tcPr>
            <w:tcW w:w="262" w:type="pct"/>
            <w:tcMar>
              <w:left w:w="29" w:type="dxa"/>
              <w:right w:w="29" w:type="dxa"/>
            </w:tcMar>
          </w:tcPr>
          <w:p w14:paraId="07FB4D31"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0..1</w:t>
            </w:r>
          </w:p>
        </w:tc>
        <w:tc>
          <w:tcPr>
            <w:tcW w:w="933" w:type="pct"/>
            <w:tcMar>
              <w:left w:w="29" w:type="dxa"/>
              <w:right w:w="29" w:type="dxa"/>
            </w:tcMar>
          </w:tcPr>
          <w:p w14:paraId="4ECD039A"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PT_Locale</w:t>
            </w:r>
            <w:proofErr w:type="spellEnd"/>
          </w:p>
        </w:tc>
        <w:tc>
          <w:tcPr>
            <w:tcW w:w="1417" w:type="pct"/>
            <w:tcMar>
              <w:left w:w="29" w:type="dxa"/>
              <w:right w:w="29" w:type="dxa"/>
            </w:tcMar>
          </w:tcPr>
          <w:p w14:paraId="2A100AA1"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In absence of </w:t>
            </w:r>
            <w:proofErr w:type="spellStart"/>
            <w:r w:rsidRPr="00915EBF">
              <w:rPr>
                <w:rFonts w:cs="Arial"/>
                <w:i/>
                <w:iCs/>
                <w:sz w:val="18"/>
                <w:szCs w:val="18"/>
              </w:rPr>
              <w:t>defaultLocale</w:t>
            </w:r>
            <w:proofErr w:type="spellEnd"/>
            <w:r w:rsidRPr="000711EA">
              <w:rPr>
                <w:rFonts w:cs="Arial"/>
                <w:sz w:val="18"/>
                <w:szCs w:val="18"/>
              </w:rPr>
              <w:t xml:space="preserve"> the language is English in UTF-8</w:t>
            </w:r>
          </w:p>
        </w:tc>
      </w:tr>
      <w:tr w:rsidR="00137454" w:rsidRPr="00EA68F3" w14:paraId="53566337" w14:textId="77777777" w:rsidTr="00081FF3">
        <w:trPr>
          <w:cantSplit/>
          <w:trHeight w:val="335"/>
        </w:trPr>
        <w:tc>
          <w:tcPr>
            <w:tcW w:w="450" w:type="pct"/>
          </w:tcPr>
          <w:p w14:paraId="485BF729"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0B25CB58"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otherLocale</w:t>
            </w:r>
            <w:proofErr w:type="spellEnd"/>
          </w:p>
        </w:tc>
        <w:tc>
          <w:tcPr>
            <w:tcW w:w="1114" w:type="pct"/>
            <w:tcMar>
              <w:left w:w="29" w:type="dxa"/>
              <w:right w:w="29" w:type="dxa"/>
            </w:tcMar>
          </w:tcPr>
          <w:p w14:paraId="43F6B49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Other languages and character sets used in the Catalogue</w:t>
            </w:r>
          </w:p>
        </w:tc>
        <w:tc>
          <w:tcPr>
            <w:tcW w:w="262" w:type="pct"/>
            <w:tcMar>
              <w:left w:w="29" w:type="dxa"/>
              <w:right w:w="29" w:type="dxa"/>
            </w:tcMar>
          </w:tcPr>
          <w:p w14:paraId="6A7A61C9" w14:textId="77777777" w:rsidR="00137454" w:rsidRPr="000711EA" w:rsidRDefault="00137454" w:rsidP="00081FF3">
            <w:pPr>
              <w:snapToGrid w:val="0"/>
              <w:spacing w:after="0" w:line="240" w:lineRule="auto"/>
              <w:jc w:val="center"/>
              <w:rPr>
                <w:rFonts w:cs="Arial"/>
                <w:sz w:val="18"/>
                <w:szCs w:val="18"/>
              </w:rPr>
            </w:pPr>
            <w:proofErr w:type="gramStart"/>
            <w:r w:rsidRPr="000711EA">
              <w:rPr>
                <w:rFonts w:cs="Arial"/>
                <w:sz w:val="18"/>
                <w:szCs w:val="18"/>
              </w:rPr>
              <w:t>0..*</w:t>
            </w:r>
            <w:proofErr w:type="gramEnd"/>
          </w:p>
        </w:tc>
        <w:tc>
          <w:tcPr>
            <w:tcW w:w="933" w:type="pct"/>
            <w:tcMar>
              <w:left w:w="29" w:type="dxa"/>
              <w:right w:w="29" w:type="dxa"/>
            </w:tcMar>
          </w:tcPr>
          <w:p w14:paraId="74065BEB"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PT_Locale</w:t>
            </w:r>
            <w:proofErr w:type="spellEnd"/>
          </w:p>
        </w:tc>
        <w:tc>
          <w:tcPr>
            <w:tcW w:w="1417" w:type="pct"/>
            <w:tcMar>
              <w:left w:w="29" w:type="dxa"/>
              <w:right w:w="29" w:type="dxa"/>
            </w:tcMar>
          </w:tcPr>
          <w:p w14:paraId="330148E6" w14:textId="77777777" w:rsidR="00137454" w:rsidRPr="000711EA" w:rsidRDefault="00137454" w:rsidP="00081FF3">
            <w:pPr>
              <w:snapToGrid w:val="0"/>
              <w:spacing w:after="0" w:line="240" w:lineRule="auto"/>
              <w:jc w:val="left"/>
              <w:rPr>
                <w:rFonts w:cs="Arial"/>
                <w:sz w:val="18"/>
                <w:szCs w:val="18"/>
              </w:rPr>
            </w:pPr>
          </w:p>
        </w:tc>
      </w:tr>
      <w:bookmarkEnd w:id="1805"/>
    </w:tbl>
    <w:p w14:paraId="1F7EEB8D" w14:textId="631F363F" w:rsidR="00137454" w:rsidRDefault="00137454" w:rsidP="007C62F7">
      <w:pPr>
        <w:spacing w:after="120" w:line="240" w:lineRule="auto"/>
      </w:pPr>
    </w:p>
    <w:p w14:paraId="3F70E74D" w14:textId="77777777" w:rsidR="00137454" w:rsidRPr="001E42E8" w:rsidRDefault="00137454" w:rsidP="007C62F7">
      <w:pPr>
        <w:spacing w:after="120" w:line="240" w:lineRule="auto"/>
      </w:pPr>
    </w:p>
    <w:p w14:paraId="67F4DD29" w14:textId="77777777" w:rsidR="003526BF" w:rsidRPr="003526BF" w:rsidRDefault="003526BF" w:rsidP="00FA6CBA">
      <w:pPr>
        <w:spacing w:after="0" w:line="240" w:lineRule="auto"/>
      </w:pPr>
    </w:p>
    <w:p w14:paraId="23DF317C" w14:textId="77777777" w:rsidR="00E73EDF" w:rsidRPr="00382BE3" w:rsidRDefault="007653F1" w:rsidP="00FA6CBA">
      <w:pPr>
        <w:pStyle w:val="Heading4"/>
        <w:tabs>
          <w:tab w:val="clear" w:pos="940"/>
          <w:tab w:val="clear" w:pos="1140"/>
          <w:tab w:val="clear" w:pos="1360"/>
          <w:tab w:val="left" w:pos="993"/>
        </w:tabs>
        <w:spacing w:before="120" w:after="120" w:line="240" w:lineRule="auto"/>
        <w:ind w:left="993" w:hanging="993"/>
      </w:pPr>
      <w:r w:rsidRPr="00382BE3">
        <w:lastRenderedPageBreak/>
        <w:t>S100_CatalogueScope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2988"/>
        <w:gridCol w:w="3430"/>
        <w:gridCol w:w="795"/>
        <w:gridCol w:w="5724"/>
      </w:tblGrid>
      <w:tr w:rsidR="00D85821" w:rsidRPr="009B708D" w14:paraId="4DBE441B" w14:textId="77777777" w:rsidTr="009B708D">
        <w:trPr>
          <w:cantSplit/>
        </w:trPr>
        <w:tc>
          <w:tcPr>
            <w:tcW w:w="412" w:type="pct"/>
            <w:shd w:val="clear" w:color="auto" w:fill="D9D9D9" w:themeFill="background1" w:themeFillShade="D9"/>
          </w:tcPr>
          <w:p w14:paraId="447A1659" w14:textId="77777777" w:rsidR="00D85821" w:rsidRPr="009B708D" w:rsidRDefault="00D85821" w:rsidP="00C128E3">
            <w:pPr>
              <w:snapToGrid w:val="0"/>
              <w:spacing w:before="60" w:after="60" w:line="240" w:lineRule="auto"/>
              <w:rPr>
                <w:b/>
                <w:bCs/>
                <w:sz w:val="18"/>
                <w:szCs w:val="18"/>
              </w:rPr>
            </w:pPr>
            <w:r w:rsidRPr="009B708D">
              <w:rPr>
                <w:b/>
                <w:sz w:val="18"/>
                <w:szCs w:val="18"/>
              </w:rPr>
              <w:t>Role Name</w:t>
            </w:r>
          </w:p>
        </w:tc>
        <w:tc>
          <w:tcPr>
            <w:tcW w:w="1060" w:type="pct"/>
            <w:shd w:val="clear" w:color="auto" w:fill="D9D9D9" w:themeFill="background1" w:themeFillShade="D9"/>
          </w:tcPr>
          <w:p w14:paraId="1AB825EE" w14:textId="77777777" w:rsidR="00D85821" w:rsidRPr="009B708D" w:rsidRDefault="00D85821" w:rsidP="00C128E3">
            <w:pPr>
              <w:snapToGrid w:val="0"/>
              <w:spacing w:before="60" w:after="60" w:line="240" w:lineRule="auto"/>
              <w:rPr>
                <w:b/>
                <w:bCs/>
                <w:sz w:val="18"/>
                <w:szCs w:val="18"/>
              </w:rPr>
            </w:pPr>
            <w:r w:rsidRPr="009B708D">
              <w:rPr>
                <w:b/>
                <w:sz w:val="18"/>
                <w:szCs w:val="18"/>
              </w:rPr>
              <w:t>Name</w:t>
            </w:r>
          </w:p>
        </w:tc>
        <w:tc>
          <w:tcPr>
            <w:tcW w:w="1216" w:type="pct"/>
            <w:shd w:val="clear" w:color="auto" w:fill="D9D9D9" w:themeFill="background1" w:themeFillShade="D9"/>
          </w:tcPr>
          <w:p w14:paraId="2593EDE2" w14:textId="77777777" w:rsidR="00D85821" w:rsidRPr="009B708D" w:rsidRDefault="00D85821" w:rsidP="00C128E3">
            <w:pPr>
              <w:snapToGrid w:val="0"/>
              <w:spacing w:before="60" w:after="60" w:line="240" w:lineRule="auto"/>
              <w:rPr>
                <w:b/>
                <w:bCs/>
                <w:sz w:val="18"/>
                <w:szCs w:val="18"/>
              </w:rPr>
            </w:pPr>
            <w:r w:rsidRPr="009B708D">
              <w:rPr>
                <w:b/>
                <w:sz w:val="18"/>
                <w:szCs w:val="18"/>
              </w:rPr>
              <w:t>Description</w:t>
            </w:r>
          </w:p>
        </w:tc>
        <w:tc>
          <w:tcPr>
            <w:tcW w:w="286" w:type="pct"/>
            <w:shd w:val="clear" w:color="auto" w:fill="D9D9D9" w:themeFill="background1" w:themeFillShade="D9"/>
          </w:tcPr>
          <w:p w14:paraId="3719C973" w14:textId="2499432F" w:rsidR="00D85821" w:rsidRPr="009B708D" w:rsidRDefault="00D85821" w:rsidP="00C128E3">
            <w:pPr>
              <w:snapToGrid w:val="0"/>
              <w:spacing w:before="60" w:after="60" w:line="240" w:lineRule="auto"/>
              <w:jc w:val="center"/>
              <w:rPr>
                <w:b/>
                <w:bCs/>
                <w:sz w:val="18"/>
                <w:szCs w:val="18"/>
              </w:rPr>
            </w:pPr>
            <w:r w:rsidRPr="009B708D">
              <w:rPr>
                <w:b/>
                <w:sz w:val="18"/>
                <w:szCs w:val="18"/>
              </w:rPr>
              <w:t>Code</w:t>
            </w:r>
          </w:p>
        </w:tc>
        <w:tc>
          <w:tcPr>
            <w:tcW w:w="2025" w:type="pct"/>
            <w:shd w:val="clear" w:color="auto" w:fill="D9D9D9" w:themeFill="background1" w:themeFillShade="D9"/>
          </w:tcPr>
          <w:p w14:paraId="2DA92A08" w14:textId="77777777" w:rsidR="00D85821" w:rsidRPr="009B708D" w:rsidRDefault="00D85821" w:rsidP="00C128E3">
            <w:pPr>
              <w:snapToGrid w:val="0"/>
              <w:spacing w:before="60" w:after="60" w:line="240" w:lineRule="auto"/>
              <w:rPr>
                <w:b/>
                <w:bCs/>
                <w:sz w:val="18"/>
                <w:szCs w:val="18"/>
              </w:rPr>
            </w:pPr>
            <w:r w:rsidRPr="009B708D">
              <w:rPr>
                <w:b/>
                <w:sz w:val="18"/>
                <w:szCs w:val="18"/>
              </w:rPr>
              <w:t>Remarks</w:t>
            </w:r>
          </w:p>
        </w:tc>
      </w:tr>
      <w:tr w:rsidR="00D85821" w:rsidRPr="009B708D" w14:paraId="48A7A911" w14:textId="77777777" w:rsidTr="009B708D">
        <w:trPr>
          <w:cantSplit/>
        </w:trPr>
        <w:tc>
          <w:tcPr>
            <w:tcW w:w="412" w:type="pct"/>
          </w:tcPr>
          <w:p w14:paraId="1747996D" w14:textId="26B32463" w:rsidR="00D85821" w:rsidRPr="009B708D" w:rsidRDefault="00D85821" w:rsidP="00C128E3">
            <w:pPr>
              <w:snapToGrid w:val="0"/>
              <w:spacing w:before="60" w:after="60" w:line="240" w:lineRule="auto"/>
              <w:rPr>
                <w:b/>
                <w:bCs/>
                <w:sz w:val="18"/>
                <w:szCs w:val="18"/>
              </w:rPr>
            </w:pPr>
            <w:r w:rsidRPr="009B708D">
              <w:rPr>
                <w:sz w:val="18"/>
                <w:szCs w:val="18"/>
              </w:rPr>
              <w:t>Enumeration</w:t>
            </w:r>
          </w:p>
        </w:tc>
        <w:tc>
          <w:tcPr>
            <w:tcW w:w="1060" w:type="pct"/>
          </w:tcPr>
          <w:p w14:paraId="30D5A75E" w14:textId="77777777" w:rsidR="00D85821" w:rsidRPr="009B708D" w:rsidRDefault="00D85821" w:rsidP="00C128E3">
            <w:pPr>
              <w:snapToGrid w:val="0"/>
              <w:spacing w:before="60" w:after="60" w:line="240" w:lineRule="auto"/>
              <w:rPr>
                <w:b/>
                <w:bCs/>
                <w:sz w:val="18"/>
                <w:szCs w:val="18"/>
              </w:rPr>
            </w:pPr>
            <w:r w:rsidRPr="009B708D">
              <w:rPr>
                <w:sz w:val="18"/>
                <w:szCs w:val="18"/>
              </w:rPr>
              <w:t>S100_CatalogueScope</w:t>
            </w:r>
          </w:p>
        </w:tc>
        <w:tc>
          <w:tcPr>
            <w:tcW w:w="1216" w:type="pct"/>
          </w:tcPr>
          <w:p w14:paraId="0F82808B" w14:textId="330102AD" w:rsidR="00D85821" w:rsidRPr="009B708D" w:rsidRDefault="00D85821" w:rsidP="00C128E3">
            <w:pPr>
              <w:snapToGrid w:val="0"/>
              <w:spacing w:before="60" w:after="60" w:line="240" w:lineRule="auto"/>
              <w:jc w:val="left"/>
              <w:rPr>
                <w:b/>
                <w:bCs/>
                <w:sz w:val="18"/>
                <w:szCs w:val="18"/>
              </w:rPr>
            </w:pPr>
            <w:r w:rsidRPr="009B708D">
              <w:rPr>
                <w:sz w:val="18"/>
                <w:szCs w:val="18"/>
              </w:rPr>
              <w:t xml:space="preserve">The scope of the </w:t>
            </w:r>
            <w:r w:rsidR="00C8753F" w:rsidRPr="009B708D">
              <w:rPr>
                <w:sz w:val="18"/>
                <w:szCs w:val="18"/>
              </w:rPr>
              <w:t>C</w:t>
            </w:r>
            <w:r w:rsidRPr="009B708D">
              <w:rPr>
                <w:sz w:val="18"/>
                <w:szCs w:val="18"/>
              </w:rPr>
              <w:t>atalogue</w:t>
            </w:r>
          </w:p>
        </w:tc>
        <w:tc>
          <w:tcPr>
            <w:tcW w:w="286" w:type="pct"/>
          </w:tcPr>
          <w:p w14:paraId="1C89FB3D" w14:textId="77777777" w:rsidR="00D85821" w:rsidRPr="009B708D" w:rsidRDefault="00D85821" w:rsidP="00C128E3">
            <w:pPr>
              <w:snapToGrid w:val="0"/>
              <w:spacing w:before="60" w:after="60" w:line="240" w:lineRule="auto"/>
              <w:jc w:val="center"/>
              <w:rPr>
                <w:b/>
                <w:bCs/>
                <w:sz w:val="18"/>
                <w:szCs w:val="18"/>
              </w:rPr>
            </w:pPr>
            <w:r w:rsidRPr="009B708D">
              <w:rPr>
                <w:sz w:val="18"/>
                <w:szCs w:val="18"/>
              </w:rPr>
              <w:t>-</w:t>
            </w:r>
          </w:p>
        </w:tc>
        <w:tc>
          <w:tcPr>
            <w:tcW w:w="2025" w:type="pct"/>
          </w:tcPr>
          <w:p w14:paraId="3B1C52F7" w14:textId="77777777" w:rsidR="00D85821" w:rsidRPr="009B708D" w:rsidRDefault="00D85821" w:rsidP="00C128E3">
            <w:pPr>
              <w:snapToGrid w:val="0"/>
              <w:spacing w:before="60" w:after="60" w:line="240" w:lineRule="auto"/>
              <w:rPr>
                <w:b/>
                <w:bCs/>
                <w:sz w:val="18"/>
                <w:szCs w:val="18"/>
              </w:rPr>
            </w:pPr>
            <w:r w:rsidRPr="009B708D">
              <w:rPr>
                <w:sz w:val="18"/>
                <w:szCs w:val="18"/>
              </w:rPr>
              <w:t>-</w:t>
            </w:r>
          </w:p>
        </w:tc>
      </w:tr>
      <w:tr w:rsidR="00D85821" w:rsidRPr="009B708D" w14:paraId="02E6E6BD" w14:textId="77777777" w:rsidTr="009B708D">
        <w:trPr>
          <w:cantSplit/>
        </w:trPr>
        <w:tc>
          <w:tcPr>
            <w:tcW w:w="412" w:type="pct"/>
          </w:tcPr>
          <w:p w14:paraId="630DDB1F" w14:textId="77777777" w:rsidR="00D85821" w:rsidRPr="009B708D" w:rsidRDefault="00D85821" w:rsidP="00C128E3">
            <w:pPr>
              <w:snapToGrid w:val="0"/>
              <w:spacing w:before="60" w:after="60" w:line="240" w:lineRule="auto"/>
              <w:rPr>
                <w:b/>
                <w:bCs/>
                <w:sz w:val="18"/>
                <w:szCs w:val="18"/>
              </w:rPr>
            </w:pPr>
            <w:r w:rsidRPr="009B708D">
              <w:rPr>
                <w:sz w:val="18"/>
                <w:szCs w:val="18"/>
              </w:rPr>
              <w:t>Value</w:t>
            </w:r>
          </w:p>
        </w:tc>
        <w:tc>
          <w:tcPr>
            <w:tcW w:w="1060" w:type="pct"/>
          </w:tcPr>
          <w:p w14:paraId="259C2E52" w14:textId="77777777" w:rsidR="00D85821" w:rsidRPr="009B708D" w:rsidRDefault="00D85821" w:rsidP="00C128E3">
            <w:pPr>
              <w:snapToGrid w:val="0"/>
              <w:spacing w:before="60" w:after="60" w:line="240" w:lineRule="auto"/>
              <w:rPr>
                <w:b/>
                <w:bCs/>
                <w:sz w:val="18"/>
                <w:szCs w:val="18"/>
              </w:rPr>
            </w:pPr>
            <w:proofErr w:type="spellStart"/>
            <w:r w:rsidRPr="009B708D">
              <w:rPr>
                <w:sz w:val="18"/>
                <w:szCs w:val="18"/>
              </w:rPr>
              <w:t>featureCatalogue</w:t>
            </w:r>
            <w:proofErr w:type="spellEnd"/>
          </w:p>
        </w:tc>
        <w:tc>
          <w:tcPr>
            <w:tcW w:w="1216" w:type="pct"/>
          </w:tcPr>
          <w:p w14:paraId="73A9D581" w14:textId="7FD1E988" w:rsidR="00D85821" w:rsidRPr="009B708D" w:rsidRDefault="00D85821" w:rsidP="00C128E3">
            <w:pPr>
              <w:snapToGrid w:val="0"/>
              <w:spacing w:before="60" w:after="60" w:line="240" w:lineRule="auto"/>
              <w:jc w:val="left"/>
              <w:rPr>
                <w:b/>
                <w:bCs/>
                <w:sz w:val="18"/>
                <w:szCs w:val="18"/>
              </w:rPr>
            </w:pPr>
            <w:r w:rsidRPr="009B708D">
              <w:rPr>
                <w:sz w:val="18"/>
                <w:szCs w:val="18"/>
              </w:rPr>
              <w:t xml:space="preserve">S-100 </w:t>
            </w:r>
            <w:r w:rsidR="00C8753F" w:rsidRPr="009B708D">
              <w:rPr>
                <w:sz w:val="18"/>
                <w:szCs w:val="18"/>
              </w:rPr>
              <w:t>F</w:t>
            </w:r>
            <w:r w:rsidRPr="009B708D">
              <w:rPr>
                <w:sz w:val="18"/>
                <w:szCs w:val="18"/>
              </w:rPr>
              <w:t xml:space="preserve">eature </w:t>
            </w:r>
            <w:r w:rsidR="00C8753F" w:rsidRPr="009B708D">
              <w:rPr>
                <w:sz w:val="18"/>
                <w:szCs w:val="18"/>
              </w:rPr>
              <w:t>C</w:t>
            </w:r>
            <w:r w:rsidRPr="009B708D">
              <w:rPr>
                <w:sz w:val="18"/>
                <w:szCs w:val="18"/>
              </w:rPr>
              <w:t>atalogue</w:t>
            </w:r>
          </w:p>
        </w:tc>
        <w:tc>
          <w:tcPr>
            <w:tcW w:w="286" w:type="pct"/>
          </w:tcPr>
          <w:p w14:paraId="5570AE46" w14:textId="16225EE8" w:rsidR="00D85821" w:rsidRPr="009B708D" w:rsidRDefault="00C8753F" w:rsidP="00C128E3">
            <w:pPr>
              <w:snapToGrid w:val="0"/>
              <w:spacing w:before="60" w:after="60" w:line="240" w:lineRule="auto"/>
              <w:jc w:val="center"/>
              <w:rPr>
                <w:bCs/>
                <w:sz w:val="18"/>
                <w:szCs w:val="18"/>
              </w:rPr>
            </w:pPr>
            <w:r w:rsidRPr="009B708D">
              <w:rPr>
                <w:bCs/>
                <w:sz w:val="18"/>
                <w:szCs w:val="18"/>
              </w:rPr>
              <w:t>1</w:t>
            </w:r>
          </w:p>
        </w:tc>
        <w:tc>
          <w:tcPr>
            <w:tcW w:w="2025" w:type="pct"/>
          </w:tcPr>
          <w:p w14:paraId="00D4E878" w14:textId="77777777" w:rsidR="00D85821" w:rsidRPr="009B708D" w:rsidRDefault="00D85821" w:rsidP="00C128E3">
            <w:pPr>
              <w:snapToGrid w:val="0"/>
              <w:spacing w:before="60" w:after="60" w:line="240" w:lineRule="auto"/>
              <w:rPr>
                <w:b/>
                <w:bCs/>
                <w:sz w:val="18"/>
                <w:szCs w:val="18"/>
              </w:rPr>
            </w:pPr>
          </w:p>
        </w:tc>
      </w:tr>
      <w:tr w:rsidR="00D85821" w:rsidRPr="009B708D" w14:paraId="5689E20F" w14:textId="77777777" w:rsidTr="009B708D">
        <w:trPr>
          <w:cantSplit/>
        </w:trPr>
        <w:tc>
          <w:tcPr>
            <w:tcW w:w="412" w:type="pct"/>
          </w:tcPr>
          <w:p w14:paraId="6F2E9B67" w14:textId="77777777" w:rsidR="00D85821" w:rsidRPr="009B708D" w:rsidRDefault="00D85821" w:rsidP="00C128E3">
            <w:pPr>
              <w:snapToGrid w:val="0"/>
              <w:spacing w:before="60" w:after="60" w:line="240" w:lineRule="auto"/>
              <w:rPr>
                <w:b/>
                <w:bCs/>
                <w:sz w:val="18"/>
                <w:szCs w:val="18"/>
              </w:rPr>
            </w:pPr>
            <w:r w:rsidRPr="009B708D">
              <w:rPr>
                <w:sz w:val="18"/>
                <w:szCs w:val="18"/>
              </w:rPr>
              <w:t>Value</w:t>
            </w:r>
          </w:p>
        </w:tc>
        <w:tc>
          <w:tcPr>
            <w:tcW w:w="1060" w:type="pct"/>
          </w:tcPr>
          <w:p w14:paraId="6A0CB357" w14:textId="77777777" w:rsidR="00D85821" w:rsidRPr="009B708D" w:rsidRDefault="00D85821" w:rsidP="00C128E3">
            <w:pPr>
              <w:snapToGrid w:val="0"/>
              <w:spacing w:before="60" w:after="60" w:line="240" w:lineRule="auto"/>
              <w:rPr>
                <w:b/>
                <w:bCs/>
                <w:sz w:val="18"/>
                <w:szCs w:val="18"/>
              </w:rPr>
            </w:pPr>
            <w:proofErr w:type="spellStart"/>
            <w:r w:rsidRPr="009B708D">
              <w:rPr>
                <w:sz w:val="18"/>
                <w:szCs w:val="18"/>
              </w:rPr>
              <w:t>portrayalCatalogue</w:t>
            </w:r>
            <w:proofErr w:type="spellEnd"/>
          </w:p>
        </w:tc>
        <w:tc>
          <w:tcPr>
            <w:tcW w:w="1216" w:type="pct"/>
          </w:tcPr>
          <w:p w14:paraId="0448F7F0" w14:textId="15B34987" w:rsidR="00D85821" w:rsidRPr="009B708D" w:rsidRDefault="00D85821" w:rsidP="00C128E3">
            <w:pPr>
              <w:snapToGrid w:val="0"/>
              <w:spacing w:before="60" w:after="60" w:line="240" w:lineRule="auto"/>
              <w:jc w:val="left"/>
              <w:rPr>
                <w:b/>
                <w:bCs/>
                <w:sz w:val="18"/>
                <w:szCs w:val="18"/>
              </w:rPr>
            </w:pPr>
            <w:r w:rsidRPr="009B708D">
              <w:rPr>
                <w:sz w:val="18"/>
                <w:szCs w:val="18"/>
              </w:rPr>
              <w:t xml:space="preserve">S-100 </w:t>
            </w:r>
            <w:r w:rsidR="00C8753F" w:rsidRPr="009B708D">
              <w:rPr>
                <w:sz w:val="18"/>
                <w:szCs w:val="18"/>
              </w:rPr>
              <w:t>P</w:t>
            </w:r>
            <w:r w:rsidRPr="009B708D">
              <w:rPr>
                <w:sz w:val="18"/>
                <w:szCs w:val="18"/>
              </w:rPr>
              <w:t xml:space="preserve">ortrayal </w:t>
            </w:r>
            <w:r w:rsidR="00C8753F" w:rsidRPr="009B708D">
              <w:rPr>
                <w:sz w:val="18"/>
                <w:szCs w:val="18"/>
              </w:rPr>
              <w:t>C</w:t>
            </w:r>
            <w:r w:rsidRPr="009B708D">
              <w:rPr>
                <w:sz w:val="18"/>
                <w:szCs w:val="18"/>
              </w:rPr>
              <w:t>atalogue</w:t>
            </w:r>
          </w:p>
        </w:tc>
        <w:tc>
          <w:tcPr>
            <w:tcW w:w="286" w:type="pct"/>
          </w:tcPr>
          <w:p w14:paraId="7E5C51CE" w14:textId="5A9EDB52" w:rsidR="00D85821" w:rsidRPr="009B708D" w:rsidRDefault="00C8753F" w:rsidP="00C128E3">
            <w:pPr>
              <w:snapToGrid w:val="0"/>
              <w:spacing w:before="60" w:after="60" w:line="240" w:lineRule="auto"/>
              <w:jc w:val="center"/>
              <w:rPr>
                <w:bCs/>
                <w:sz w:val="18"/>
                <w:szCs w:val="18"/>
              </w:rPr>
            </w:pPr>
            <w:r w:rsidRPr="009B708D">
              <w:rPr>
                <w:bCs/>
                <w:sz w:val="18"/>
                <w:szCs w:val="18"/>
              </w:rPr>
              <w:t>2</w:t>
            </w:r>
          </w:p>
        </w:tc>
        <w:tc>
          <w:tcPr>
            <w:tcW w:w="2025" w:type="pct"/>
          </w:tcPr>
          <w:p w14:paraId="48614466" w14:textId="77777777" w:rsidR="00D85821" w:rsidRPr="009B708D" w:rsidRDefault="00D85821" w:rsidP="00C128E3">
            <w:pPr>
              <w:snapToGrid w:val="0"/>
              <w:spacing w:before="60" w:after="60" w:line="240" w:lineRule="auto"/>
              <w:rPr>
                <w:b/>
                <w:bCs/>
                <w:sz w:val="18"/>
                <w:szCs w:val="18"/>
              </w:rPr>
            </w:pPr>
          </w:p>
        </w:tc>
      </w:tr>
      <w:tr w:rsidR="00D85821" w:rsidRPr="009B708D" w14:paraId="4A62524F" w14:textId="77777777" w:rsidTr="009B708D">
        <w:trPr>
          <w:cantSplit/>
        </w:trPr>
        <w:tc>
          <w:tcPr>
            <w:tcW w:w="412" w:type="pct"/>
          </w:tcPr>
          <w:p w14:paraId="09B0D0CA" w14:textId="5285E9F4" w:rsidR="00D85821" w:rsidRPr="009B708D" w:rsidRDefault="00D85821" w:rsidP="00C128E3">
            <w:pPr>
              <w:snapToGrid w:val="0"/>
              <w:spacing w:before="60" w:after="60" w:line="240" w:lineRule="auto"/>
              <w:rPr>
                <w:sz w:val="18"/>
                <w:szCs w:val="18"/>
              </w:rPr>
            </w:pPr>
            <w:r w:rsidRPr="009B708D">
              <w:rPr>
                <w:sz w:val="18"/>
                <w:szCs w:val="18"/>
              </w:rPr>
              <w:t>Value</w:t>
            </w:r>
          </w:p>
        </w:tc>
        <w:tc>
          <w:tcPr>
            <w:tcW w:w="1060" w:type="pct"/>
          </w:tcPr>
          <w:p w14:paraId="5F46985E" w14:textId="766D0FDA" w:rsidR="00D85821" w:rsidRPr="009B708D" w:rsidRDefault="00D85821" w:rsidP="00C128E3">
            <w:pPr>
              <w:snapToGrid w:val="0"/>
              <w:spacing w:before="60" w:after="60" w:line="240" w:lineRule="auto"/>
              <w:rPr>
                <w:sz w:val="18"/>
                <w:szCs w:val="18"/>
              </w:rPr>
            </w:pPr>
            <w:proofErr w:type="spellStart"/>
            <w:r w:rsidRPr="009B708D">
              <w:rPr>
                <w:sz w:val="18"/>
                <w:szCs w:val="18"/>
              </w:rPr>
              <w:t>interoperabilityCatalogue</w:t>
            </w:r>
            <w:proofErr w:type="spellEnd"/>
          </w:p>
        </w:tc>
        <w:tc>
          <w:tcPr>
            <w:tcW w:w="1216" w:type="pct"/>
          </w:tcPr>
          <w:p w14:paraId="325036D3" w14:textId="3A9DFE40" w:rsidR="00D85821" w:rsidRPr="009B708D" w:rsidRDefault="00D85821" w:rsidP="00C128E3">
            <w:pPr>
              <w:snapToGrid w:val="0"/>
              <w:spacing w:before="60" w:after="60" w:line="240" w:lineRule="auto"/>
              <w:jc w:val="left"/>
              <w:rPr>
                <w:b/>
                <w:bCs/>
                <w:sz w:val="18"/>
                <w:szCs w:val="18"/>
              </w:rPr>
            </w:pPr>
            <w:r w:rsidRPr="009B708D">
              <w:rPr>
                <w:sz w:val="18"/>
                <w:szCs w:val="18"/>
              </w:rPr>
              <w:t xml:space="preserve">S-100 </w:t>
            </w:r>
            <w:r w:rsidR="00C8753F" w:rsidRPr="009B708D">
              <w:rPr>
                <w:sz w:val="18"/>
                <w:szCs w:val="18"/>
              </w:rPr>
              <w:t>I</w:t>
            </w:r>
            <w:r w:rsidRPr="009B708D">
              <w:rPr>
                <w:sz w:val="18"/>
                <w:szCs w:val="18"/>
              </w:rPr>
              <w:t xml:space="preserve">nteroperability </w:t>
            </w:r>
            <w:r w:rsidR="00C8753F" w:rsidRPr="009B708D">
              <w:rPr>
                <w:sz w:val="18"/>
                <w:szCs w:val="18"/>
              </w:rPr>
              <w:t>Catalogue</w:t>
            </w:r>
          </w:p>
        </w:tc>
        <w:tc>
          <w:tcPr>
            <w:tcW w:w="286" w:type="pct"/>
          </w:tcPr>
          <w:p w14:paraId="4A540CFA" w14:textId="21BA407C" w:rsidR="00D85821" w:rsidRPr="009B708D" w:rsidRDefault="00C8753F" w:rsidP="00C128E3">
            <w:pPr>
              <w:snapToGrid w:val="0"/>
              <w:spacing w:before="60" w:after="60" w:line="240" w:lineRule="auto"/>
              <w:jc w:val="center"/>
              <w:rPr>
                <w:bCs/>
                <w:sz w:val="18"/>
                <w:szCs w:val="18"/>
              </w:rPr>
            </w:pPr>
            <w:r w:rsidRPr="009B708D">
              <w:rPr>
                <w:bCs/>
                <w:sz w:val="18"/>
                <w:szCs w:val="18"/>
              </w:rPr>
              <w:t>3</w:t>
            </w:r>
          </w:p>
        </w:tc>
        <w:tc>
          <w:tcPr>
            <w:tcW w:w="2025" w:type="pct"/>
          </w:tcPr>
          <w:p w14:paraId="4F88B3B0" w14:textId="77777777" w:rsidR="00D85821" w:rsidRPr="009B708D" w:rsidRDefault="00D85821" w:rsidP="00C128E3">
            <w:pPr>
              <w:snapToGrid w:val="0"/>
              <w:spacing w:before="60" w:after="60" w:line="240" w:lineRule="auto"/>
              <w:rPr>
                <w:b/>
                <w:bCs/>
                <w:sz w:val="18"/>
                <w:szCs w:val="18"/>
              </w:rPr>
            </w:pPr>
          </w:p>
        </w:tc>
      </w:tr>
    </w:tbl>
    <w:p w14:paraId="02B22D99" w14:textId="31B91708" w:rsidR="00E73EDF" w:rsidRDefault="00E73EDF" w:rsidP="00FA6CBA">
      <w:pPr>
        <w:spacing w:after="0" w:line="240" w:lineRule="auto"/>
      </w:pPr>
    </w:p>
    <w:p w14:paraId="24B55949" w14:textId="62DB846C" w:rsidR="009E378A" w:rsidRDefault="009E378A" w:rsidP="009E378A">
      <w:pPr>
        <w:pStyle w:val="Heading3"/>
      </w:pPr>
      <w:bookmarkStart w:id="1806" w:name="_Toc120228718"/>
      <w:r>
        <w:t>Miscellaneous metadata types</w:t>
      </w:r>
      <w:bookmarkEnd w:id="1806"/>
    </w:p>
    <w:p w14:paraId="3FF6F038" w14:textId="2F00EA8B" w:rsidR="00D360CD" w:rsidRPr="00382BE3" w:rsidRDefault="00D360CD" w:rsidP="00FA6CBA">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14"/>
        <w:gridCol w:w="3068"/>
        <w:gridCol w:w="3385"/>
        <w:gridCol w:w="731"/>
        <w:gridCol w:w="2908"/>
        <w:gridCol w:w="3068"/>
      </w:tblGrid>
      <w:tr w:rsidR="00F43633" w:rsidRPr="009B708D" w14:paraId="3C595293" w14:textId="77777777" w:rsidTr="009B708D">
        <w:trPr>
          <w:cantSplit/>
        </w:trPr>
        <w:tc>
          <w:tcPr>
            <w:tcW w:w="390" w:type="pct"/>
            <w:shd w:val="clear" w:color="auto" w:fill="D9D9D9" w:themeFill="background1" w:themeFillShade="D9"/>
          </w:tcPr>
          <w:p w14:paraId="3DFEC2AE"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Role Name</w:t>
            </w:r>
          </w:p>
        </w:tc>
        <w:tc>
          <w:tcPr>
            <w:tcW w:w="1104" w:type="pct"/>
            <w:shd w:val="clear" w:color="auto" w:fill="D9D9D9" w:themeFill="background1" w:themeFillShade="D9"/>
          </w:tcPr>
          <w:p w14:paraId="717F62C7"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Name</w:t>
            </w:r>
          </w:p>
        </w:tc>
        <w:tc>
          <w:tcPr>
            <w:tcW w:w="1234" w:type="pct"/>
            <w:shd w:val="clear" w:color="auto" w:fill="D9D9D9" w:themeFill="background1" w:themeFillShade="D9"/>
          </w:tcPr>
          <w:p w14:paraId="3EFD56C4"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Description</w:t>
            </w:r>
          </w:p>
        </w:tc>
        <w:tc>
          <w:tcPr>
            <w:tcW w:w="290" w:type="pct"/>
            <w:shd w:val="clear" w:color="auto" w:fill="D9D9D9" w:themeFill="background1" w:themeFillShade="D9"/>
          </w:tcPr>
          <w:p w14:paraId="17F67B64" w14:textId="77777777" w:rsidR="00F43633" w:rsidRPr="009B708D" w:rsidRDefault="00F43633" w:rsidP="00D360CD">
            <w:pPr>
              <w:keepNext/>
              <w:keepLines/>
              <w:snapToGrid w:val="0"/>
              <w:spacing w:before="60" w:after="60" w:line="240" w:lineRule="auto"/>
              <w:jc w:val="center"/>
              <w:rPr>
                <w:b/>
                <w:sz w:val="18"/>
                <w:szCs w:val="18"/>
              </w:rPr>
            </w:pPr>
            <w:proofErr w:type="spellStart"/>
            <w:r w:rsidRPr="009B708D">
              <w:rPr>
                <w:b/>
                <w:sz w:val="18"/>
                <w:szCs w:val="18"/>
              </w:rPr>
              <w:t>Mult</w:t>
            </w:r>
            <w:proofErr w:type="spellEnd"/>
          </w:p>
        </w:tc>
        <w:tc>
          <w:tcPr>
            <w:tcW w:w="879" w:type="pct"/>
            <w:shd w:val="clear" w:color="auto" w:fill="D9D9D9" w:themeFill="background1" w:themeFillShade="D9"/>
          </w:tcPr>
          <w:p w14:paraId="65E86B2A"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Type</w:t>
            </w:r>
          </w:p>
        </w:tc>
        <w:tc>
          <w:tcPr>
            <w:tcW w:w="1104" w:type="pct"/>
            <w:shd w:val="clear" w:color="auto" w:fill="D9D9D9" w:themeFill="background1" w:themeFillShade="D9"/>
          </w:tcPr>
          <w:p w14:paraId="2064212C"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Remarks</w:t>
            </w:r>
          </w:p>
        </w:tc>
      </w:tr>
      <w:tr w:rsidR="00F43633" w:rsidRPr="009B708D" w14:paraId="4D379A79" w14:textId="77777777" w:rsidTr="009B708D">
        <w:trPr>
          <w:cantSplit/>
          <w:trHeight w:val="305"/>
        </w:trPr>
        <w:tc>
          <w:tcPr>
            <w:tcW w:w="390" w:type="pct"/>
          </w:tcPr>
          <w:p w14:paraId="49C1B714" w14:textId="77777777" w:rsidR="00F43633" w:rsidRPr="009B708D" w:rsidRDefault="00F43633" w:rsidP="00D360CD">
            <w:pPr>
              <w:snapToGrid w:val="0"/>
              <w:spacing w:before="60" w:after="60" w:line="240" w:lineRule="auto"/>
              <w:jc w:val="left"/>
              <w:rPr>
                <w:sz w:val="18"/>
                <w:szCs w:val="18"/>
              </w:rPr>
            </w:pPr>
            <w:r w:rsidRPr="009B708D">
              <w:rPr>
                <w:sz w:val="18"/>
                <w:szCs w:val="18"/>
              </w:rPr>
              <w:t>Class</w:t>
            </w:r>
          </w:p>
        </w:tc>
        <w:tc>
          <w:tcPr>
            <w:tcW w:w="1104" w:type="pct"/>
          </w:tcPr>
          <w:p w14:paraId="279966C3"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MD_MaintenanceInformation</w:t>
            </w:r>
            <w:proofErr w:type="spellEnd"/>
          </w:p>
        </w:tc>
        <w:tc>
          <w:tcPr>
            <w:tcW w:w="1234" w:type="pct"/>
          </w:tcPr>
          <w:p w14:paraId="43082147" w14:textId="77777777" w:rsidR="00F43633" w:rsidRPr="009B708D" w:rsidRDefault="00F43633" w:rsidP="00D360CD">
            <w:pPr>
              <w:snapToGrid w:val="0"/>
              <w:spacing w:before="60" w:after="60" w:line="240" w:lineRule="auto"/>
              <w:jc w:val="left"/>
              <w:rPr>
                <w:sz w:val="18"/>
                <w:szCs w:val="18"/>
              </w:rPr>
            </w:pPr>
            <w:r w:rsidRPr="009B708D">
              <w:rPr>
                <w:sz w:val="18"/>
                <w:szCs w:val="18"/>
              </w:rPr>
              <w:t>Information about the scope and frequency of updating</w:t>
            </w:r>
          </w:p>
        </w:tc>
        <w:tc>
          <w:tcPr>
            <w:tcW w:w="290" w:type="pct"/>
          </w:tcPr>
          <w:p w14:paraId="29F183DA" w14:textId="77777777" w:rsidR="00F43633" w:rsidRPr="009B708D" w:rsidRDefault="00F43633" w:rsidP="00D360CD">
            <w:pPr>
              <w:snapToGrid w:val="0"/>
              <w:spacing w:before="60" w:after="60" w:line="240" w:lineRule="auto"/>
              <w:jc w:val="center"/>
              <w:rPr>
                <w:sz w:val="18"/>
                <w:szCs w:val="18"/>
              </w:rPr>
            </w:pPr>
            <w:r w:rsidRPr="009B708D">
              <w:rPr>
                <w:sz w:val="18"/>
                <w:szCs w:val="18"/>
              </w:rPr>
              <w:t>-</w:t>
            </w:r>
          </w:p>
        </w:tc>
        <w:tc>
          <w:tcPr>
            <w:tcW w:w="879" w:type="pct"/>
          </w:tcPr>
          <w:p w14:paraId="315BFA9E" w14:textId="77777777" w:rsidR="00F43633" w:rsidRPr="009B708D" w:rsidRDefault="00F43633" w:rsidP="00D360CD">
            <w:pPr>
              <w:snapToGrid w:val="0"/>
              <w:spacing w:before="60" w:after="60" w:line="240" w:lineRule="auto"/>
              <w:jc w:val="left"/>
              <w:rPr>
                <w:sz w:val="18"/>
                <w:szCs w:val="18"/>
              </w:rPr>
            </w:pPr>
            <w:r w:rsidRPr="009B708D">
              <w:rPr>
                <w:sz w:val="18"/>
                <w:szCs w:val="18"/>
              </w:rPr>
              <w:t>-</w:t>
            </w:r>
          </w:p>
        </w:tc>
        <w:tc>
          <w:tcPr>
            <w:tcW w:w="1104" w:type="pct"/>
            <w:vAlign w:val="center"/>
          </w:tcPr>
          <w:p w14:paraId="30AA509F" w14:textId="77777777" w:rsidR="00F43633" w:rsidRPr="009B708D" w:rsidRDefault="00F43633" w:rsidP="00F56D1C">
            <w:pPr>
              <w:snapToGrid w:val="0"/>
              <w:spacing w:before="60" w:after="0" w:line="240" w:lineRule="auto"/>
              <w:rPr>
                <w:sz w:val="18"/>
                <w:szCs w:val="18"/>
              </w:rPr>
            </w:pPr>
            <w:r w:rsidRPr="009B708D">
              <w:rPr>
                <w:sz w:val="18"/>
                <w:szCs w:val="18"/>
              </w:rPr>
              <w:t>S-100 restricts the ISO 19115-class to:</w:t>
            </w:r>
          </w:p>
          <w:p w14:paraId="10E3B9B5" w14:textId="77777777" w:rsidR="00F43633" w:rsidRPr="009B708D" w:rsidRDefault="00F43633" w:rsidP="006A5C19">
            <w:pPr>
              <w:pStyle w:val="ListParagraph"/>
              <w:numPr>
                <w:ilvl w:val="0"/>
                <w:numId w:val="19"/>
              </w:numPr>
              <w:snapToGrid w:val="0"/>
              <w:spacing w:after="0" w:line="240" w:lineRule="auto"/>
              <w:jc w:val="left"/>
              <w:rPr>
                <w:rFonts w:cs="Arial"/>
                <w:sz w:val="18"/>
                <w:szCs w:val="18"/>
              </w:rPr>
            </w:pPr>
            <w:r w:rsidRPr="009B708D">
              <w:rPr>
                <w:rFonts w:cs="Arial"/>
                <w:sz w:val="18"/>
                <w:szCs w:val="18"/>
              </w:rPr>
              <w:t xml:space="preserve">prohibit </w:t>
            </w:r>
            <w:proofErr w:type="spellStart"/>
            <w:r w:rsidRPr="009B708D">
              <w:rPr>
                <w:rFonts w:cs="Arial"/>
                <w:sz w:val="18"/>
                <w:szCs w:val="18"/>
              </w:rPr>
              <w:t>maintenanceScope</w:t>
            </w:r>
            <w:proofErr w:type="spellEnd"/>
            <w:r w:rsidRPr="009B708D">
              <w:rPr>
                <w:rFonts w:cs="Arial"/>
                <w:sz w:val="18"/>
                <w:szCs w:val="18"/>
              </w:rPr>
              <w:t xml:space="preserve">, </w:t>
            </w:r>
            <w:proofErr w:type="spellStart"/>
            <w:r w:rsidRPr="009B708D">
              <w:rPr>
                <w:rFonts w:cs="Arial"/>
                <w:sz w:val="18"/>
                <w:szCs w:val="18"/>
              </w:rPr>
              <w:t>maintenanceNote</w:t>
            </w:r>
            <w:proofErr w:type="spellEnd"/>
            <w:r w:rsidRPr="009B708D">
              <w:rPr>
                <w:rFonts w:cs="Arial"/>
                <w:sz w:val="18"/>
                <w:szCs w:val="18"/>
              </w:rPr>
              <w:t>, and contact attributes;</w:t>
            </w:r>
          </w:p>
          <w:p w14:paraId="0B581558" w14:textId="77777777" w:rsidR="00F43633" w:rsidRPr="009B708D" w:rsidRDefault="00F43633" w:rsidP="006A5C19">
            <w:pPr>
              <w:pStyle w:val="ListParagraph"/>
              <w:numPr>
                <w:ilvl w:val="0"/>
                <w:numId w:val="19"/>
              </w:numPr>
              <w:snapToGrid w:val="0"/>
              <w:spacing w:after="60" w:line="240" w:lineRule="auto"/>
              <w:jc w:val="left"/>
              <w:rPr>
                <w:sz w:val="18"/>
                <w:szCs w:val="18"/>
              </w:rPr>
            </w:pPr>
            <w:r w:rsidRPr="009B708D">
              <w:rPr>
                <w:rFonts w:cs="Arial"/>
                <w:sz w:val="18"/>
                <w:szCs w:val="18"/>
              </w:rPr>
              <w:t xml:space="preserve">define restrictions on </w:t>
            </w:r>
            <w:proofErr w:type="spellStart"/>
            <w:r w:rsidRPr="009B708D">
              <w:rPr>
                <w:rFonts w:cs="Arial"/>
                <w:sz w:val="18"/>
                <w:szCs w:val="18"/>
              </w:rPr>
              <w:t>maintenanceAndUpdate‌Frequency</w:t>
            </w:r>
            <w:proofErr w:type="spellEnd"/>
            <w:r w:rsidRPr="009B708D">
              <w:rPr>
                <w:rFonts w:cs="Arial"/>
                <w:sz w:val="18"/>
                <w:szCs w:val="18"/>
              </w:rPr>
              <w:t xml:space="preserve">, </w:t>
            </w:r>
            <w:proofErr w:type="spellStart"/>
            <w:r w:rsidRPr="009B708D">
              <w:rPr>
                <w:rFonts w:cs="Arial"/>
                <w:sz w:val="18"/>
                <w:szCs w:val="18"/>
              </w:rPr>
              <w:t>maintenanceDate</w:t>
            </w:r>
            <w:proofErr w:type="spellEnd"/>
            <w:r w:rsidRPr="009B708D">
              <w:rPr>
                <w:rFonts w:cs="Arial"/>
                <w:sz w:val="18"/>
                <w:szCs w:val="18"/>
              </w:rPr>
              <w:t xml:space="preserve">, and </w:t>
            </w:r>
            <w:proofErr w:type="spellStart"/>
            <w:r w:rsidRPr="009B708D">
              <w:rPr>
                <w:rFonts w:cs="Arial"/>
                <w:sz w:val="18"/>
                <w:szCs w:val="18"/>
              </w:rPr>
              <w:t>userDefinedMaintenance‌Frequency</w:t>
            </w:r>
            <w:proofErr w:type="spellEnd"/>
            <w:r w:rsidRPr="009B708D">
              <w:rPr>
                <w:rFonts w:cs="Arial"/>
                <w:sz w:val="18"/>
                <w:szCs w:val="18"/>
              </w:rPr>
              <w:t xml:space="preserve"> attributes</w:t>
            </w:r>
          </w:p>
        </w:tc>
      </w:tr>
      <w:tr w:rsidR="00F43633" w:rsidRPr="009B708D" w14:paraId="005DD027" w14:textId="77777777" w:rsidTr="009B708D">
        <w:trPr>
          <w:cantSplit/>
          <w:trHeight w:val="277"/>
        </w:trPr>
        <w:tc>
          <w:tcPr>
            <w:tcW w:w="390" w:type="pct"/>
          </w:tcPr>
          <w:p w14:paraId="692DF510" w14:textId="77777777" w:rsidR="00F43633" w:rsidRPr="009B708D" w:rsidRDefault="00F43633" w:rsidP="00D360CD">
            <w:pPr>
              <w:snapToGrid w:val="0"/>
              <w:spacing w:before="60" w:after="60" w:line="240" w:lineRule="auto"/>
              <w:jc w:val="left"/>
              <w:rPr>
                <w:sz w:val="18"/>
                <w:szCs w:val="18"/>
              </w:rPr>
            </w:pPr>
            <w:r w:rsidRPr="009B708D">
              <w:rPr>
                <w:sz w:val="18"/>
                <w:szCs w:val="18"/>
              </w:rPr>
              <w:t>Attribute</w:t>
            </w:r>
          </w:p>
        </w:tc>
        <w:tc>
          <w:tcPr>
            <w:tcW w:w="1104" w:type="pct"/>
          </w:tcPr>
          <w:p w14:paraId="231F503D"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maintenanceAndUpdateFrequency</w:t>
            </w:r>
            <w:proofErr w:type="spellEnd"/>
          </w:p>
        </w:tc>
        <w:tc>
          <w:tcPr>
            <w:tcW w:w="1234" w:type="pct"/>
          </w:tcPr>
          <w:p w14:paraId="0355FD72" w14:textId="77777777" w:rsidR="00F43633" w:rsidRPr="009B708D" w:rsidRDefault="00F43633" w:rsidP="00D360CD">
            <w:pPr>
              <w:snapToGrid w:val="0"/>
              <w:spacing w:before="60" w:after="60" w:line="240" w:lineRule="auto"/>
              <w:jc w:val="left"/>
              <w:rPr>
                <w:sz w:val="18"/>
                <w:szCs w:val="18"/>
              </w:rPr>
            </w:pPr>
            <w:r w:rsidRPr="009B708D">
              <w:rPr>
                <w:sz w:val="18"/>
                <w:szCs w:val="18"/>
              </w:rPr>
              <w:t>Frequency with which changes and additions are made to the resource after the initial resource is completed</w:t>
            </w:r>
          </w:p>
        </w:tc>
        <w:tc>
          <w:tcPr>
            <w:tcW w:w="290" w:type="pct"/>
          </w:tcPr>
          <w:p w14:paraId="14E8A441" w14:textId="77777777" w:rsidR="00F43633" w:rsidRPr="009B708D" w:rsidRDefault="00F43633" w:rsidP="00D360CD">
            <w:pPr>
              <w:snapToGrid w:val="0"/>
              <w:spacing w:before="60" w:after="60" w:line="240" w:lineRule="auto"/>
              <w:jc w:val="center"/>
              <w:rPr>
                <w:sz w:val="18"/>
                <w:szCs w:val="18"/>
              </w:rPr>
            </w:pPr>
            <w:r w:rsidRPr="009B708D">
              <w:rPr>
                <w:sz w:val="18"/>
                <w:szCs w:val="18"/>
              </w:rPr>
              <w:t>0..1</w:t>
            </w:r>
          </w:p>
        </w:tc>
        <w:tc>
          <w:tcPr>
            <w:tcW w:w="879" w:type="pct"/>
          </w:tcPr>
          <w:p w14:paraId="3BF2210A"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MD_MaintenanceFrequencyCode</w:t>
            </w:r>
            <w:proofErr w:type="spellEnd"/>
            <w:r w:rsidRPr="009B708D">
              <w:rPr>
                <w:sz w:val="18"/>
                <w:szCs w:val="18"/>
              </w:rPr>
              <w:t xml:space="preserve"> (</w:t>
            </w:r>
            <w:proofErr w:type="spellStart"/>
            <w:r w:rsidRPr="009B708D">
              <w:rPr>
                <w:sz w:val="18"/>
                <w:szCs w:val="18"/>
              </w:rPr>
              <w:t>codelist</w:t>
            </w:r>
            <w:proofErr w:type="spellEnd"/>
            <w:r w:rsidRPr="009B708D">
              <w:rPr>
                <w:sz w:val="18"/>
                <w:szCs w:val="18"/>
              </w:rPr>
              <w:t>)</w:t>
            </w:r>
          </w:p>
        </w:tc>
        <w:tc>
          <w:tcPr>
            <w:tcW w:w="1104" w:type="pct"/>
            <w:vAlign w:val="center"/>
          </w:tcPr>
          <w:p w14:paraId="52EA44CA" w14:textId="2395D07D" w:rsidR="00F43633" w:rsidRPr="009B708D" w:rsidRDefault="00F43633" w:rsidP="00D360CD">
            <w:pPr>
              <w:snapToGrid w:val="0"/>
              <w:spacing w:before="60" w:after="60" w:line="240" w:lineRule="auto"/>
              <w:jc w:val="left"/>
              <w:rPr>
                <w:sz w:val="18"/>
                <w:szCs w:val="18"/>
              </w:rPr>
            </w:pPr>
            <w:r w:rsidRPr="009B708D">
              <w:rPr>
                <w:sz w:val="18"/>
                <w:szCs w:val="18"/>
              </w:rPr>
              <w:t xml:space="preserve">Must be populated if </w:t>
            </w:r>
            <w:proofErr w:type="spellStart"/>
            <w:r w:rsidRPr="009B708D">
              <w:rPr>
                <w:sz w:val="18"/>
                <w:szCs w:val="18"/>
              </w:rPr>
              <w:t>userDefinedMaintenanceFrequency</w:t>
            </w:r>
            <w:proofErr w:type="spellEnd"/>
            <w:r w:rsidRPr="009B708D">
              <w:rPr>
                <w:sz w:val="18"/>
                <w:szCs w:val="18"/>
              </w:rPr>
              <w:t xml:space="preserve"> is not present, otherwise optional. See Table </w:t>
            </w:r>
            <w:proofErr w:type="spellStart"/>
            <w:r w:rsidRPr="009B708D">
              <w:rPr>
                <w:sz w:val="18"/>
                <w:szCs w:val="18"/>
              </w:rPr>
              <w:t>MD_Maintenance‌Frequency‌Code</w:t>
            </w:r>
            <w:proofErr w:type="spellEnd"/>
            <w:r w:rsidRPr="009B708D">
              <w:rPr>
                <w:sz w:val="18"/>
                <w:szCs w:val="18"/>
              </w:rPr>
              <w:t xml:space="preserve"> in this Part for values allowed in S-100 metadata</w:t>
            </w:r>
          </w:p>
        </w:tc>
      </w:tr>
      <w:tr w:rsidR="00F43633" w:rsidRPr="009B708D" w14:paraId="7214BEBF" w14:textId="77777777" w:rsidTr="009B708D">
        <w:trPr>
          <w:cantSplit/>
          <w:trHeight w:val="277"/>
        </w:trPr>
        <w:tc>
          <w:tcPr>
            <w:tcW w:w="390" w:type="pct"/>
          </w:tcPr>
          <w:p w14:paraId="2A0728AF" w14:textId="77777777" w:rsidR="00F43633" w:rsidRPr="009B708D" w:rsidRDefault="00F43633" w:rsidP="00D360CD">
            <w:pPr>
              <w:snapToGrid w:val="0"/>
              <w:spacing w:before="60" w:after="60" w:line="240" w:lineRule="auto"/>
              <w:jc w:val="left"/>
              <w:rPr>
                <w:sz w:val="18"/>
                <w:szCs w:val="18"/>
              </w:rPr>
            </w:pPr>
            <w:r w:rsidRPr="009B708D">
              <w:rPr>
                <w:sz w:val="18"/>
                <w:szCs w:val="18"/>
              </w:rPr>
              <w:t>Attribute</w:t>
            </w:r>
          </w:p>
        </w:tc>
        <w:tc>
          <w:tcPr>
            <w:tcW w:w="1104" w:type="pct"/>
          </w:tcPr>
          <w:p w14:paraId="6FB0841C"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maintenanceDate</w:t>
            </w:r>
            <w:proofErr w:type="spellEnd"/>
          </w:p>
        </w:tc>
        <w:tc>
          <w:tcPr>
            <w:tcW w:w="1234" w:type="pct"/>
          </w:tcPr>
          <w:p w14:paraId="61C919C9" w14:textId="77777777" w:rsidR="00F43633" w:rsidRPr="009B708D" w:rsidRDefault="00F43633" w:rsidP="00D360CD">
            <w:pPr>
              <w:snapToGrid w:val="0"/>
              <w:spacing w:before="60" w:after="60" w:line="240" w:lineRule="auto"/>
              <w:jc w:val="left"/>
              <w:rPr>
                <w:sz w:val="18"/>
                <w:szCs w:val="18"/>
              </w:rPr>
            </w:pPr>
            <w:r w:rsidRPr="009B708D">
              <w:rPr>
                <w:sz w:val="18"/>
                <w:szCs w:val="18"/>
              </w:rPr>
              <w:t>Date information associated with maintenance of the resource</w:t>
            </w:r>
          </w:p>
        </w:tc>
        <w:tc>
          <w:tcPr>
            <w:tcW w:w="290" w:type="pct"/>
          </w:tcPr>
          <w:p w14:paraId="7AEF1858" w14:textId="77777777" w:rsidR="00F43633" w:rsidRPr="009B708D" w:rsidRDefault="00F43633" w:rsidP="00D360CD">
            <w:pPr>
              <w:snapToGrid w:val="0"/>
              <w:spacing w:before="60" w:after="60" w:line="240" w:lineRule="auto"/>
              <w:jc w:val="center"/>
              <w:rPr>
                <w:sz w:val="18"/>
                <w:szCs w:val="18"/>
              </w:rPr>
            </w:pPr>
            <w:r w:rsidRPr="009B708D">
              <w:rPr>
                <w:sz w:val="18"/>
                <w:szCs w:val="18"/>
              </w:rPr>
              <w:t>0..1</w:t>
            </w:r>
          </w:p>
        </w:tc>
        <w:tc>
          <w:tcPr>
            <w:tcW w:w="879" w:type="pct"/>
          </w:tcPr>
          <w:p w14:paraId="4185F07D"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CI_Date</w:t>
            </w:r>
            <w:proofErr w:type="spellEnd"/>
          </w:p>
        </w:tc>
        <w:tc>
          <w:tcPr>
            <w:tcW w:w="1104" w:type="pct"/>
            <w:vAlign w:val="center"/>
          </w:tcPr>
          <w:p w14:paraId="4A67C373" w14:textId="77777777" w:rsidR="00F43633" w:rsidRPr="009B708D" w:rsidRDefault="00F43633" w:rsidP="00D360CD">
            <w:pPr>
              <w:snapToGrid w:val="0"/>
              <w:spacing w:before="60" w:after="60" w:line="240" w:lineRule="auto"/>
              <w:rPr>
                <w:rFonts w:cs="Arial"/>
                <w:sz w:val="18"/>
                <w:szCs w:val="18"/>
              </w:rPr>
            </w:pPr>
            <w:r w:rsidRPr="009B708D">
              <w:rPr>
                <w:rFonts w:cs="Arial"/>
                <w:sz w:val="18"/>
                <w:szCs w:val="18"/>
              </w:rPr>
              <w:t xml:space="preserve">Exactly one of </w:t>
            </w:r>
            <w:proofErr w:type="spellStart"/>
            <w:r w:rsidRPr="009B708D">
              <w:rPr>
                <w:rFonts w:cs="Arial"/>
                <w:sz w:val="18"/>
                <w:szCs w:val="18"/>
              </w:rPr>
              <w:t>maintenanceDate</w:t>
            </w:r>
            <w:proofErr w:type="spellEnd"/>
            <w:r w:rsidRPr="009B708D">
              <w:rPr>
                <w:rFonts w:cs="Arial"/>
                <w:sz w:val="18"/>
                <w:szCs w:val="18"/>
              </w:rPr>
              <w:t xml:space="preserve"> and </w:t>
            </w:r>
            <w:proofErr w:type="spellStart"/>
            <w:r w:rsidRPr="009B708D">
              <w:rPr>
                <w:rFonts w:cs="Arial"/>
                <w:sz w:val="18"/>
                <w:szCs w:val="18"/>
              </w:rPr>
              <w:t>userDefinedMaintenanceFrequency</w:t>
            </w:r>
            <w:proofErr w:type="spellEnd"/>
            <w:r w:rsidRPr="009B708D">
              <w:rPr>
                <w:rFonts w:cs="Arial"/>
                <w:sz w:val="18"/>
                <w:szCs w:val="18"/>
              </w:rPr>
              <w:t xml:space="preserve"> must be populated</w:t>
            </w:r>
          </w:p>
          <w:p w14:paraId="09C1FD07" w14:textId="77777777" w:rsidR="00F43633" w:rsidRPr="009B708D" w:rsidRDefault="00F43633" w:rsidP="00D360CD">
            <w:pPr>
              <w:snapToGrid w:val="0"/>
              <w:spacing w:before="60" w:after="60" w:line="240" w:lineRule="auto"/>
              <w:jc w:val="left"/>
              <w:rPr>
                <w:rFonts w:cs="Arial"/>
                <w:sz w:val="18"/>
                <w:szCs w:val="18"/>
              </w:rPr>
            </w:pPr>
            <w:r w:rsidRPr="009B708D">
              <w:rPr>
                <w:rFonts w:cs="Arial"/>
                <w:sz w:val="18"/>
                <w:szCs w:val="18"/>
              </w:rPr>
              <w:t xml:space="preserve">Allowed value for </w:t>
            </w:r>
            <w:proofErr w:type="spellStart"/>
            <w:r w:rsidRPr="009B708D">
              <w:rPr>
                <w:rFonts w:cs="Arial"/>
                <w:sz w:val="18"/>
                <w:szCs w:val="18"/>
              </w:rPr>
              <w:t>dateType</w:t>
            </w:r>
            <w:proofErr w:type="spellEnd"/>
            <w:r w:rsidRPr="009B708D">
              <w:rPr>
                <w:rFonts w:cs="Arial"/>
                <w:sz w:val="18"/>
                <w:szCs w:val="18"/>
              </w:rPr>
              <w:t xml:space="preserve">: </w:t>
            </w:r>
            <w:proofErr w:type="spellStart"/>
            <w:r w:rsidRPr="009B708D">
              <w:rPr>
                <w:rFonts w:cs="Arial"/>
                <w:sz w:val="18"/>
                <w:szCs w:val="18"/>
              </w:rPr>
              <w:t>nextUpdate</w:t>
            </w:r>
            <w:proofErr w:type="spellEnd"/>
          </w:p>
        </w:tc>
      </w:tr>
      <w:tr w:rsidR="00F43633" w:rsidRPr="009B708D" w14:paraId="15EAEA25" w14:textId="77777777" w:rsidTr="009B708D">
        <w:trPr>
          <w:cantSplit/>
          <w:trHeight w:val="277"/>
        </w:trPr>
        <w:tc>
          <w:tcPr>
            <w:tcW w:w="390" w:type="pct"/>
          </w:tcPr>
          <w:p w14:paraId="20E690FC" w14:textId="77777777" w:rsidR="00F43633" w:rsidRPr="009B708D" w:rsidRDefault="00F43633" w:rsidP="00D360CD">
            <w:pPr>
              <w:snapToGrid w:val="0"/>
              <w:spacing w:before="60" w:after="60" w:line="240" w:lineRule="auto"/>
              <w:jc w:val="left"/>
              <w:rPr>
                <w:sz w:val="18"/>
                <w:szCs w:val="18"/>
              </w:rPr>
            </w:pPr>
            <w:r w:rsidRPr="009B708D">
              <w:rPr>
                <w:sz w:val="18"/>
                <w:szCs w:val="18"/>
              </w:rPr>
              <w:lastRenderedPageBreak/>
              <w:t>Attribute</w:t>
            </w:r>
          </w:p>
        </w:tc>
        <w:tc>
          <w:tcPr>
            <w:tcW w:w="1104" w:type="pct"/>
          </w:tcPr>
          <w:p w14:paraId="4854E717" w14:textId="77777777" w:rsidR="00F43633" w:rsidRPr="009B708D" w:rsidRDefault="00F43633" w:rsidP="00D360CD">
            <w:pPr>
              <w:snapToGrid w:val="0"/>
              <w:spacing w:before="60" w:after="60" w:line="240" w:lineRule="auto"/>
              <w:jc w:val="left"/>
              <w:rPr>
                <w:sz w:val="18"/>
                <w:szCs w:val="18"/>
              </w:rPr>
            </w:pPr>
            <w:bookmarkStart w:id="1807" w:name="_Hlk86073999"/>
            <w:proofErr w:type="spellStart"/>
            <w:r w:rsidRPr="009B708D">
              <w:rPr>
                <w:sz w:val="18"/>
                <w:szCs w:val="18"/>
              </w:rPr>
              <w:t>userDefinedMaintenanceFrequency</w:t>
            </w:r>
            <w:bookmarkEnd w:id="1807"/>
            <w:proofErr w:type="spellEnd"/>
          </w:p>
        </w:tc>
        <w:tc>
          <w:tcPr>
            <w:tcW w:w="1234" w:type="pct"/>
          </w:tcPr>
          <w:p w14:paraId="7C324B7F" w14:textId="77777777" w:rsidR="00F43633" w:rsidRPr="009B708D" w:rsidRDefault="00F43633" w:rsidP="00D360CD">
            <w:pPr>
              <w:snapToGrid w:val="0"/>
              <w:spacing w:before="60" w:after="60" w:line="240" w:lineRule="auto"/>
              <w:jc w:val="left"/>
              <w:rPr>
                <w:sz w:val="18"/>
                <w:szCs w:val="18"/>
              </w:rPr>
            </w:pPr>
            <w:r w:rsidRPr="009B708D">
              <w:rPr>
                <w:sz w:val="18"/>
                <w:szCs w:val="18"/>
              </w:rPr>
              <w:t>Maintenance period other than those defined</w:t>
            </w:r>
          </w:p>
        </w:tc>
        <w:tc>
          <w:tcPr>
            <w:tcW w:w="290" w:type="pct"/>
          </w:tcPr>
          <w:p w14:paraId="308747CA" w14:textId="77777777" w:rsidR="00F43633" w:rsidRPr="009B708D" w:rsidRDefault="00F43633" w:rsidP="00D360CD">
            <w:pPr>
              <w:snapToGrid w:val="0"/>
              <w:spacing w:before="60" w:after="60" w:line="240" w:lineRule="auto"/>
              <w:jc w:val="center"/>
              <w:rPr>
                <w:sz w:val="18"/>
                <w:szCs w:val="18"/>
              </w:rPr>
            </w:pPr>
            <w:r w:rsidRPr="009B708D">
              <w:rPr>
                <w:sz w:val="18"/>
                <w:szCs w:val="18"/>
              </w:rPr>
              <w:t>0..1</w:t>
            </w:r>
          </w:p>
        </w:tc>
        <w:tc>
          <w:tcPr>
            <w:tcW w:w="879" w:type="pct"/>
          </w:tcPr>
          <w:p w14:paraId="50D9E593"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TM_PeriodDuration</w:t>
            </w:r>
            <w:proofErr w:type="spellEnd"/>
          </w:p>
        </w:tc>
        <w:tc>
          <w:tcPr>
            <w:tcW w:w="1104" w:type="pct"/>
            <w:vAlign w:val="center"/>
          </w:tcPr>
          <w:p w14:paraId="52492665" w14:textId="77777777" w:rsidR="00F43633" w:rsidRPr="009B708D" w:rsidRDefault="00F43633" w:rsidP="00D360CD">
            <w:pPr>
              <w:snapToGrid w:val="0"/>
              <w:spacing w:before="60" w:after="60" w:line="240" w:lineRule="auto"/>
              <w:rPr>
                <w:rFonts w:cs="Arial"/>
                <w:sz w:val="18"/>
                <w:szCs w:val="18"/>
              </w:rPr>
            </w:pPr>
            <w:r w:rsidRPr="009B708D">
              <w:rPr>
                <w:rFonts w:cs="Arial"/>
                <w:sz w:val="18"/>
                <w:szCs w:val="18"/>
              </w:rPr>
              <w:t xml:space="preserve">Exactly one of </w:t>
            </w:r>
            <w:proofErr w:type="spellStart"/>
            <w:r w:rsidRPr="009B708D">
              <w:rPr>
                <w:rFonts w:cs="Arial"/>
                <w:sz w:val="18"/>
                <w:szCs w:val="18"/>
              </w:rPr>
              <w:t>maintenanceDate</w:t>
            </w:r>
            <w:proofErr w:type="spellEnd"/>
            <w:r w:rsidRPr="009B708D">
              <w:rPr>
                <w:rFonts w:cs="Arial"/>
                <w:sz w:val="18"/>
                <w:szCs w:val="18"/>
              </w:rPr>
              <w:t xml:space="preserve"> and </w:t>
            </w:r>
            <w:proofErr w:type="spellStart"/>
            <w:r w:rsidRPr="009B708D">
              <w:rPr>
                <w:rFonts w:cs="Arial"/>
                <w:sz w:val="18"/>
                <w:szCs w:val="18"/>
              </w:rPr>
              <w:t>userDefinedMaintenanceFrequency</w:t>
            </w:r>
            <w:proofErr w:type="spellEnd"/>
            <w:r w:rsidRPr="009B708D">
              <w:rPr>
                <w:rFonts w:cs="Arial"/>
                <w:sz w:val="18"/>
                <w:szCs w:val="18"/>
              </w:rPr>
              <w:t xml:space="preserve"> must be populated</w:t>
            </w:r>
          </w:p>
          <w:p w14:paraId="5B52E368" w14:textId="77777777" w:rsidR="00F43633" w:rsidRPr="009B708D" w:rsidRDefault="00F43633" w:rsidP="00D360CD">
            <w:pPr>
              <w:snapToGrid w:val="0"/>
              <w:spacing w:before="60" w:after="60" w:line="240" w:lineRule="auto"/>
              <w:jc w:val="left"/>
              <w:rPr>
                <w:rFonts w:cs="Arial"/>
                <w:sz w:val="18"/>
                <w:szCs w:val="18"/>
              </w:rPr>
            </w:pPr>
            <w:r w:rsidRPr="009B708D">
              <w:rPr>
                <w:rFonts w:cs="Arial"/>
                <w:sz w:val="18"/>
                <w:szCs w:val="18"/>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FA6CBA">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1808" w:name="_Hlk86169388"/>
      <w:r w:rsidRPr="00990056">
        <w:t>S-100 uses a subset of the values allowed in ISO 19115-1.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3074"/>
        <w:gridCol w:w="3423"/>
        <w:gridCol w:w="812"/>
        <w:gridCol w:w="5628"/>
      </w:tblGrid>
      <w:tr w:rsidR="009B03AF" w:rsidRPr="009B708D" w14:paraId="51DCAEED" w14:textId="77777777" w:rsidTr="009B708D">
        <w:trPr>
          <w:cantSplit/>
        </w:trPr>
        <w:tc>
          <w:tcPr>
            <w:tcW w:w="422" w:type="pct"/>
            <w:shd w:val="clear" w:color="auto" w:fill="D9D9D9" w:themeFill="background1" w:themeFillShade="D9"/>
          </w:tcPr>
          <w:bookmarkEnd w:id="1808"/>
          <w:p w14:paraId="743776B2" w14:textId="77777777" w:rsidR="009B03AF" w:rsidRPr="009B708D" w:rsidRDefault="009B03AF" w:rsidP="00C128E3">
            <w:pPr>
              <w:snapToGrid w:val="0"/>
              <w:spacing w:before="60" w:after="60" w:line="240" w:lineRule="auto"/>
              <w:jc w:val="left"/>
              <w:rPr>
                <w:b/>
                <w:sz w:val="18"/>
                <w:szCs w:val="18"/>
              </w:rPr>
            </w:pPr>
            <w:r w:rsidRPr="009B708D">
              <w:rPr>
                <w:b/>
                <w:sz w:val="18"/>
                <w:szCs w:val="18"/>
              </w:rPr>
              <w:t>Role Name</w:t>
            </w:r>
          </w:p>
        </w:tc>
        <w:tc>
          <w:tcPr>
            <w:tcW w:w="1088" w:type="pct"/>
            <w:shd w:val="clear" w:color="auto" w:fill="D9D9D9" w:themeFill="background1" w:themeFillShade="D9"/>
          </w:tcPr>
          <w:p w14:paraId="0ED18FBD" w14:textId="77777777" w:rsidR="009B03AF" w:rsidRPr="009B708D" w:rsidRDefault="009B03AF" w:rsidP="00C128E3">
            <w:pPr>
              <w:snapToGrid w:val="0"/>
              <w:spacing w:before="60" w:after="60" w:line="240" w:lineRule="auto"/>
              <w:jc w:val="left"/>
              <w:rPr>
                <w:b/>
                <w:sz w:val="18"/>
                <w:szCs w:val="18"/>
              </w:rPr>
            </w:pPr>
            <w:r w:rsidRPr="009B708D">
              <w:rPr>
                <w:b/>
                <w:sz w:val="18"/>
                <w:szCs w:val="18"/>
              </w:rPr>
              <w:t>Name</w:t>
            </w:r>
          </w:p>
        </w:tc>
        <w:tc>
          <w:tcPr>
            <w:tcW w:w="1211" w:type="pct"/>
            <w:shd w:val="clear" w:color="auto" w:fill="D9D9D9" w:themeFill="background1" w:themeFillShade="D9"/>
          </w:tcPr>
          <w:p w14:paraId="18840FEB" w14:textId="77777777" w:rsidR="009B03AF" w:rsidRPr="009B708D" w:rsidRDefault="009B03AF" w:rsidP="00C128E3">
            <w:pPr>
              <w:snapToGrid w:val="0"/>
              <w:spacing w:before="60" w:after="60" w:line="240" w:lineRule="auto"/>
              <w:jc w:val="left"/>
              <w:rPr>
                <w:b/>
                <w:sz w:val="18"/>
                <w:szCs w:val="18"/>
              </w:rPr>
            </w:pPr>
            <w:r w:rsidRPr="009B708D">
              <w:rPr>
                <w:b/>
                <w:sz w:val="18"/>
                <w:szCs w:val="18"/>
              </w:rPr>
              <w:t>Description</w:t>
            </w:r>
          </w:p>
        </w:tc>
        <w:tc>
          <w:tcPr>
            <w:tcW w:w="290" w:type="pct"/>
            <w:shd w:val="clear" w:color="auto" w:fill="D9D9D9" w:themeFill="background1" w:themeFillShade="D9"/>
          </w:tcPr>
          <w:p w14:paraId="1D635E13" w14:textId="77777777" w:rsidR="009B03AF" w:rsidRPr="009B708D" w:rsidRDefault="009B03AF" w:rsidP="00C128E3">
            <w:pPr>
              <w:snapToGrid w:val="0"/>
              <w:spacing w:before="60" w:after="60" w:line="240" w:lineRule="auto"/>
              <w:jc w:val="center"/>
              <w:rPr>
                <w:b/>
                <w:sz w:val="18"/>
                <w:szCs w:val="18"/>
              </w:rPr>
            </w:pPr>
            <w:r w:rsidRPr="009B708D">
              <w:rPr>
                <w:b/>
                <w:sz w:val="18"/>
                <w:szCs w:val="18"/>
              </w:rPr>
              <w:t>Code</w:t>
            </w:r>
          </w:p>
        </w:tc>
        <w:tc>
          <w:tcPr>
            <w:tcW w:w="1990" w:type="pct"/>
            <w:shd w:val="clear" w:color="auto" w:fill="D9D9D9" w:themeFill="background1" w:themeFillShade="D9"/>
          </w:tcPr>
          <w:p w14:paraId="081CBF1F" w14:textId="77777777" w:rsidR="009B03AF" w:rsidRPr="009B708D" w:rsidRDefault="009B03AF" w:rsidP="00C128E3">
            <w:pPr>
              <w:snapToGrid w:val="0"/>
              <w:spacing w:before="60" w:after="60" w:line="240" w:lineRule="auto"/>
              <w:jc w:val="left"/>
              <w:rPr>
                <w:b/>
                <w:sz w:val="18"/>
                <w:szCs w:val="18"/>
              </w:rPr>
            </w:pPr>
            <w:r w:rsidRPr="009B708D">
              <w:rPr>
                <w:b/>
                <w:sz w:val="18"/>
                <w:szCs w:val="18"/>
              </w:rPr>
              <w:t>Remarks</w:t>
            </w:r>
          </w:p>
        </w:tc>
      </w:tr>
      <w:tr w:rsidR="009B03AF" w:rsidRPr="009B708D" w14:paraId="713F934A" w14:textId="77777777" w:rsidTr="009B708D">
        <w:trPr>
          <w:cantSplit/>
        </w:trPr>
        <w:tc>
          <w:tcPr>
            <w:tcW w:w="422" w:type="pct"/>
          </w:tcPr>
          <w:p w14:paraId="1A2F8973" w14:textId="77777777" w:rsidR="009B03AF" w:rsidRPr="009B708D" w:rsidRDefault="009B03AF" w:rsidP="00C128E3">
            <w:pPr>
              <w:snapToGrid w:val="0"/>
              <w:spacing w:before="60" w:after="60" w:line="240" w:lineRule="auto"/>
              <w:jc w:val="left"/>
              <w:rPr>
                <w:sz w:val="18"/>
                <w:szCs w:val="18"/>
              </w:rPr>
            </w:pPr>
            <w:r w:rsidRPr="009B708D">
              <w:rPr>
                <w:bCs/>
                <w:sz w:val="18"/>
                <w:szCs w:val="18"/>
              </w:rPr>
              <w:t>Enumeration</w:t>
            </w:r>
          </w:p>
        </w:tc>
        <w:tc>
          <w:tcPr>
            <w:tcW w:w="1088" w:type="pct"/>
          </w:tcPr>
          <w:p w14:paraId="2CB8C1F7" w14:textId="77777777" w:rsidR="009B03AF" w:rsidRPr="009B708D" w:rsidRDefault="009B03AF" w:rsidP="00C128E3">
            <w:pPr>
              <w:snapToGrid w:val="0"/>
              <w:spacing w:before="60" w:after="60" w:line="240" w:lineRule="auto"/>
              <w:jc w:val="left"/>
              <w:rPr>
                <w:sz w:val="18"/>
                <w:szCs w:val="18"/>
              </w:rPr>
            </w:pPr>
            <w:proofErr w:type="spellStart"/>
            <w:r w:rsidRPr="009B708D">
              <w:rPr>
                <w:bCs/>
                <w:sz w:val="18"/>
                <w:szCs w:val="18"/>
              </w:rPr>
              <w:t>MD_MaintenanceFrequencyCode</w:t>
            </w:r>
            <w:proofErr w:type="spellEnd"/>
          </w:p>
        </w:tc>
        <w:tc>
          <w:tcPr>
            <w:tcW w:w="1211" w:type="pct"/>
          </w:tcPr>
          <w:p w14:paraId="46F5FB9E" w14:textId="77777777" w:rsidR="009B03AF" w:rsidRPr="009B708D" w:rsidRDefault="009B03AF" w:rsidP="00C128E3">
            <w:pPr>
              <w:snapToGrid w:val="0"/>
              <w:spacing w:before="60" w:after="60" w:line="240" w:lineRule="auto"/>
              <w:jc w:val="left"/>
              <w:rPr>
                <w:sz w:val="18"/>
                <w:szCs w:val="18"/>
              </w:rPr>
            </w:pPr>
            <w:r w:rsidRPr="009B708D">
              <w:rPr>
                <w:bCs/>
                <w:sz w:val="18"/>
                <w:szCs w:val="18"/>
              </w:rPr>
              <w:t>Frequency with which modifications and deletions are made to the data after it is first produced</w:t>
            </w:r>
          </w:p>
        </w:tc>
        <w:tc>
          <w:tcPr>
            <w:tcW w:w="290" w:type="pct"/>
          </w:tcPr>
          <w:p w14:paraId="65C2C2E6" w14:textId="77777777" w:rsidR="009B03AF" w:rsidRPr="009B708D" w:rsidRDefault="009B03AF" w:rsidP="00C128E3">
            <w:pPr>
              <w:snapToGrid w:val="0"/>
              <w:spacing w:before="60" w:after="60" w:line="240" w:lineRule="auto"/>
              <w:jc w:val="center"/>
              <w:rPr>
                <w:sz w:val="18"/>
                <w:szCs w:val="18"/>
              </w:rPr>
            </w:pPr>
            <w:r w:rsidRPr="009B708D">
              <w:rPr>
                <w:bCs/>
                <w:sz w:val="18"/>
                <w:szCs w:val="18"/>
              </w:rPr>
              <w:t>-</w:t>
            </w:r>
          </w:p>
        </w:tc>
        <w:tc>
          <w:tcPr>
            <w:tcW w:w="1990" w:type="pct"/>
          </w:tcPr>
          <w:p w14:paraId="7BBBDDF9" w14:textId="77777777" w:rsidR="009B03AF" w:rsidRPr="009B708D" w:rsidRDefault="009B03AF" w:rsidP="00C128E3">
            <w:pPr>
              <w:snapToGrid w:val="0"/>
              <w:spacing w:before="60" w:after="60" w:line="240" w:lineRule="auto"/>
              <w:jc w:val="left"/>
              <w:rPr>
                <w:sz w:val="18"/>
                <w:szCs w:val="18"/>
              </w:rPr>
            </w:pPr>
            <w:r w:rsidRPr="009B708D">
              <w:rPr>
                <w:bCs/>
                <w:sz w:val="18"/>
                <w:szCs w:val="18"/>
              </w:rPr>
              <w:t xml:space="preserve">S-100 is restricted to only the following values from the ISO 19115-1 </w:t>
            </w:r>
            <w:proofErr w:type="spellStart"/>
            <w:r w:rsidRPr="009B708D">
              <w:rPr>
                <w:bCs/>
                <w:sz w:val="18"/>
                <w:szCs w:val="18"/>
              </w:rPr>
              <w:t>codelist</w:t>
            </w:r>
            <w:proofErr w:type="spellEnd"/>
            <w:r w:rsidRPr="009B708D">
              <w:rPr>
                <w:bCs/>
                <w:sz w:val="18"/>
                <w:szCs w:val="18"/>
              </w:rPr>
              <w:t>. The conditions for the use of a particular value are described in its Remarks</w:t>
            </w:r>
          </w:p>
        </w:tc>
      </w:tr>
      <w:tr w:rsidR="009B03AF" w:rsidRPr="009B708D" w14:paraId="7C6E4804" w14:textId="77777777" w:rsidTr="009B708D">
        <w:trPr>
          <w:cantSplit/>
        </w:trPr>
        <w:tc>
          <w:tcPr>
            <w:tcW w:w="422" w:type="pct"/>
          </w:tcPr>
          <w:p w14:paraId="2F026536" w14:textId="77777777" w:rsidR="009B03AF" w:rsidRPr="009B708D" w:rsidRDefault="009B03AF" w:rsidP="00C128E3">
            <w:pPr>
              <w:snapToGrid w:val="0"/>
              <w:spacing w:before="60" w:after="60" w:line="240" w:lineRule="auto"/>
              <w:jc w:val="left"/>
              <w:rPr>
                <w:sz w:val="18"/>
                <w:szCs w:val="18"/>
              </w:rPr>
            </w:pPr>
            <w:r w:rsidRPr="009B708D">
              <w:rPr>
                <w:bCs/>
                <w:sz w:val="18"/>
                <w:szCs w:val="18"/>
              </w:rPr>
              <w:t>Value</w:t>
            </w:r>
          </w:p>
        </w:tc>
        <w:tc>
          <w:tcPr>
            <w:tcW w:w="1088" w:type="pct"/>
          </w:tcPr>
          <w:p w14:paraId="09F18EAE" w14:textId="77777777" w:rsidR="009B03AF" w:rsidRPr="009B708D" w:rsidRDefault="009B03AF" w:rsidP="00C128E3">
            <w:pPr>
              <w:snapToGrid w:val="0"/>
              <w:spacing w:before="60" w:after="60" w:line="240" w:lineRule="auto"/>
              <w:jc w:val="left"/>
              <w:rPr>
                <w:sz w:val="18"/>
                <w:szCs w:val="18"/>
              </w:rPr>
            </w:pPr>
            <w:proofErr w:type="spellStart"/>
            <w:r w:rsidRPr="009B708D">
              <w:rPr>
                <w:bCs/>
                <w:sz w:val="18"/>
                <w:szCs w:val="18"/>
              </w:rPr>
              <w:t>asNeeded</w:t>
            </w:r>
            <w:proofErr w:type="spellEnd"/>
          </w:p>
        </w:tc>
        <w:tc>
          <w:tcPr>
            <w:tcW w:w="1211" w:type="pct"/>
          </w:tcPr>
          <w:p w14:paraId="12FB5652" w14:textId="77777777" w:rsidR="009B03AF" w:rsidRPr="009B708D" w:rsidRDefault="009B03AF" w:rsidP="00C128E3">
            <w:pPr>
              <w:snapToGrid w:val="0"/>
              <w:spacing w:before="60" w:after="60" w:line="240" w:lineRule="auto"/>
              <w:jc w:val="left"/>
              <w:rPr>
                <w:sz w:val="18"/>
                <w:szCs w:val="18"/>
              </w:rPr>
            </w:pPr>
            <w:r w:rsidRPr="009B708D">
              <w:rPr>
                <w:bCs/>
                <w:sz w:val="18"/>
                <w:szCs w:val="18"/>
              </w:rPr>
              <w:t>Resource is updated as deemed necessary</w:t>
            </w:r>
          </w:p>
        </w:tc>
        <w:tc>
          <w:tcPr>
            <w:tcW w:w="290" w:type="pct"/>
          </w:tcPr>
          <w:p w14:paraId="4F2B489A" w14:textId="77777777" w:rsidR="009B03AF" w:rsidRPr="009B708D" w:rsidRDefault="009B03AF" w:rsidP="00C128E3">
            <w:pPr>
              <w:snapToGrid w:val="0"/>
              <w:spacing w:before="60" w:after="60" w:line="240" w:lineRule="auto"/>
              <w:jc w:val="center"/>
              <w:rPr>
                <w:sz w:val="18"/>
                <w:szCs w:val="18"/>
              </w:rPr>
            </w:pPr>
            <w:r w:rsidRPr="009B708D">
              <w:rPr>
                <w:bCs/>
                <w:sz w:val="18"/>
                <w:szCs w:val="18"/>
              </w:rPr>
              <w:t>1</w:t>
            </w:r>
          </w:p>
        </w:tc>
        <w:tc>
          <w:tcPr>
            <w:tcW w:w="1990" w:type="pct"/>
          </w:tcPr>
          <w:p w14:paraId="4A8D1A5B" w14:textId="77777777" w:rsidR="009B03AF" w:rsidRPr="009B708D" w:rsidRDefault="009B03AF" w:rsidP="00C128E3">
            <w:pPr>
              <w:spacing w:before="60" w:after="60" w:line="240" w:lineRule="auto"/>
              <w:rPr>
                <w:bCs/>
                <w:sz w:val="18"/>
                <w:szCs w:val="18"/>
              </w:rPr>
            </w:pPr>
            <w:r w:rsidRPr="009B708D">
              <w:rPr>
                <w:bCs/>
                <w:sz w:val="18"/>
                <w:szCs w:val="18"/>
              </w:rPr>
              <w:t>Use only for datasets which normally use a regular interval for update or supersession, but will have the next update issued at an interval different from the usual</w:t>
            </w:r>
          </w:p>
          <w:p w14:paraId="2238E9CE" w14:textId="77777777" w:rsidR="009B03AF" w:rsidRPr="009B708D" w:rsidRDefault="009B03AF" w:rsidP="00C128E3">
            <w:pPr>
              <w:snapToGrid w:val="0"/>
              <w:spacing w:before="60" w:after="60" w:line="240" w:lineRule="auto"/>
              <w:jc w:val="left"/>
              <w:rPr>
                <w:sz w:val="18"/>
                <w:szCs w:val="18"/>
              </w:rPr>
            </w:pPr>
            <w:r w:rsidRPr="009B708D">
              <w:rPr>
                <w:bCs/>
                <w:sz w:val="18"/>
                <w:szCs w:val="18"/>
              </w:rPr>
              <w:t xml:space="preserve">Allowed if and only if </w:t>
            </w:r>
            <w:proofErr w:type="spellStart"/>
            <w:r w:rsidRPr="009B708D">
              <w:rPr>
                <w:bCs/>
                <w:sz w:val="18"/>
                <w:szCs w:val="18"/>
              </w:rPr>
              <w:t>userDefinedMaintenanceFrequency</w:t>
            </w:r>
            <w:proofErr w:type="spellEnd"/>
            <w:r w:rsidRPr="009B708D">
              <w:rPr>
                <w:bCs/>
                <w:sz w:val="18"/>
                <w:szCs w:val="18"/>
              </w:rPr>
              <w:t xml:space="preserve"> is not populated</w:t>
            </w:r>
          </w:p>
        </w:tc>
      </w:tr>
      <w:tr w:rsidR="009B03AF" w:rsidRPr="009B708D" w14:paraId="351A4BCE" w14:textId="77777777" w:rsidTr="009B708D">
        <w:trPr>
          <w:cantSplit/>
        </w:trPr>
        <w:tc>
          <w:tcPr>
            <w:tcW w:w="422" w:type="pct"/>
          </w:tcPr>
          <w:p w14:paraId="2DCDCCE5" w14:textId="77777777" w:rsidR="009B03AF" w:rsidRPr="009B708D" w:rsidRDefault="009B03AF" w:rsidP="00C128E3">
            <w:pPr>
              <w:snapToGrid w:val="0"/>
              <w:spacing w:before="60" w:after="60" w:line="240" w:lineRule="auto"/>
              <w:jc w:val="left"/>
              <w:rPr>
                <w:sz w:val="18"/>
                <w:szCs w:val="18"/>
              </w:rPr>
            </w:pPr>
            <w:r w:rsidRPr="009B708D">
              <w:rPr>
                <w:bCs/>
                <w:sz w:val="18"/>
                <w:szCs w:val="18"/>
              </w:rPr>
              <w:t>Value</w:t>
            </w:r>
          </w:p>
        </w:tc>
        <w:tc>
          <w:tcPr>
            <w:tcW w:w="1088" w:type="pct"/>
          </w:tcPr>
          <w:p w14:paraId="4B3A4861" w14:textId="77777777" w:rsidR="009B03AF" w:rsidRPr="009B708D" w:rsidRDefault="009B03AF" w:rsidP="00C128E3">
            <w:pPr>
              <w:snapToGrid w:val="0"/>
              <w:spacing w:before="60" w:after="60" w:line="240" w:lineRule="auto"/>
              <w:jc w:val="left"/>
              <w:rPr>
                <w:sz w:val="18"/>
                <w:szCs w:val="18"/>
              </w:rPr>
            </w:pPr>
            <w:r w:rsidRPr="009B708D">
              <w:rPr>
                <w:bCs/>
                <w:sz w:val="18"/>
                <w:szCs w:val="18"/>
              </w:rPr>
              <w:t>irregular</w:t>
            </w:r>
          </w:p>
        </w:tc>
        <w:tc>
          <w:tcPr>
            <w:tcW w:w="1211" w:type="pct"/>
          </w:tcPr>
          <w:p w14:paraId="15F78D41" w14:textId="77777777" w:rsidR="009B03AF" w:rsidRPr="009B708D" w:rsidRDefault="009B03AF" w:rsidP="00C128E3">
            <w:pPr>
              <w:snapToGrid w:val="0"/>
              <w:spacing w:before="60" w:after="60" w:line="240" w:lineRule="auto"/>
              <w:jc w:val="left"/>
              <w:rPr>
                <w:sz w:val="18"/>
                <w:szCs w:val="18"/>
              </w:rPr>
            </w:pPr>
            <w:r w:rsidRPr="009B708D">
              <w:rPr>
                <w:bCs/>
                <w:sz w:val="18"/>
                <w:szCs w:val="18"/>
              </w:rPr>
              <w:t>Resource is updated in intervals that are uneven in duration</w:t>
            </w:r>
          </w:p>
        </w:tc>
        <w:tc>
          <w:tcPr>
            <w:tcW w:w="290" w:type="pct"/>
          </w:tcPr>
          <w:p w14:paraId="54F2AC30" w14:textId="77777777" w:rsidR="009B03AF" w:rsidRPr="009B708D" w:rsidRDefault="009B03AF" w:rsidP="00C128E3">
            <w:pPr>
              <w:snapToGrid w:val="0"/>
              <w:spacing w:before="60" w:after="60" w:line="240" w:lineRule="auto"/>
              <w:jc w:val="center"/>
              <w:rPr>
                <w:sz w:val="18"/>
                <w:szCs w:val="18"/>
              </w:rPr>
            </w:pPr>
            <w:r w:rsidRPr="009B708D">
              <w:rPr>
                <w:bCs/>
                <w:sz w:val="18"/>
                <w:szCs w:val="18"/>
              </w:rPr>
              <w:t>2</w:t>
            </w:r>
          </w:p>
        </w:tc>
        <w:tc>
          <w:tcPr>
            <w:tcW w:w="1990" w:type="pct"/>
          </w:tcPr>
          <w:p w14:paraId="7CC48267" w14:textId="77777777" w:rsidR="009B03AF" w:rsidRPr="009B708D" w:rsidRDefault="009B03AF" w:rsidP="00C128E3">
            <w:pPr>
              <w:spacing w:before="60" w:after="60" w:line="240" w:lineRule="auto"/>
              <w:rPr>
                <w:bCs/>
                <w:sz w:val="18"/>
                <w:szCs w:val="18"/>
              </w:rPr>
            </w:pPr>
            <w:r w:rsidRPr="009B708D">
              <w:rPr>
                <w:bCs/>
                <w:sz w:val="18"/>
                <w:szCs w:val="18"/>
              </w:rPr>
              <w:t>Use only for datasets which do not use a regular schedule for update or supersession</w:t>
            </w:r>
          </w:p>
          <w:p w14:paraId="19CBA8E0" w14:textId="77777777" w:rsidR="009B03AF" w:rsidRPr="009B708D" w:rsidRDefault="009B03AF" w:rsidP="00C128E3">
            <w:pPr>
              <w:snapToGrid w:val="0"/>
              <w:spacing w:before="60" w:after="60" w:line="240" w:lineRule="auto"/>
              <w:jc w:val="left"/>
              <w:rPr>
                <w:sz w:val="18"/>
                <w:szCs w:val="18"/>
              </w:rPr>
            </w:pPr>
            <w:r w:rsidRPr="009B708D">
              <w:rPr>
                <w:bCs/>
                <w:sz w:val="18"/>
                <w:szCs w:val="18"/>
              </w:rPr>
              <w:t xml:space="preserve">Allowed if and only if </w:t>
            </w:r>
            <w:proofErr w:type="spellStart"/>
            <w:r w:rsidRPr="009B708D">
              <w:rPr>
                <w:bCs/>
                <w:sz w:val="18"/>
                <w:szCs w:val="18"/>
              </w:rPr>
              <w:t>userDefinedMaintenanceFrequency</w:t>
            </w:r>
            <w:proofErr w:type="spellEnd"/>
            <w:r w:rsidRPr="009B708D">
              <w:rPr>
                <w:bCs/>
                <w:sz w:val="18"/>
                <w:szCs w:val="18"/>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3104"/>
        <w:gridCol w:w="3498"/>
        <w:gridCol w:w="822"/>
        <w:gridCol w:w="2492"/>
        <w:gridCol w:w="3127"/>
      </w:tblGrid>
      <w:tr w:rsidR="008A6F2A" w:rsidRPr="009B708D" w14:paraId="2E52E34E" w14:textId="77777777" w:rsidTr="009B708D">
        <w:trPr>
          <w:cantSplit/>
        </w:trPr>
        <w:tc>
          <w:tcPr>
            <w:tcW w:w="399" w:type="pct"/>
            <w:shd w:val="clear" w:color="auto" w:fill="D9D9D9" w:themeFill="background1" w:themeFillShade="D9"/>
          </w:tcPr>
          <w:p w14:paraId="199B9656"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Role Name</w:t>
            </w:r>
          </w:p>
        </w:tc>
        <w:tc>
          <w:tcPr>
            <w:tcW w:w="1095" w:type="pct"/>
            <w:shd w:val="clear" w:color="auto" w:fill="D9D9D9" w:themeFill="background1" w:themeFillShade="D9"/>
          </w:tcPr>
          <w:p w14:paraId="00E30E94"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Name</w:t>
            </w:r>
          </w:p>
        </w:tc>
        <w:tc>
          <w:tcPr>
            <w:tcW w:w="1234" w:type="pct"/>
            <w:shd w:val="clear" w:color="auto" w:fill="D9D9D9" w:themeFill="background1" w:themeFillShade="D9"/>
          </w:tcPr>
          <w:p w14:paraId="21B2F31F"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Description</w:t>
            </w:r>
          </w:p>
        </w:tc>
        <w:tc>
          <w:tcPr>
            <w:tcW w:w="290" w:type="pct"/>
            <w:shd w:val="clear" w:color="auto" w:fill="D9D9D9" w:themeFill="background1" w:themeFillShade="D9"/>
          </w:tcPr>
          <w:p w14:paraId="6925BE4F" w14:textId="77777777" w:rsidR="002D432E" w:rsidRPr="009B708D" w:rsidRDefault="002D432E" w:rsidP="00C128E3">
            <w:pPr>
              <w:suppressAutoHyphens/>
              <w:snapToGrid w:val="0"/>
              <w:spacing w:before="60" w:after="60" w:line="240" w:lineRule="auto"/>
              <w:jc w:val="center"/>
              <w:rPr>
                <w:b/>
                <w:bCs/>
                <w:sz w:val="18"/>
                <w:szCs w:val="18"/>
                <w:lang w:eastAsia="ar-SA"/>
              </w:rPr>
            </w:pPr>
            <w:proofErr w:type="spellStart"/>
            <w:r w:rsidRPr="009B708D">
              <w:rPr>
                <w:b/>
                <w:sz w:val="18"/>
                <w:szCs w:val="18"/>
                <w:lang w:eastAsia="ar-SA"/>
              </w:rPr>
              <w:t>Mult</w:t>
            </w:r>
            <w:proofErr w:type="spellEnd"/>
          </w:p>
        </w:tc>
        <w:tc>
          <w:tcPr>
            <w:tcW w:w="879" w:type="pct"/>
            <w:shd w:val="clear" w:color="auto" w:fill="D9D9D9" w:themeFill="background1" w:themeFillShade="D9"/>
          </w:tcPr>
          <w:p w14:paraId="6802BE11"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Type</w:t>
            </w:r>
          </w:p>
        </w:tc>
        <w:tc>
          <w:tcPr>
            <w:tcW w:w="1104" w:type="pct"/>
            <w:shd w:val="clear" w:color="auto" w:fill="D9D9D9" w:themeFill="background1" w:themeFillShade="D9"/>
          </w:tcPr>
          <w:p w14:paraId="4C4280C5"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Remarks</w:t>
            </w:r>
          </w:p>
        </w:tc>
      </w:tr>
      <w:tr w:rsidR="008A6F2A" w:rsidRPr="009B708D" w14:paraId="74153727" w14:textId="77777777" w:rsidTr="009B708D">
        <w:trPr>
          <w:cantSplit/>
        </w:trPr>
        <w:tc>
          <w:tcPr>
            <w:tcW w:w="399" w:type="pct"/>
          </w:tcPr>
          <w:p w14:paraId="3CE6E3BB"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Class</w:t>
            </w:r>
          </w:p>
        </w:tc>
        <w:tc>
          <w:tcPr>
            <w:tcW w:w="1095" w:type="pct"/>
          </w:tcPr>
          <w:p w14:paraId="00BB3FD9" w14:textId="04CA81C9"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PT_Locale</w:t>
            </w:r>
            <w:proofErr w:type="spellEnd"/>
          </w:p>
        </w:tc>
        <w:tc>
          <w:tcPr>
            <w:tcW w:w="1234" w:type="pct"/>
          </w:tcPr>
          <w:p w14:paraId="2A8D232D" w14:textId="79772070"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description of a locale</w:t>
            </w:r>
          </w:p>
        </w:tc>
        <w:tc>
          <w:tcPr>
            <w:tcW w:w="290" w:type="pct"/>
          </w:tcPr>
          <w:p w14:paraId="038B49CC" w14:textId="1376B1F4"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w:t>
            </w:r>
          </w:p>
        </w:tc>
        <w:tc>
          <w:tcPr>
            <w:tcW w:w="879" w:type="pct"/>
          </w:tcPr>
          <w:p w14:paraId="119ACAED" w14:textId="47F4EF24"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w:t>
            </w:r>
          </w:p>
        </w:tc>
        <w:tc>
          <w:tcPr>
            <w:tcW w:w="1104" w:type="pct"/>
          </w:tcPr>
          <w:p w14:paraId="7A679D94" w14:textId="4D36F9FB"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From ISO 19115-1</w:t>
            </w:r>
          </w:p>
        </w:tc>
      </w:tr>
      <w:tr w:rsidR="008A6F2A" w:rsidRPr="009B708D" w14:paraId="27DCE269" w14:textId="77777777" w:rsidTr="009B708D">
        <w:trPr>
          <w:cantSplit/>
        </w:trPr>
        <w:tc>
          <w:tcPr>
            <w:tcW w:w="399" w:type="pct"/>
          </w:tcPr>
          <w:p w14:paraId="6CF1C97A"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Value</w:t>
            </w:r>
          </w:p>
        </w:tc>
        <w:tc>
          <w:tcPr>
            <w:tcW w:w="1095" w:type="pct"/>
          </w:tcPr>
          <w:p w14:paraId="12CB4655" w14:textId="75312930"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language</w:t>
            </w:r>
          </w:p>
        </w:tc>
        <w:tc>
          <w:tcPr>
            <w:tcW w:w="1234" w:type="pct"/>
          </w:tcPr>
          <w:p w14:paraId="1B55EBD8" w14:textId="54F8D643"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designation of the locale language</w:t>
            </w:r>
          </w:p>
        </w:tc>
        <w:tc>
          <w:tcPr>
            <w:tcW w:w="290" w:type="pct"/>
          </w:tcPr>
          <w:p w14:paraId="4A458374" w14:textId="694099C9"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1</w:t>
            </w:r>
          </w:p>
        </w:tc>
        <w:tc>
          <w:tcPr>
            <w:tcW w:w="879" w:type="pct"/>
          </w:tcPr>
          <w:p w14:paraId="67D0C5A4" w14:textId="6E589EDD"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LanguageCode</w:t>
            </w:r>
            <w:proofErr w:type="spellEnd"/>
          </w:p>
        </w:tc>
        <w:tc>
          <w:tcPr>
            <w:tcW w:w="1104" w:type="pct"/>
          </w:tcPr>
          <w:p w14:paraId="4F3B0FE0" w14:textId="45AB3FDD"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ISO 639-2 3-letter language codes.</w:t>
            </w:r>
          </w:p>
        </w:tc>
      </w:tr>
      <w:tr w:rsidR="008A6F2A" w:rsidRPr="009B708D" w14:paraId="1D8F349D" w14:textId="77777777" w:rsidTr="009B708D">
        <w:trPr>
          <w:cantSplit/>
        </w:trPr>
        <w:tc>
          <w:tcPr>
            <w:tcW w:w="399" w:type="pct"/>
          </w:tcPr>
          <w:p w14:paraId="5FE6AE69"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Value</w:t>
            </w:r>
          </w:p>
        </w:tc>
        <w:tc>
          <w:tcPr>
            <w:tcW w:w="1095" w:type="pct"/>
          </w:tcPr>
          <w:p w14:paraId="2FBDCAF0" w14:textId="701905F5"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country</w:t>
            </w:r>
          </w:p>
        </w:tc>
        <w:tc>
          <w:tcPr>
            <w:tcW w:w="1234" w:type="pct"/>
          </w:tcPr>
          <w:p w14:paraId="1F1F1608" w14:textId="130EDD50"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designation of the specific country of the locale language</w:t>
            </w:r>
          </w:p>
        </w:tc>
        <w:tc>
          <w:tcPr>
            <w:tcW w:w="290" w:type="pct"/>
          </w:tcPr>
          <w:p w14:paraId="069CF745" w14:textId="3C4D0CA5"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0..1</w:t>
            </w:r>
          </w:p>
        </w:tc>
        <w:tc>
          <w:tcPr>
            <w:tcW w:w="879" w:type="pct"/>
          </w:tcPr>
          <w:p w14:paraId="4EC6B4AF" w14:textId="72EAF3D3"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CountryCode</w:t>
            </w:r>
            <w:proofErr w:type="spellEnd"/>
          </w:p>
        </w:tc>
        <w:tc>
          <w:tcPr>
            <w:tcW w:w="1104" w:type="pct"/>
          </w:tcPr>
          <w:p w14:paraId="380E7444" w14:textId="1463CF01"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ISO 3166-2 2-letter country codes</w:t>
            </w:r>
          </w:p>
        </w:tc>
      </w:tr>
      <w:tr w:rsidR="006528F8" w:rsidRPr="009B708D" w14:paraId="3E819A94" w14:textId="77777777" w:rsidTr="009B708D">
        <w:trPr>
          <w:cantSplit/>
        </w:trPr>
        <w:tc>
          <w:tcPr>
            <w:tcW w:w="399" w:type="pct"/>
          </w:tcPr>
          <w:p w14:paraId="19E231B2"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Value</w:t>
            </w:r>
          </w:p>
        </w:tc>
        <w:tc>
          <w:tcPr>
            <w:tcW w:w="1095" w:type="pct"/>
          </w:tcPr>
          <w:p w14:paraId="15993828" w14:textId="7B88F6E7"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characterEncoding</w:t>
            </w:r>
            <w:proofErr w:type="spellEnd"/>
          </w:p>
        </w:tc>
        <w:tc>
          <w:tcPr>
            <w:tcW w:w="1234" w:type="pct"/>
          </w:tcPr>
          <w:p w14:paraId="320C1CBE" w14:textId="08830AAA"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designation of the character set to be used to encode the textual value of the locale</w:t>
            </w:r>
          </w:p>
        </w:tc>
        <w:tc>
          <w:tcPr>
            <w:tcW w:w="290" w:type="pct"/>
          </w:tcPr>
          <w:p w14:paraId="15B76012" w14:textId="263CCA4A"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1</w:t>
            </w:r>
          </w:p>
        </w:tc>
        <w:tc>
          <w:tcPr>
            <w:tcW w:w="879" w:type="pct"/>
          </w:tcPr>
          <w:p w14:paraId="36ED4B1C" w14:textId="05294B02"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MD_CharacterSetCode</w:t>
            </w:r>
            <w:proofErr w:type="spellEnd"/>
          </w:p>
        </w:tc>
        <w:tc>
          <w:tcPr>
            <w:tcW w:w="1104" w:type="pct"/>
          </w:tcPr>
          <w:p w14:paraId="48675055" w14:textId="67DB8952" w:rsidR="006528F8" w:rsidRPr="009B708D" w:rsidRDefault="005A1867" w:rsidP="00C128E3">
            <w:pPr>
              <w:suppressAutoHyphens/>
              <w:snapToGrid w:val="0"/>
              <w:spacing w:before="60" w:after="60" w:line="240" w:lineRule="auto"/>
              <w:jc w:val="left"/>
              <w:rPr>
                <w:b/>
                <w:bCs/>
                <w:sz w:val="18"/>
                <w:szCs w:val="18"/>
                <w:lang w:eastAsia="ar-SA"/>
              </w:rPr>
            </w:pPr>
            <w:r w:rsidRPr="009B708D">
              <w:rPr>
                <w:sz w:val="18"/>
                <w:szCs w:val="18"/>
              </w:rPr>
              <w:t>UTF-8 is used in S-100</w:t>
            </w:r>
          </w:p>
        </w:tc>
      </w:tr>
    </w:tbl>
    <w:p w14:paraId="5BD7C99D" w14:textId="77777777" w:rsidR="006528F8" w:rsidRPr="008A6F2A" w:rsidRDefault="006528F8" w:rsidP="0006033E">
      <w:pPr>
        <w:spacing w:after="0" w:line="240" w:lineRule="auto"/>
      </w:pPr>
    </w:p>
    <w:p w14:paraId="2A0B712E" w14:textId="73C23AB6" w:rsidR="006528F8" w:rsidRDefault="006528F8" w:rsidP="00C128E3">
      <w:pPr>
        <w:spacing w:after="120" w:line="240" w:lineRule="auto"/>
      </w:pPr>
      <w:bookmarkStart w:id="1809" w:name="_Toc510784370"/>
      <w:bookmarkStart w:id="1810" w:name="_Toc510785519"/>
      <w:bookmarkStart w:id="1811" w:name="_Toc225065171"/>
      <w:bookmarkStart w:id="1812" w:name="_Toc439685328"/>
      <w:bookmarkStart w:id="1813" w:name="_Toc225648314"/>
      <w:bookmarkEnd w:id="1809"/>
      <w:bookmarkEnd w:id="1810"/>
      <w:r w:rsidRPr="008A6F2A">
        <w:lastRenderedPageBreak/>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5A1867">
        <w:t>are</w:t>
      </w:r>
      <w:r w:rsidRPr="008A6F2A">
        <w:t xml:space="preserve"> defined in </w:t>
      </w:r>
      <w:r w:rsidR="005A1867">
        <w:t xml:space="preserve">a </w:t>
      </w:r>
      <w:r w:rsidRPr="008A6F2A">
        <w:t xml:space="preserve">resource file </w:t>
      </w:r>
      <w:r w:rsidR="005A1867">
        <w:t>in the S-100 5.0 schemas distribution</w:t>
      </w:r>
      <w:r w:rsidRPr="008A6F2A">
        <w:t>.</w:t>
      </w:r>
    </w:p>
    <w:p w14:paraId="7D535325" w14:textId="0CBC6FF0" w:rsidR="009E378A" w:rsidRDefault="009E378A" w:rsidP="009E378A">
      <w:pPr>
        <w:pStyle w:val="Heading4"/>
      </w:pPr>
      <w:proofErr w:type="spellStart"/>
      <w:r>
        <w:t>EX_GeographicBoundingBox</w:t>
      </w:r>
      <w:proofErr w:type="spellEnd"/>
    </w:p>
    <w:p w14:paraId="341EF280" w14:textId="225369C2" w:rsidR="009E378A" w:rsidRDefault="009E378A" w:rsidP="00C128E3">
      <w:pPr>
        <w:spacing w:after="120" w:line="240" w:lineRule="auto"/>
      </w:pPr>
      <w: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00" w:firstRow="0" w:lastRow="0" w:firstColumn="0" w:lastColumn="0" w:noHBand="0" w:noVBand="0"/>
      </w:tblPr>
      <w:tblGrid>
        <w:gridCol w:w="1371"/>
        <w:gridCol w:w="2764"/>
        <w:gridCol w:w="3825"/>
        <w:gridCol w:w="1007"/>
        <w:gridCol w:w="823"/>
        <w:gridCol w:w="4398"/>
      </w:tblGrid>
      <w:tr w:rsidR="009E378A" w:rsidRPr="00EA68F3" w14:paraId="6B320953" w14:textId="77777777" w:rsidTr="0062465A">
        <w:trPr>
          <w:cantSplit/>
          <w:trHeight w:val="173"/>
          <w:tblHeader/>
          <w:jc w:val="center"/>
        </w:trPr>
        <w:tc>
          <w:tcPr>
            <w:tcW w:w="483" w:type="pct"/>
            <w:shd w:val="clear" w:color="auto" w:fill="D9D9D9" w:themeFill="background1" w:themeFillShade="D9"/>
          </w:tcPr>
          <w:p w14:paraId="26BAB748"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Role Name</w:t>
            </w:r>
          </w:p>
        </w:tc>
        <w:tc>
          <w:tcPr>
            <w:tcW w:w="974" w:type="pct"/>
            <w:shd w:val="clear" w:color="auto" w:fill="D9D9D9" w:themeFill="background1" w:themeFillShade="D9"/>
            <w:vAlign w:val="center"/>
          </w:tcPr>
          <w:p w14:paraId="6415FAA7"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Name</w:t>
            </w:r>
          </w:p>
        </w:tc>
        <w:tc>
          <w:tcPr>
            <w:tcW w:w="1348" w:type="pct"/>
            <w:shd w:val="clear" w:color="auto" w:fill="D9D9D9" w:themeFill="background1" w:themeFillShade="D9"/>
            <w:vAlign w:val="center"/>
          </w:tcPr>
          <w:p w14:paraId="3A3DCD08"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Description</w:t>
            </w:r>
          </w:p>
        </w:tc>
        <w:tc>
          <w:tcPr>
            <w:tcW w:w="355" w:type="pct"/>
            <w:shd w:val="clear" w:color="auto" w:fill="D9D9D9" w:themeFill="background1" w:themeFillShade="D9"/>
            <w:vAlign w:val="center"/>
          </w:tcPr>
          <w:p w14:paraId="6FEF891D" w14:textId="77777777" w:rsidR="009E378A" w:rsidRPr="00EA68F3" w:rsidRDefault="009E378A" w:rsidP="00081FF3">
            <w:pPr>
              <w:snapToGrid w:val="0"/>
              <w:spacing w:after="60" w:line="240" w:lineRule="auto"/>
              <w:jc w:val="center"/>
              <w:rPr>
                <w:rFonts w:cs="Arial"/>
                <w:b/>
                <w:sz w:val="18"/>
                <w:szCs w:val="18"/>
              </w:rPr>
            </w:pPr>
            <w:proofErr w:type="spellStart"/>
            <w:r w:rsidRPr="00EA68F3">
              <w:rPr>
                <w:rFonts w:cs="Arial"/>
                <w:b/>
                <w:sz w:val="18"/>
                <w:szCs w:val="18"/>
              </w:rPr>
              <w:t>Mult</w:t>
            </w:r>
            <w:proofErr w:type="spellEnd"/>
          </w:p>
        </w:tc>
        <w:tc>
          <w:tcPr>
            <w:tcW w:w="290" w:type="pct"/>
            <w:shd w:val="clear" w:color="auto" w:fill="D9D9D9" w:themeFill="background1" w:themeFillShade="D9"/>
            <w:vAlign w:val="center"/>
          </w:tcPr>
          <w:p w14:paraId="536C1C3D"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Type</w:t>
            </w:r>
          </w:p>
        </w:tc>
        <w:tc>
          <w:tcPr>
            <w:tcW w:w="1550" w:type="pct"/>
            <w:shd w:val="clear" w:color="auto" w:fill="D9D9D9" w:themeFill="background1" w:themeFillShade="D9"/>
            <w:vAlign w:val="center"/>
          </w:tcPr>
          <w:p w14:paraId="75842FFE"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Remarks</w:t>
            </w:r>
          </w:p>
        </w:tc>
      </w:tr>
      <w:tr w:rsidR="009E378A" w:rsidRPr="00EA68F3" w14:paraId="325E6C9E" w14:textId="77777777" w:rsidTr="00081FF3">
        <w:trPr>
          <w:cantSplit/>
          <w:trHeight w:val="173"/>
          <w:jc w:val="center"/>
        </w:trPr>
        <w:tc>
          <w:tcPr>
            <w:tcW w:w="483" w:type="pct"/>
          </w:tcPr>
          <w:p w14:paraId="799C9E46"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Class</w:t>
            </w:r>
          </w:p>
        </w:tc>
        <w:tc>
          <w:tcPr>
            <w:tcW w:w="974" w:type="pct"/>
            <w:tcMar>
              <w:left w:w="58" w:type="dxa"/>
              <w:right w:w="58" w:type="dxa"/>
            </w:tcMar>
            <w:vAlign w:val="center"/>
          </w:tcPr>
          <w:p w14:paraId="0870DDA4"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EX_GeographicBoundingBox</w:t>
            </w:r>
            <w:proofErr w:type="spellEnd"/>
          </w:p>
        </w:tc>
        <w:tc>
          <w:tcPr>
            <w:tcW w:w="1348" w:type="pct"/>
            <w:tcMar>
              <w:left w:w="58" w:type="dxa"/>
              <w:right w:w="58" w:type="dxa"/>
            </w:tcMar>
            <w:vAlign w:val="center"/>
          </w:tcPr>
          <w:p w14:paraId="6CF399F1" w14:textId="77777777" w:rsidR="009E378A" w:rsidRPr="00EA68F3" w:rsidRDefault="009E378A" w:rsidP="00081FF3">
            <w:pPr>
              <w:snapToGrid w:val="0"/>
              <w:spacing w:after="60" w:line="240" w:lineRule="auto"/>
              <w:rPr>
                <w:rFonts w:cs="Arial"/>
                <w:sz w:val="18"/>
                <w:szCs w:val="18"/>
              </w:rPr>
            </w:pPr>
            <w:r w:rsidRPr="00EA68F3">
              <w:rPr>
                <w:sz w:val="18"/>
                <w:szCs w:val="18"/>
              </w:rPr>
              <w:t>geographic position of the dataset</w:t>
            </w:r>
          </w:p>
        </w:tc>
        <w:tc>
          <w:tcPr>
            <w:tcW w:w="355" w:type="pct"/>
            <w:tcMar>
              <w:left w:w="58" w:type="dxa"/>
              <w:right w:w="58" w:type="dxa"/>
            </w:tcMar>
            <w:vAlign w:val="center"/>
          </w:tcPr>
          <w:p w14:paraId="5865A9B0" w14:textId="77777777" w:rsidR="009E378A" w:rsidRPr="00EA68F3" w:rsidRDefault="009E378A" w:rsidP="00081FF3">
            <w:pPr>
              <w:snapToGrid w:val="0"/>
              <w:spacing w:after="60" w:line="240" w:lineRule="auto"/>
              <w:jc w:val="center"/>
              <w:rPr>
                <w:rFonts w:cs="Arial"/>
                <w:sz w:val="18"/>
                <w:szCs w:val="18"/>
              </w:rPr>
            </w:pPr>
            <w:r w:rsidRPr="00EA68F3">
              <w:rPr>
                <w:rFonts w:cs="Arial"/>
                <w:sz w:val="18"/>
                <w:szCs w:val="18"/>
              </w:rPr>
              <w:t>-</w:t>
            </w:r>
          </w:p>
        </w:tc>
        <w:tc>
          <w:tcPr>
            <w:tcW w:w="290" w:type="pct"/>
            <w:tcMar>
              <w:left w:w="58" w:type="dxa"/>
              <w:right w:w="58" w:type="dxa"/>
            </w:tcMar>
            <w:vAlign w:val="center"/>
          </w:tcPr>
          <w:p w14:paraId="4F2B979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w:t>
            </w:r>
          </w:p>
        </w:tc>
        <w:tc>
          <w:tcPr>
            <w:tcW w:w="1550" w:type="pct"/>
            <w:tcMar>
              <w:left w:w="58" w:type="dxa"/>
              <w:right w:w="58" w:type="dxa"/>
            </w:tcMar>
            <w:vAlign w:val="center"/>
          </w:tcPr>
          <w:p w14:paraId="56631661"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Defined in ISO 19115-1: geographic position of the resource</w:t>
            </w:r>
          </w:p>
        </w:tc>
      </w:tr>
      <w:tr w:rsidR="009E378A" w:rsidRPr="00EA68F3" w14:paraId="643F015A" w14:textId="77777777" w:rsidTr="00081FF3">
        <w:trPr>
          <w:cantSplit/>
          <w:trHeight w:val="173"/>
          <w:jc w:val="center"/>
        </w:trPr>
        <w:tc>
          <w:tcPr>
            <w:tcW w:w="483" w:type="pct"/>
          </w:tcPr>
          <w:p w14:paraId="6B79BA0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37E23CBD"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westBoundLongitude</w:t>
            </w:r>
            <w:proofErr w:type="spellEnd"/>
          </w:p>
        </w:tc>
        <w:tc>
          <w:tcPr>
            <w:tcW w:w="1348" w:type="pct"/>
            <w:tcMar>
              <w:left w:w="58" w:type="dxa"/>
              <w:right w:w="58" w:type="dxa"/>
            </w:tcMar>
            <w:vAlign w:val="center"/>
          </w:tcPr>
          <w:p w14:paraId="7D41004A" w14:textId="77777777" w:rsidR="009E378A" w:rsidRPr="00EA68F3" w:rsidRDefault="009E378A" w:rsidP="00081FF3">
            <w:pPr>
              <w:snapToGrid w:val="0"/>
              <w:spacing w:after="60" w:line="240" w:lineRule="auto"/>
              <w:rPr>
                <w:sz w:val="18"/>
                <w:szCs w:val="18"/>
              </w:rPr>
            </w:pPr>
            <w:r w:rsidRPr="00EA68F3">
              <w:rPr>
                <w:sz w:val="18"/>
                <w:szCs w:val="18"/>
              </w:rPr>
              <w:t>western-most coordinate of the limit of the dataset extent, expressed in longitude in decimal degrees (positive east)</w:t>
            </w:r>
          </w:p>
        </w:tc>
        <w:tc>
          <w:tcPr>
            <w:tcW w:w="355" w:type="pct"/>
            <w:tcMar>
              <w:left w:w="58" w:type="dxa"/>
              <w:right w:w="58" w:type="dxa"/>
            </w:tcMar>
            <w:vAlign w:val="center"/>
          </w:tcPr>
          <w:p w14:paraId="41B50AB9" w14:textId="77777777" w:rsidR="009E378A" w:rsidRPr="00EA68F3" w:rsidRDefault="009E378A" w:rsidP="00081FF3">
            <w:pPr>
              <w:snapToGrid w:val="0"/>
              <w:spacing w:after="60" w:line="240" w:lineRule="auto"/>
              <w:jc w:val="center"/>
              <w:rPr>
                <w:rFonts w:cs="Arial"/>
                <w:sz w:val="18"/>
                <w:szCs w:val="18"/>
              </w:rPr>
            </w:pPr>
            <w:r w:rsidRPr="00EA68F3">
              <w:rPr>
                <w:sz w:val="18"/>
                <w:szCs w:val="18"/>
              </w:rPr>
              <w:t>1</w:t>
            </w:r>
          </w:p>
        </w:tc>
        <w:tc>
          <w:tcPr>
            <w:tcW w:w="290" w:type="pct"/>
            <w:tcMar>
              <w:left w:w="58" w:type="dxa"/>
              <w:right w:w="58" w:type="dxa"/>
            </w:tcMar>
            <w:vAlign w:val="center"/>
          </w:tcPr>
          <w:p w14:paraId="59692E27" w14:textId="77777777" w:rsidR="009E378A" w:rsidRPr="00EA68F3" w:rsidRDefault="009E378A" w:rsidP="00081FF3">
            <w:pPr>
              <w:snapToGrid w:val="0"/>
              <w:spacing w:after="60" w:line="240" w:lineRule="auto"/>
              <w:rPr>
                <w:rFonts w:cs="Arial"/>
                <w:sz w:val="18"/>
                <w:szCs w:val="18"/>
              </w:rPr>
            </w:pPr>
            <w:r w:rsidRPr="00EA68F3">
              <w:rPr>
                <w:sz w:val="18"/>
                <w:szCs w:val="18"/>
              </w:rPr>
              <w:t>Real</w:t>
            </w:r>
          </w:p>
        </w:tc>
        <w:tc>
          <w:tcPr>
            <w:tcW w:w="1550" w:type="pct"/>
            <w:tcMar>
              <w:left w:w="58" w:type="dxa"/>
              <w:right w:w="58" w:type="dxa"/>
            </w:tcMar>
            <w:vAlign w:val="center"/>
          </w:tcPr>
          <w:p w14:paraId="331C6AEE"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Arc degrees</w:t>
            </w:r>
          </w:p>
        </w:tc>
      </w:tr>
      <w:tr w:rsidR="009E378A" w:rsidRPr="00EA68F3" w14:paraId="15C949B1" w14:textId="77777777" w:rsidTr="00081FF3">
        <w:trPr>
          <w:cantSplit/>
          <w:trHeight w:val="173"/>
          <w:jc w:val="center"/>
        </w:trPr>
        <w:tc>
          <w:tcPr>
            <w:tcW w:w="483" w:type="pct"/>
          </w:tcPr>
          <w:p w14:paraId="6023D22E"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59430B8C"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eastBoundLongitude</w:t>
            </w:r>
            <w:proofErr w:type="spellEnd"/>
          </w:p>
        </w:tc>
        <w:tc>
          <w:tcPr>
            <w:tcW w:w="1348" w:type="pct"/>
            <w:tcMar>
              <w:left w:w="58" w:type="dxa"/>
              <w:right w:w="58" w:type="dxa"/>
            </w:tcMar>
            <w:vAlign w:val="center"/>
          </w:tcPr>
          <w:p w14:paraId="7C1ED5B8" w14:textId="77777777" w:rsidR="009E378A" w:rsidRPr="00EA68F3" w:rsidRDefault="009E378A" w:rsidP="00081FF3">
            <w:pPr>
              <w:snapToGrid w:val="0"/>
              <w:spacing w:after="60" w:line="240" w:lineRule="auto"/>
              <w:rPr>
                <w:sz w:val="18"/>
                <w:szCs w:val="18"/>
              </w:rPr>
            </w:pPr>
            <w:r w:rsidRPr="00EA68F3">
              <w:rPr>
                <w:sz w:val="18"/>
                <w:szCs w:val="18"/>
              </w:rPr>
              <w:t>eastern-most coordinate of the limit of the dataset extent, expressed in longitude in decimal degrees (positive east)</w:t>
            </w:r>
          </w:p>
        </w:tc>
        <w:tc>
          <w:tcPr>
            <w:tcW w:w="355" w:type="pct"/>
            <w:tcMar>
              <w:left w:w="58" w:type="dxa"/>
              <w:right w:w="58" w:type="dxa"/>
            </w:tcMar>
            <w:vAlign w:val="center"/>
          </w:tcPr>
          <w:p w14:paraId="45F9E835" w14:textId="77777777" w:rsidR="009E378A" w:rsidRPr="00EA68F3" w:rsidRDefault="009E378A" w:rsidP="00081FF3">
            <w:pPr>
              <w:snapToGrid w:val="0"/>
              <w:spacing w:after="60" w:line="240" w:lineRule="auto"/>
              <w:jc w:val="center"/>
              <w:rPr>
                <w:rFonts w:cs="Arial"/>
                <w:sz w:val="18"/>
                <w:szCs w:val="18"/>
              </w:rPr>
            </w:pPr>
            <w:r w:rsidRPr="00EA68F3">
              <w:rPr>
                <w:sz w:val="18"/>
                <w:szCs w:val="18"/>
              </w:rPr>
              <w:t>1</w:t>
            </w:r>
          </w:p>
        </w:tc>
        <w:tc>
          <w:tcPr>
            <w:tcW w:w="290" w:type="pct"/>
            <w:tcMar>
              <w:left w:w="58" w:type="dxa"/>
              <w:right w:w="58" w:type="dxa"/>
            </w:tcMar>
            <w:vAlign w:val="center"/>
          </w:tcPr>
          <w:p w14:paraId="1F4E168B" w14:textId="77777777" w:rsidR="009E378A" w:rsidRPr="00EA68F3" w:rsidRDefault="009E378A" w:rsidP="00081FF3">
            <w:pPr>
              <w:snapToGrid w:val="0"/>
              <w:spacing w:after="60" w:line="240" w:lineRule="auto"/>
              <w:rPr>
                <w:rFonts w:cs="Arial"/>
                <w:sz w:val="18"/>
                <w:szCs w:val="18"/>
              </w:rPr>
            </w:pPr>
            <w:r w:rsidRPr="00EA68F3">
              <w:rPr>
                <w:sz w:val="18"/>
                <w:szCs w:val="18"/>
              </w:rPr>
              <w:t>Real</w:t>
            </w:r>
          </w:p>
        </w:tc>
        <w:tc>
          <w:tcPr>
            <w:tcW w:w="1550" w:type="pct"/>
            <w:tcMar>
              <w:left w:w="58" w:type="dxa"/>
              <w:right w:w="58" w:type="dxa"/>
            </w:tcMar>
            <w:vAlign w:val="center"/>
          </w:tcPr>
          <w:p w14:paraId="11C38B72"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Arc degrees</w:t>
            </w:r>
          </w:p>
        </w:tc>
      </w:tr>
      <w:tr w:rsidR="009E378A" w:rsidRPr="00EA68F3" w14:paraId="401AA544" w14:textId="77777777" w:rsidTr="00081FF3">
        <w:trPr>
          <w:cantSplit/>
          <w:trHeight w:val="173"/>
          <w:jc w:val="center"/>
        </w:trPr>
        <w:tc>
          <w:tcPr>
            <w:tcW w:w="483" w:type="pct"/>
          </w:tcPr>
          <w:p w14:paraId="661CC46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78A74043" w14:textId="77777777" w:rsidR="009E378A" w:rsidRPr="00EA68F3" w:rsidRDefault="009E378A" w:rsidP="00081FF3">
            <w:pPr>
              <w:snapToGrid w:val="0"/>
              <w:spacing w:after="60" w:line="240" w:lineRule="auto"/>
              <w:rPr>
                <w:sz w:val="18"/>
                <w:szCs w:val="18"/>
              </w:rPr>
            </w:pPr>
            <w:proofErr w:type="spellStart"/>
            <w:r w:rsidRPr="00EA68F3">
              <w:rPr>
                <w:rFonts w:cs="Arial"/>
                <w:sz w:val="18"/>
                <w:szCs w:val="18"/>
              </w:rPr>
              <w:t>southBoundLatitude</w:t>
            </w:r>
            <w:proofErr w:type="spellEnd"/>
          </w:p>
        </w:tc>
        <w:tc>
          <w:tcPr>
            <w:tcW w:w="1348" w:type="pct"/>
            <w:tcMar>
              <w:left w:w="58" w:type="dxa"/>
              <w:right w:w="58" w:type="dxa"/>
            </w:tcMar>
            <w:vAlign w:val="center"/>
          </w:tcPr>
          <w:p w14:paraId="435947EB" w14:textId="77777777" w:rsidR="009E378A" w:rsidRPr="00EA68F3" w:rsidRDefault="009E378A" w:rsidP="00081FF3">
            <w:pPr>
              <w:snapToGrid w:val="0"/>
              <w:spacing w:after="60" w:line="240" w:lineRule="auto"/>
              <w:rPr>
                <w:sz w:val="18"/>
                <w:szCs w:val="18"/>
              </w:rPr>
            </w:pPr>
            <w:r w:rsidRPr="00EA68F3">
              <w:rPr>
                <w:sz w:val="18"/>
                <w:szCs w:val="18"/>
              </w:rPr>
              <w:t>southern-most coordinate of the limit of the dataset extent, expressed in latitude in decimal degrees (positive north)</w:t>
            </w:r>
          </w:p>
        </w:tc>
        <w:tc>
          <w:tcPr>
            <w:tcW w:w="355" w:type="pct"/>
            <w:tcMar>
              <w:left w:w="58" w:type="dxa"/>
              <w:right w:w="58" w:type="dxa"/>
            </w:tcMar>
            <w:vAlign w:val="center"/>
          </w:tcPr>
          <w:p w14:paraId="5328ECB2" w14:textId="77777777" w:rsidR="009E378A" w:rsidRPr="00EA68F3" w:rsidRDefault="009E378A" w:rsidP="00081FF3">
            <w:pPr>
              <w:snapToGrid w:val="0"/>
              <w:spacing w:after="60" w:line="240" w:lineRule="auto"/>
              <w:jc w:val="center"/>
              <w:rPr>
                <w:sz w:val="18"/>
                <w:szCs w:val="18"/>
              </w:rPr>
            </w:pPr>
            <w:r w:rsidRPr="00EA68F3">
              <w:rPr>
                <w:sz w:val="18"/>
                <w:szCs w:val="18"/>
              </w:rPr>
              <w:t>1</w:t>
            </w:r>
          </w:p>
        </w:tc>
        <w:tc>
          <w:tcPr>
            <w:tcW w:w="290" w:type="pct"/>
            <w:tcMar>
              <w:left w:w="58" w:type="dxa"/>
              <w:right w:w="58" w:type="dxa"/>
            </w:tcMar>
            <w:vAlign w:val="center"/>
          </w:tcPr>
          <w:p w14:paraId="640D38D6" w14:textId="77777777" w:rsidR="009E378A" w:rsidRPr="00EA68F3" w:rsidRDefault="009E378A" w:rsidP="00081FF3">
            <w:pPr>
              <w:snapToGrid w:val="0"/>
              <w:spacing w:after="60" w:line="240" w:lineRule="auto"/>
              <w:rPr>
                <w:sz w:val="18"/>
                <w:szCs w:val="18"/>
              </w:rPr>
            </w:pPr>
            <w:r w:rsidRPr="00EA68F3">
              <w:rPr>
                <w:sz w:val="18"/>
                <w:szCs w:val="18"/>
              </w:rPr>
              <w:t>Real</w:t>
            </w:r>
          </w:p>
        </w:tc>
        <w:tc>
          <w:tcPr>
            <w:tcW w:w="1550" w:type="pct"/>
            <w:tcMar>
              <w:left w:w="58" w:type="dxa"/>
              <w:right w:w="58" w:type="dxa"/>
            </w:tcMar>
            <w:vAlign w:val="center"/>
          </w:tcPr>
          <w:p w14:paraId="6A4A5137" w14:textId="77777777" w:rsidR="009E378A" w:rsidRPr="00EA68F3" w:rsidRDefault="009E378A" w:rsidP="00081FF3">
            <w:pPr>
              <w:snapToGrid w:val="0"/>
              <w:spacing w:after="60" w:line="240" w:lineRule="auto"/>
              <w:rPr>
                <w:sz w:val="18"/>
                <w:szCs w:val="18"/>
              </w:rPr>
            </w:pPr>
            <w:r w:rsidRPr="00EA68F3">
              <w:rPr>
                <w:rFonts w:cs="Arial"/>
                <w:sz w:val="18"/>
                <w:szCs w:val="18"/>
              </w:rPr>
              <w:t>Arc degrees</w:t>
            </w:r>
          </w:p>
        </w:tc>
      </w:tr>
      <w:tr w:rsidR="009E378A" w:rsidRPr="00EA68F3" w14:paraId="4EE9AC8A" w14:textId="77777777" w:rsidTr="00081FF3">
        <w:trPr>
          <w:cantSplit/>
          <w:trHeight w:val="173"/>
          <w:jc w:val="center"/>
        </w:trPr>
        <w:tc>
          <w:tcPr>
            <w:tcW w:w="483" w:type="pct"/>
          </w:tcPr>
          <w:p w14:paraId="5942E5F6"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767CFA69"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northBoundLatitude</w:t>
            </w:r>
            <w:proofErr w:type="spellEnd"/>
          </w:p>
        </w:tc>
        <w:tc>
          <w:tcPr>
            <w:tcW w:w="1348" w:type="pct"/>
            <w:tcMar>
              <w:left w:w="58" w:type="dxa"/>
              <w:right w:w="58" w:type="dxa"/>
            </w:tcMar>
            <w:vAlign w:val="center"/>
          </w:tcPr>
          <w:p w14:paraId="339F8B80" w14:textId="77777777" w:rsidR="009E378A" w:rsidRPr="00EA68F3" w:rsidRDefault="009E378A" w:rsidP="00081FF3">
            <w:pPr>
              <w:snapToGrid w:val="0"/>
              <w:spacing w:after="60" w:line="240" w:lineRule="auto"/>
              <w:rPr>
                <w:rFonts w:cs="Arial"/>
                <w:sz w:val="18"/>
                <w:szCs w:val="18"/>
              </w:rPr>
            </w:pPr>
            <w:r w:rsidRPr="00EA68F3">
              <w:rPr>
                <w:sz w:val="18"/>
                <w:szCs w:val="18"/>
              </w:rPr>
              <w:t>northern-most, coordinate of the limit of the dataset extent expressed in latitude in decimal degrees (positive north)</w:t>
            </w:r>
          </w:p>
        </w:tc>
        <w:tc>
          <w:tcPr>
            <w:tcW w:w="355" w:type="pct"/>
            <w:tcMar>
              <w:left w:w="58" w:type="dxa"/>
              <w:right w:w="58" w:type="dxa"/>
            </w:tcMar>
            <w:vAlign w:val="center"/>
          </w:tcPr>
          <w:p w14:paraId="0AB782FF" w14:textId="77777777" w:rsidR="009E378A" w:rsidRPr="00EA68F3" w:rsidRDefault="009E378A" w:rsidP="00081FF3">
            <w:pPr>
              <w:snapToGrid w:val="0"/>
              <w:spacing w:after="60" w:line="240" w:lineRule="auto"/>
              <w:jc w:val="center"/>
              <w:rPr>
                <w:rFonts w:cs="Arial"/>
                <w:sz w:val="18"/>
                <w:szCs w:val="18"/>
              </w:rPr>
            </w:pPr>
            <w:r w:rsidRPr="00EA68F3">
              <w:rPr>
                <w:sz w:val="18"/>
                <w:szCs w:val="18"/>
              </w:rPr>
              <w:t>1</w:t>
            </w:r>
          </w:p>
        </w:tc>
        <w:tc>
          <w:tcPr>
            <w:tcW w:w="290" w:type="pct"/>
            <w:tcMar>
              <w:left w:w="58" w:type="dxa"/>
              <w:right w:w="58" w:type="dxa"/>
            </w:tcMar>
            <w:vAlign w:val="center"/>
          </w:tcPr>
          <w:p w14:paraId="3D292DC7" w14:textId="77777777" w:rsidR="009E378A" w:rsidRPr="00EA68F3" w:rsidRDefault="009E378A" w:rsidP="00081FF3">
            <w:pPr>
              <w:snapToGrid w:val="0"/>
              <w:spacing w:after="60" w:line="240" w:lineRule="auto"/>
              <w:rPr>
                <w:rFonts w:cs="Arial"/>
                <w:sz w:val="18"/>
                <w:szCs w:val="18"/>
              </w:rPr>
            </w:pPr>
            <w:r w:rsidRPr="00EA68F3">
              <w:rPr>
                <w:sz w:val="18"/>
                <w:szCs w:val="18"/>
              </w:rPr>
              <w:t>Real</w:t>
            </w:r>
          </w:p>
        </w:tc>
        <w:tc>
          <w:tcPr>
            <w:tcW w:w="1550" w:type="pct"/>
            <w:tcMar>
              <w:left w:w="58" w:type="dxa"/>
              <w:right w:w="58" w:type="dxa"/>
            </w:tcMar>
            <w:vAlign w:val="center"/>
          </w:tcPr>
          <w:p w14:paraId="6FCE0D8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Arc degrees</w:t>
            </w:r>
          </w:p>
        </w:tc>
      </w:tr>
    </w:tbl>
    <w:p w14:paraId="6E599D47" w14:textId="77777777" w:rsidR="009E378A" w:rsidRPr="008A6F2A" w:rsidRDefault="009E378A" w:rsidP="00C128E3">
      <w:pPr>
        <w:spacing w:after="120" w:line="240" w:lineRule="auto"/>
      </w:pPr>
    </w:p>
    <w:p w14:paraId="1401B66C" w14:textId="750CEDA6" w:rsidR="006528F8" w:rsidRDefault="009E378A" w:rsidP="009E378A">
      <w:pPr>
        <w:pStyle w:val="Heading4"/>
      </w:pPr>
      <w:proofErr w:type="spellStart"/>
      <w:r>
        <w:t>EX_BoundingPolygon</w:t>
      </w:r>
      <w:proofErr w:type="spellEnd"/>
    </w:p>
    <w:p w14:paraId="0C05DFA9" w14:textId="04F7CE7C" w:rsidR="009E378A" w:rsidRDefault="009E378A" w:rsidP="00C128E3">
      <w:pPr>
        <w:spacing w:after="120" w:line="240" w:lineRule="auto"/>
      </w:pPr>
      <w: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00" w:firstRow="0" w:lastRow="0" w:firstColumn="0" w:lastColumn="0" w:noHBand="0" w:noVBand="0"/>
      </w:tblPr>
      <w:tblGrid>
        <w:gridCol w:w="1277"/>
        <w:gridCol w:w="2196"/>
        <w:gridCol w:w="4211"/>
        <w:gridCol w:w="917"/>
        <w:gridCol w:w="1373"/>
        <w:gridCol w:w="4214"/>
      </w:tblGrid>
      <w:tr w:rsidR="009E378A" w:rsidRPr="00EA68F3" w14:paraId="1F258753" w14:textId="77777777" w:rsidTr="0062465A">
        <w:trPr>
          <w:cantSplit/>
          <w:trHeight w:val="173"/>
          <w:tblHeader/>
          <w:jc w:val="center"/>
        </w:trPr>
        <w:tc>
          <w:tcPr>
            <w:tcW w:w="450" w:type="pct"/>
            <w:shd w:val="clear" w:color="auto" w:fill="D9D9D9" w:themeFill="background1" w:themeFillShade="D9"/>
          </w:tcPr>
          <w:p w14:paraId="58E14201" w14:textId="77777777" w:rsidR="009E378A" w:rsidRPr="00EA68F3" w:rsidRDefault="009E378A" w:rsidP="00081FF3">
            <w:pPr>
              <w:snapToGrid w:val="0"/>
              <w:spacing w:after="60"/>
              <w:rPr>
                <w:rFonts w:cs="Arial"/>
                <w:b/>
                <w:sz w:val="18"/>
                <w:szCs w:val="18"/>
              </w:rPr>
            </w:pPr>
            <w:r w:rsidRPr="00EA68F3">
              <w:rPr>
                <w:rFonts w:cs="Arial"/>
                <w:b/>
                <w:sz w:val="18"/>
                <w:szCs w:val="18"/>
              </w:rPr>
              <w:t>Role Name</w:t>
            </w:r>
          </w:p>
        </w:tc>
        <w:tc>
          <w:tcPr>
            <w:tcW w:w="774" w:type="pct"/>
            <w:shd w:val="clear" w:color="auto" w:fill="D9D9D9" w:themeFill="background1" w:themeFillShade="D9"/>
            <w:vAlign w:val="center"/>
          </w:tcPr>
          <w:p w14:paraId="54ADF542" w14:textId="77777777" w:rsidR="009E378A" w:rsidRPr="00EA68F3" w:rsidRDefault="009E378A" w:rsidP="00081FF3">
            <w:pPr>
              <w:snapToGrid w:val="0"/>
              <w:spacing w:after="60"/>
              <w:rPr>
                <w:rFonts w:cs="Arial"/>
                <w:b/>
                <w:sz w:val="18"/>
                <w:szCs w:val="18"/>
              </w:rPr>
            </w:pPr>
            <w:r w:rsidRPr="00EA68F3">
              <w:rPr>
                <w:rFonts w:cs="Arial"/>
                <w:b/>
                <w:sz w:val="18"/>
                <w:szCs w:val="18"/>
              </w:rPr>
              <w:t>Name</w:t>
            </w:r>
          </w:p>
        </w:tc>
        <w:tc>
          <w:tcPr>
            <w:tcW w:w="1484" w:type="pct"/>
            <w:shd w:val="clear" w:color="auto" w:fill="D9D9D9" w:themeFill="background1" w:themeFillShade="D9"/>
            <w:vAlign w:val="center"/>
          </w:tcPr>
          <w:p w14:paraId="30A6B719" w14:textId="77777777" w:rsidR="009E378A" w:rsidRPr="00EA68F3" w:rsidRDefault="009E378A" w:rsidP="00081FF3">
            <w:pPr>
              <w:snapToGrid w:val="0"/>
              <w:spacing w:after="60"/>
              <w:rPr>
                <w:rFonts w:cs="Arial"/>
                <w:b/>
                <w:sz w:val="18"/>
                <w:szCs w:val="18"/>
              </w:rPr>
            </w:pPr>
            <w:r w:rsidRPr="00EA68F3">
              <w:rPr>
                <w:rFonts w:cs="Arial"/>
                <w:b/>
                <w:sz w:val="18"/>
                <w:szCs w:val="18"/>
              </w:rPr>
              <w:t>Description</w:t>
            </w:r>
          </w:p>
        </w:tc>
        <w:tc>
          <w:tcPr>
            <w:tcW w:w="323" w:type="pct"/>
            <w:shd w:val="clear" w:color="auto" w:fill="D9D9D9" w:themeFill="background1" w:themeFillShade="D9"/>
            <w:vAlign w:val="center"/>
          </w:tcPr>
          <w:p w14:paraId="06CB16EC" w14:textId="77777777" w:rsidR="009E378A" w:rsidRPr="00EA68F3" w:rsidRDefault="009E378A" w:rsidP="00081FF3">
            <w:pPr>
              <w:snapToGrid w:val="0"/>
              <w:spacing w:after="60"/>
              <w:jc w:val="center"/>
              <w:rPr>
                <w:rFonts w:cs="Arial"/>
                <w:b/>
                <w:sz w:val="18"/>
                <w:szCs w:val="18"/>
              </w:rPr>
            </w:pPr>
            <w:proofErr w:type="spellStart"/>
            <w:r w:rsidRPr="00EA68F3">
              <w:rPr>
                <w:rFonts w:cs="Arial"/>
                <w:b/>
                <w:sz w:val="18"/>
                <w:szCs w:val="18"/>
              </w:rPr>
              <w:t>Mult</w:t>
            </w:r>
            <w:proofErr w:type="spellEnd"/>
          </w:p>
        </w:tc>
        <w:tc>
          <w:tcPr>
            <w:tcW w:w="484" w:type="pct"/>
            <w:shd w:val="clear" w:color="auto" w:fill="D9D9D9" w:themeFill="background1" w:themeFillShade="D9"/>
            <w:vAlign w:val="center"/>
          </w:tcPr>
          <w:p w14:paraId="383B113C" w14:textId="77777777" w:rsidR="009E378A" w:rsidRPr="00EA68F3" w:rsidRDefault="009E378A" w:rsidP="00081FF3">
            <w:pPr>
              <w:snapToGrid w:val="0"/>
              <w:spacing w:after="60"/>
              <w:rPr>
                <w:rFonts w:cs="Arial"/>
                <w:b/>
                <w:sz w:val="18"/>
                <w:szCs w:val="18"/>
              </w:rPr>
            </w:pPr>
            <w:r w:rsidRPr="00EA68F3">
              <w:rPr>
                <w:rFonts w:cs="Arial"/>
                <w:b/>
                <w:sz w:val="18"/>
                <w:szCs w:val="18"/>
              </w:rPr>
              <w:t>Type</w:t>
            </w:r>
          </w:p>
        </w:tc>
        <w:tc>
          <w:tcPr>
            <w:tcW w:w="1485" w:type="pct"/>
            <w:shd w:val="clear" w:color="auto" w:fill="D9D9D9" w:themeFill="background1" w:themeFillShade="D9"/>
            <w:vAlign w:val="center"/>
          </w:tcPr>
          <w:p w14:paraId="4D10F8CC" w14:textId="77777777" w:rsidR="009E378A" w:rsidRPr="00EA68F3" w:rsidRDefault="009E378A" w:rsidP="00081FF3">
            <w:pPr>
              <w:snapToGrid w:val="0"/>
              <w:spacing w:after="60"/>
              <w:rPr>
                <w:rFonts w:cs="Arial"/>
                <w:b/>
                <w:sz w:val="18"/>
                <w:szCs w:val="18"/>
              </w:rPr>
            </w:pPr>
            <w:r w:rsidRPr="00EA68F3">
              <w:rPr>
                <w:rFonts w:cs="Arial"/>
                <w:b/>
                <w:sz w:val="18"/>
                <w:szCs w:val="18"/>
              </w:rPr>
              <w:t>Remarks</w:t>
            </w:r>
          </w:p>
        </w:tc>
      </w:tr>
      <w:tr w:rsidR="009E378A" w:rsidRPr="00EA68F3" w14:paraId="7BCBE565" w14:textId="77777777" w:rsidTr="00081FF3">
        <w:trPr>
          <w:cantSplit/>
          <w:trHeight w:val="173"/>
          <w:jc w:val="center"/>
        </w:trPr>
        <w:tc>
          <w:tcPr>
            <w:tcW w:w="450" w:type="pct"/>
          </w:tcPr>
          <w:p w14:paraId="7DC52D20" w14:textId="77777777" w:rsidR="009E378A" w:rsidRPr="00EA68F3" w:rsidRDefault="009E378A" w:rsidP="00081FF3">
            <w:pPr>
              <w:snapToGrid w:val="0"/>
              <w:spacing w:after="60"/>
              <w:rPr>
                <w:rFonts w:cs="Arial"/>
                <w:sz w:val="18"/>
                <w:szCs w:val="18"/>
              </w:rPr>
            </w:pPr>
            <w:r w:rsidRPr="00EA68F3">
              <w:rPr>
                <w:rFonts w:cs="Arial"/>
                <w:sz w:val="18"/>
                <w:szCs w:val="18"/>
              </w:rPr>
              <w:t>Class</w:t>
            </w:r>
          </w:p>
        </w:tc>
        <w:tc>
          <w:tcPr>
            <w:tcW w:w="774" w:type="pct"/>
            <w:tcMar>
              <w:left w:w="58" w:type="dxa"/>
              <w:right w:w="58" w:type="dxa"/>
            </w:tcMar>
            <w:vAlign w:val="center"/>
          </w:tcPr>
          <w:p w14:paraId="10612AC0" w14:textId="77777777" w:rsidR="009E378A" w:rsidRPr="00EA68F3" w:rsidRDefault="009E378A" w:rsidP="00081FF3">
            <w:pPr>
              <w:snapToGrid w:val="0"/>
              <w:spacing w:after="60"/>
              <w:rPr>
                <w:rFonts w:cs="Arial"/>
                <w:sz w:val="18"/>
                <w:szCs w:val="18"/>
              </w:rPr>
            </w:pPr>
            <w:proofErr w:type="spellStart"/>
            <w:r w:rsidRPr="00EA68F3">
              <w:rPr>
                <w:rFonts w:cs="Arial"/>
                <w:sz w:val="18"/>
                <w:szCs w:val="18"/>
              </w:rPr>
              <w:t>EX_BoundingPolygon</w:t>
            </w:r>
            <w:proofErr w:type="spellEnd"/>
          </w:p>
        </w:tc>
        <w:tc>
          <w:tcPr>
            <w:tcW w:w="1484" w:type="pct"/>
            <w:tcMar>
              <w:left w:w="58" w:type="dxa"/>
              <w:right w:w="58" w:type="dxa"/>
            </w:tcMar>
            <w:vAlign w:val="center"/>
          </w:tcPr>
          <w:p w14:paraId="7AB1C09E" w14:textId="77777777" w:rsidR="009E378A" w:rsidRPr="00EA68F3" w:rsidRDefault="009E378A" w:rsidP="00081FF3">
            <w:pPr>
              <w:snapToGrid w:val="0"/>
              <w:spacing w:after="60"/>
              <w:rPr>
                <w:rFonts w:cs="Arial"/>
                <w:sz w:val="18"/>
                <w:szCs w:val="18"/>
              </w:rPr>
            </w:pPr>
            <w:r w:rsidRPr="00EA68F3">
              <w:rPr>
                <w:sz w:val="18"/>
                <w:szCs w:val="18"/>
              </w:rPr>
              <w:t>boundary enclosing the dataset, expressed as the closed set of (</w:t>
            </w:r>
            <w:proofErr w:type="spellStart"/>
            <w:proofErr w:type="gramStart"/>
            <w:r w:rsidRPr="00EA68F3">
              <w:rPr>
                <w:sz w:val="18"/>
                <w:szCs w:val="18"/>
              </w:rPr>
              <w:t>x,y</w:t>
            </w:r>
            <w:proofErr w:type="spellEnd"/>
            <w:proofErr w:type="gramEnd"/>
            <w:r w:rsidRPr="00EA68F3">
              <w:rPr>
                <w:sz w:val="18"/>
                <w:szCs w:val="18"/>
              </w:rPr>
              <w:t>) coordinates of the polygon (last point replicates first point)</w:t>
            </w:r>
          </w:p>
        </w:tc>
        <w:tc>
          <w:tcPr>
            <w:tcW w:w="323" w:type="pct"/>
            <w:tcMar>
              <w:left w:w="58" w:type="dxa"/>
              <w:right w:w="58" w:type="dxa"/>
            </w:tcMar>
            <w:vAlign w:val="center"/>
          </w:tcPr>
          <w:p w14:paraId="1037686F" w14:textId="77777777" w:rsidR="009E378A" w:rsidRPr="00EA68F3" w:rsidRDefault="009E378A" w:rsidP="00081FF3">
            <w:pPr>
              <w:snapToGrid w:val="0"/>
              <w:spacing w:after="60"/>
              <w:jc w:val="center"/>
              <w:rPr>
                <w:rFonts w:cs="Arial"/>
                <w:sz w:val="18"/>
                <w:szCs w:val="18"/>
              </w:rPr>
            </w:pPr>
            <w:r w:rsidRPr="00EA68F3">
              <w:rPr>
                <w:rFonts w:cs="Arial"/>
                <w:sz w:val="18"/>
                <w:szCs w:val="18"/>
              </w:rPr>
              <w:t>-</w:t>
            </w:r>
          </w:p>
        </w:tc>
        <w:tc>
          <w:tcPr>
            <w:tcW w:w="484" w:type="pct"/>
            <w:tcMar>
              <w:left w:w="58" w:type="dxa"/>
              <w:right w:w="58" w:type="dxa"/>
            </w:tcMar>
            <w:vAlign w:val="center"/>
          </w:tcPr>
          <w:p w14:paraId="38AE27B1" w14:textId="77777777" w:rsidR="009E378A" w:rsidRPr="00EA68F3" w:rsidRDefault="009E378A" w:rsidP="00081FF3">
            <w:pPr>
              <w:snapToGrid w:val="0"/>
              <w:spacing w:after="60"/>
              <w:rPr>
                <w:rFonts w:cs="Arial"/>
                <w:sz w:val="18"/>
                <w:szCs w:val="18"/>
              </w:rPr>
            </w:pPr>
            <w:r w:rsidRPr="00EA68F3">
              <w:rPr>
                <w:rFonts w:cs="Arial"/>
                <w:sz w:val="18"/>
                <w:szCs w:val="18"/>
              </w:rPr>
              <w:t>-</w:t>
            </w:r>
          </w:p>
        </w:tc>
        <w:tc>
          <w:tcPr>
            <w:tcW w:w="1485" w:type="pct"/>
            <w:tcMar>
              <w:left w:w="58" w:type="dxa"/>
              <w:right w:w="58" w:type="dxa"/>
            </w:tcMar>
            <w:vAlign w:val="center"/>
          </w:tcPr>
          <w:p w14:paraId="0C358214" w14:textId="77777777" w:rsidR="009E378A" w:rsidRPr="00EA68F3" w:rsidRDefault="009E378A" w:rsidP="00081FF3">
            <w:pPr>
              <w:snapToGrid w:val="0"/>
              <w:spacing w:after="60"/>
              <w:rPr>
                <w:rFonts w:cs="Arial"/>
                <w:sz w:val="18"/>
                <w:szCs w:val="18"/>
              </w:rPr>
            </w:pPr>
            <w:r w:rsidRPr="00EA68F3">
              <w:rPr>
                <w:rFonts w:cs="Arial"/>
                <w:sz w:val="18"/>
                <w:szCs w:val="18"/>
              </w:rPr>
              <w:t>Defined in ISO 19115-1: enclosing geometric object which locates the resource, expressed as a set of (</w:t>
            </w:r>
            <w:proofErr w:type="spellStart"/>
            <w:proofErr w:type="gramStart"/>
            <w:r w:rsidRPr="00EA68F3">
              <w:rPr>
                <w:rFonts w:cs="Arial"/>
                <w:sz w:val="18"/>
                <w:szCs w:val="18"/>
              </w:rPr>
              <w:t>x,y</w:t>
            </w:r>
            <w:proofErr w:type="spellEnd"/>
            <w:proofErr w:type="gramEnd"/>
            <w:r w:rsidRPr="00EA68F3">
              <w:rPr>
                <w:rFonts w:cs="Arial"/>
                <w:sz w:val="18"/>
                <w:szCs w:val="18"/>
              </w:rPr>
              <w:t>) coordinate(s)</w:t>
            </w:r>
          </w:p>
        </w:tc>
      </w:tr>
      <w:tr w:rsidR="009E378A" w:rsidRPr="00EA68F3" w14:paraId="5588FFBA" w14:textId="77777777" w:rsidTr="00081FF3">
        <w:trPr>
          <w:cantSplit/>
          <w:trHeight w:val="173"/>
          <w:jc w:val="center"/>
        </w:trPr>
        <w:tc>
          <w:tcPr>
            <w:tcW w:w="450" w:type="pct"/>
          </w:tcPr>
          <w:p w14:paraId="582C535E" w14:textId="77777777" w:rsidR="009E378A" w:rsidRPr="00EA68F3" w:rsidRDefault="009E378A" w:rsidP="00081FF3">
            <w:pPr>
              <w:snapToGrid w:val="0"/>
              <w:spacing w:after="60"/>
              <w:rPr>
                <w:rFonts w:cs="Arial"/>
                <w:sz w:val="18"/>
                <w:szCs w:val="18"/>
              </w:rPr>
            </w:pPr>
            <w:r w:rsidRPr="00EA68F3">
              <w:rPr>
                <w:rFonts w:cs="Arial"/>
                <w:sz w:val="18"/>
                <w:szCs w:val="18"/>
              </w:rPr>
              <w:t>Attribute</w:t>
            </w:r>
          </w:p>
        </w:tc>
        <w:tc>
          <w:tcPr>
            <w:tcW w:w="774" w:type="pct"/>
            <w:tcMar>
              <w:left w:w="58" w:type="dxa"/>
              <w:right w:w="58" w:type="dxa"/>
            </w:tcMar>
          </w:tcPr>
          <w:p w14:paraId="37872AC5" w14:textId="77777777" w:rsidR="009E378A" w:rsidRPr="00EA68F3" w:rsidRDefault="009E378A" w:rsidP="00081FF3">
            <w:pPr>
              <w:snapToGrid w:val="0"/>
              <w:spacing w:after="60"/>
              <w:rPr>
                <w:rFonts w:cs="Arial"/>
                <w:sz w:val="18"/>
                <w:szCs w:val="18"/>
              </w:rPr>
            </w:pPr>
            <w:r w:rsidRPr="00EA68F3">
              <w:rPr>
                <w:rFonts w:cs="Arial"/>
                <w:sz w:val="18"/>
                <w:szCs w:val="18"/>
              </w:rPr>
              <w:t>polygon</w:t>
            </w:r>
          </w:p>
        </w:tc>
        <w:tc>
          <w:tcPr>
            <w:tcW w:w="1484" w:type="pct"/>
            <w:tcMar>
              <w:left w:w="58" w:type="dxa"/>
              <w:right w:w="58" w:type="dxa"/>
            </w:tcMar>
            <w:vAlign w:val="center"/>
          </w:tcPr>
          <w:p w14:paraId="57809770" w14:textId="77777777" w:rsidR="009E378A" w:rsidRPr="00EA68F3" w:rsidRDefault="009E378A" w:rsidP="00081FF3">
            <w:pPr>
              <w:snapToGrid w:val="0"/>
              <w:spacing w:after="60"/>
              <w:rPr>
                <w:sz w:val="18"/>
                <w:szCs w:val="18"/>
              </w:rPr>
            </w:pPr>
            <w:r w:rsidRPr="00EA68F3">
              <w:rPr>
                <w:sz w:val="18"/>
                <w:szCs w:val="18"/>
              </w:rPr>
              <w:t>sets of points defining the bounding polygon</w:t>
            </w:r>
          </w:p>
        </w:tc>
        <w:tc>
          <w:tcPr>
            <w:tcW w:w="323" w:type="pct"/>
            <w:tcMar>
              <w:left w:w="58" w:type="dxa"/>
              <w:right w:w="58" w:type="dxa"/>
            </w:tcMar>
            <w:vAlign w:val="center"/>
          </w:tcPr>
          <w:p w14:paraId="7B3E95A6" w14:textId="77777777" w:rsidR="009E378A" w:rsidRPr="00EA68F3" w:rsidRDefault="009E378A" w:rsidP="00081FF3">
            <w:pPr>
              <w:snapToGrid w:val="0"/>
              <w:spacing w:after="60"/>
              <w:jc w:val="center"/>
              <w:rPr>
                <w:rFonts w:cs="Arial"/>
                <w:sz w:val="18"/>
                <w:szCs w:val="18"/>
              </w:rPr>
            </w:pPr>
            <w:r w:rsidRPr="00EA68F3">
              <w:rPr>
                <w:sz w:val="18"/>
                <w:szCs w:val="18"/>
              </w:rPr>
              <w:t>1</w:t>
            </w:r>
          </w:p>
        </w:tc>
        <w:tc>
          <w:tcPr>
            <w:tcW w:w="484" w:type="pct"/>
            <w:tcMar>
              <w:left w:w="58" w:type="dxa"/>
              <w:right w:w="58" w:type="dxa"/>
            </w:tcMar>
            <w:vAlign w:val="center"/>
          </w:tcPr>
          <w:p w14:paraId="2B000C13" w14:textId="77777777" w:rsidR="009E378A" w:rsidRPr="00EA68F3" w:rsidRDefault="009E378A" w:rsidP="00081FF3">
            <w:pPr>
              <w:snapToGrid w:val="0"/>
              <w:spacing w:after="60"/>
              <w:rPr>
                <w:rFonts w:cs="Arial"/>
                <w:sz w:val="18"/>
                <w:szCs w:val="18"/>
              </w:rPr>
            </w:pPr>
            <w:proofErr w:type="spellStart"/>
            <w:r w:rsidRPr="00EA68F3">
              <w:rPr>
                <w:sz w:val="18"/>
                <w:szCs w:val="18"/>
              </w:rPr>
              <w:t>GM_Object</w:t>
            </w:r>
            <w:proofErr w:type="spellEnd"/>
          </w:p>
        </w:tc>
        <w:tc>
          <w:tcPr>
            <w:tcW w:w="1485" w:type="pct"/>
            <w:tcMar>
              <w:left w:w="58" w:type="dxa"/>
              <w:right w:w="58" w:type="dxa"/>
            </w:tcMar>
            <w:vAlign w:val="center"/>
          </w:tcPr>
          <w:p w14:paraId="3BDBF7AA" w14:textId="77777777" w:rsidR="009E378A" w:rsidRPr="00EA68F3" w:rsidRDefault="009E378A" w:rsidP="00081FF3">
            <w:pPr>
              <w:snapToGrid w:val="0"/>
              <w:spacing w:after="60"/>
              <w:rPr>
                <w:rFonts w:cs="Arial"/>
                <w:sz w:val="18"/>
                <w:szCs w:val="18"/>
              </w:rPr>
            </w:pPr>
            <w:r w:rsidRPr="00EA68F3">
              <w:rPr>
                <w:rFonts w:cs="Arial"/>
                <w:sz w:val="18"/>
                <w:szCs w:val="18"/>
              </w:rPr>
              <w:t xml:space="preserve">Must be a </w:t>
            </w:r>
            <w:proofErr w:type="spellStart"/>
            <w:r w:rsidRPr="00EA68F3">
              <w:rPr>
                <w:rFonts w:cs="Arial"/>
                <w:sz w:val="18"/>
                <w:szCs w:val="18"/>
              </w:rPr>
              <w:t>GM_Polygon</w:t>
            </w:r>
            <w:proofErr w:type="spellEnd"/>
          </w:p>
          <w:p w14:paraId="00B90888" w14:textId="77777777" w:rsidR="009E378A" w:rsidRPr="00EA68F3" w:rsidRDefault="009E378A" w:rsidP="00081FF3">
            <w:pPr>
              <w:snapToGrid w:val="0"/>
              <w:spacing w:after="60"/>
              <w:rPr>
                <w:rFonts w:cs="Arial"/>
                <w:sz w:val="18"/>
                <w:szCs w:val="18"/>
              </w:rPr>
            </w:pPr>
            <w:r w:rsidRPr="00EA68F3">
              <w:rPr>
                <w:rFonts w:cs="Arial"/>
                <w:sz w:val="18"/>
                <w:szCs w:val="18"/>
              </w:rPr>
              <w:t>(See S-100 Part 7, ISO 19107, ISO 19136)</w:t>
            </w:r>
          </w:p>
        </w:tc>
      </w:tr>
    </w:tbl>
    <w:p w14:paraId="4814F082" w14:textId="77777777" w:rsidR="00C6342C" w:rsidRDefault="00C6342C" w:rsidP="00C128E3">
      <w:pPr>
        <w:spacing w:after="120" w:line="240" w:lineRule="auto"/>
        <w:sectPr w:rsidR="00C6342C" w:rsidSect="00985790">
          <w:headerReference w:type="even" r:id="rId56"/>
          <w:footerReference w:type="even" r:id="rId57"/>
          <w:pgSz w:w="16838" w:h="11906" w:orient="landscape"/>
          <w:pgMar w:top="1418" w:right="1440" w:bottom="1400" w:left="1440" w:header="709" w:footer="709" w:gutter="0"/>
          <w:cols w:space="720"/>
          <w:docGrid w:linePitch="272"/>
        </w:sectPr>
      </w:pPr>
    </w:p>
    <w:p w14:paraId="6C43DE73" w14:textId="42DD8A71" w:rsidR="009E378A" w:rsidRDefault="009E378A" w:rsidP="00C128E3">
      <w:pPr>
        <w:spacing w:after="120" w:line="240" w:lineRule="auto"/>
      </w:pPr>
    </w:p>
    <w:p w14:paraId="101A1E94" w14:textId="77777777" w:rsidR="009E378A" w:rsidRDefault="009E378A" w:rsidP="006E2D77">
      <w:pPr>
        <w:pStyle w:val="Heading3"/>
      </w:pPr>
      <w:bookmarkStart w:id="1816" w:name="_Toc120228719"/>
      <w:r>
        <w:t>Types for digital signatures</w:t>
      </w:r>
      <w:bookmarkEnd w:id="1816"/>
    </w:p>
    <w:p w14:paraId="0E72311F" w14:textId="13727BDD" w:rsidR="009E378A" w:rsidRDefault="009E378A" w:rsidP="00C128E3">
      <w:pPr>
        <w:spacing w:after="120" w:line="240" w:lineRule="auto"/>
      </w:pPr>
      <w:r>
        <w:t xml:space="preserve">The types </w:t>
      </w:r>
      <w:r w:rsidR="006E2D77">
        <w:t>relating to</w:t>
      </w:r>
      <w:r>
        <w:t xml:space="preserve"> digital signatures:</w:t>
      </w:r>
    </w:p>
    <w:p w14:paraId="64F30DEF" w14:textId="0995A8A8" w:rsidR="006E2D77" w:rsidRDefault="009E378A" w:rsidP="006A5C19">
      <w:pPr>
        <w:pStyle w:val="ListParagraph"/>
        <w:numPr>
          <w:ilvl w:val="0"/>
          <w:numId w:val="34"/>
        </w:numPr>
        <w:spacing w:after="120" w:line="240" w:lineRule="auto"/>
      </w:pPr>
      <w:r w:rsidRPr="009E378A">
        <w:t>S100_SE_CertificateContainer</w:t>
      </w:r>
    </w:p>
    <w:p w14:paraId="33FCCCFC" w14:textId="4D73F9BD" w:rsidR="006E2D77" w:rsidRDefault="009E378A" w:rsidP="006A5C19">
      <w:pPr>
        <w:pStyle w:val="ListParagraph"/>
        <w:numPr>
          <w:ilvl w:val="0"/>
          <w:numId w:val="34"/>
        </w:numPr>
        <w:spacing w:after="120" w:line="240" w:lineRule="auto"/>
      </w:pPr>
      <w:r w:rsidRPr="009E378A">
        <w:t>S100_SE_DigitalSignatureReference</w:t>
      </w:r>
    </w:p>
    <w:p w14:paraId="2416687B" w14:textId="7540B727" w:rsidR="006E2D77" w:rsidRDefault="009E378A" w:rsidP="006A5C19">
      <w:pPr>
        <w:pStyle w:val="ListParagraph"/>
        <w:numPr>
          <w:ilvl w:val="0"/>
          <w:numId w:val="34"/>
        </w:numPr>
        <w:spacing w:after="120" w:line="240" w:lineRule="auto"/>
      </w:pPr>
      <w:r w:rsidRPr="009E378A">
        <w:t>S100_SE_DigitalSignatureValue</w:t>
      </w:r>
    </w:p>
    <w:p w14:paraId="0F20FDCD" w14:textId="4EBF37CC" w:rsidR="006E2D77" w:rsidRDefault="009E378A" w:rsidP="006A5C19">
      <w:pPr>
        <w:pStyle w:val="ListParagraph"/>
        <w:numPr>
          <w:ilvl w:val="0"/>
          <w:numId w:val="34"/>
        </w:numPr>
        <w:spacing w:after="120" w:line="240" w:lineRule="auto"/>
      </w:pPr>
      <w:r w:rsidRPr="009E378A">
        <w:t>S100_SE_SignatureOnData</w:t>
      </w:r>
    </w:p>
    <w:p w14:paraId="6669936B" w14:textId="18CC64DA" w:rsidR="009E378A" w:rsidRDefault="009E378A" w:rsidP="006A5C19">
      <w:pPr>
        <w:pStyle w:val="ListParagraph"/>
        <w:numPr>
          <w:ilvl w:val="0"/>
          <w:numId w:val="34"/>
        </w:numPr>
        <w:spacing w:after="120" w:line="240" w:lineRule="auto"/>
      </w:pPr>
      <w:r w:rsidRPr="009E378A">
        <w:t>S100_SE_SignatureOnSignature</w:t>
      </w:r>
    </w:p>
    <w:p w14:paraId="664A1EA0" w14:textId="77777777" w:rsidR="006E2D77" w:rsidRDefault="009E378A" w:rsidP="006A5C19">
      <w:pPr>
        <w:pStyle w:val="ListParagraph"/>
        <w:numPr>
          <w:ilvl w:val="0"/>
          <w:numId w:val="34"/>
        </w:numPr>
        <w:spacing w:after="120" w:line="240" w:lineRule="auto"/>
      </w:pPr>
      <w:proofErr w:type="spellStart"/>
      <w:r w:rsidRPr="009E378A">
        <w:t>DataStatus</w:t>
      </w:r>
      <w:proofErr w:type="spellEnd"/>
    </w:p>
    <w:p w14:paraId="147F83FF" w14:textId="6776AC79" w:rsidR="009E378A" w:rsidRDefault="009E378A" w:rsidP="00C128E3">
      <w:pPr>
        <w:spacing w:after="120" w:line="240" w:lineRule="auto"/>
      </w:pPr>
      <w:r>
        <w:t>are defined in S-100 Part 1</w:t>
      </w:r>
      <w:r w:rsidR="006E2D77">
        <w:t>5</w:t>
      </w:r>
      <w:r>
        <w:t xml:space="preserve"> and</w:t>
      </w:r>
      <w:r w:rsidR="006E2D77">
        <w:t xml:space="preserve"> are</w:t>
      </w:r>
      <w:r>
        <w:t xml:space="preserve"> used </w:t>
      </w:r>
      <w:r w:rsidR="006E2D77">
        <w:t xml:space="preserve">in S-131 </w:t>
      </w:r>
      <w:r>
        <w:t>without modification.</w:t>
      </w:r>
    </w:p>
    <w:p w14:paraId="55250052" w14:textId="77777777" w:rsidR="009E378A" w:rsidRPr="008A6F2A" w:rsidRDefault="009E378A"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1817" w:name="_Toc120228720"/>
      <w:r w:rsidRPr="008A6F2A">
        <w:rPr>
          <w:lang w:eastAsia="en-GB"/>
        </w:rPr>
        <w:t>Language</w:t>
      </w:r>
      <w:bookmarkEnd w:id="1811"/>
      <w:bookmarkEnd w:id="1812"/>
      <w:bookmarkEnd w:id="1813"/>
      <w:bookmarkEnd w:id="1817"/>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7ADD288F" w14:textId="59AA003A" w:rsidR="00C714B0" w:rsidRPr="008A6F2A"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1818" w:name="_Toc225648365"/>
      <w:bookmarkStart w:id="1819" w:name="_Toc225065222"/>
      <w:r w:rsidR="00C714B0"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C6342C">
          <w:pgSz w:w="11906" w:h="16838"/>
          <w:pgMar w:top="1440" w:right="1400" w:bottom="1440" w:left="1418" w:header="709" w:footer="709" w:gutter="0"/>
          <w:cols w:space="720"/>
          <w:docGrid w:linePitch="272"/>
        </w:sectPr>
      </w:pPr>
    </w:p>
    <w:p w14:paraId="7FACAC4F" w14:textId="790AA360" w:rsidR="007B519C" w:rsidRDefault="00473521" w:rsidP="00473521">
      <w:pPr>
        <w:pStyle w:val="Heading1"/>
        <w:numPr>
          <w:ilvl w:val="0"/>
          <w:numId w:val="0"/>
        </w:numPr>
        <w:tabs>
          <w:tab w:val="clear" w:pos="400"/>
          <w:tab w:val="clear" w:pos="560"/>
        </w:tabs>
        <w:spacing w:line="240" w:lineRule="auto"/>
        <w:rPr>
          <w:lang w:val="en-US"/>
        </w:rPr>
      </w:pPr>
      <w:bookmarkStart w:id="1820" w:name="_Toc120228721"/>
      <w:bookmarkEnd w:id="1818"/>
      <w:bookmarkEnd w:id="1819"/>
      <w:r>
        <w:rPr>
          <w:lang w:val="en-US"/>
        </w:rPr>
        <w:lastRenderedPageBreak/>
        <w:t>LIST OF ANNEXES</w:t>
      </w:r>
      <w:bookmarkEnd w:id="1820"/>
    </w:p>
    <w:p w14:paraId="282A9AE7" w14:textId="3A345443" w:rsidR="00473521" w:rsidRDefault="00473521" w:rsidP="00473521">
      <w:pPr>
        <w:rPr>
          <w:lang w:val="en-US"/>
        </w:rPr>
      </w:pPr>
      <w:r>
        <w:rPr>
          <w:lang w:val="en-US"/>
        </w:rPr>
        <w:t xml:space="preserve">These Annexes are separate </w:t>
      </w:r>
      <w:r w:rsidR="00542138">
        <w:rPr>
          <w:lang w:val="en-US"/>
        </w:rPr>
        <w:t>files</w:t>
      </w:r>
      <w:r>
        <w:rPr>
          <w:lang w:val="en-US"/>
        </w:rPr>
        <w:t xml:space="preserve"> and can be found either in the S-131 Product Specification distribution package or at the locations indicated.</w:t>
      </w:r>
    </w:p>
    <w:p w14:paraId="3D8B0085" w14:textId="40020097" w:rsidR="00473521" w:rsidRDefault="00473521" w:rsidP="00542138">
      <w:pPr>
        <w:ind w:left="1152" w:hanging="1152"/>
        <w:rPr>
          <w:lang w:val="en-US"/>
        </w:rPr>
      </w:pPr>
      <w:r>
        <w:rPr>
          <w:lang w:val="en-US"/>
        </w:rPr>
        <w:t>Annex A</w:t>
      </w:r>
      <w:r>
        <w:rPr>
          <w:lang w:val="en-US"/>
        </w:rPr>
        <w:tab/>
        <w:t>Data Classification and Encoding Guide.</w:t>
      </w:r>
      <w:r w:rsidR="00542138">
        <w:rPr>
          <w:lang w:val="en-US"/>
        </w:rPr>
        <w:t xml:space="preserve"> Separate document. IHO Geospatial Information Registry, https://registry.iho.int</w:t>
      </w:r>
    </w:p>
    <w:p w14:paraId="21865BC3" w14:textId="3818F334" w:rsidR="00473521" w:rsidRDefault="00473521" w:rsidP="00542138">
      <w:pPr>
        <w:ind w:left="1152" w:hanging="1152"/>
        <w:rPr>
          <w:lang w:val="en-US"/>
        </w:rPr>
      </w:pPr>
      <w:r>
        <w:rPr>
          <w:lang w:val="en-US"/>
        </w:rPr>
        <w:t>Annex B</w:t>
      </w:r>
      <w:r>
        <w:rPr>
          <w:lang w:val="en-US"/>
        </w:rPr>
        <w:tab/>
        <w:t xml:space="preserve">Encoding Format. GML schema, </w:t>
      </w:r>
      <w:proofErr w:type="spellStart"/>
      <w:r>
        <w:rPr>
          <w:lang w:val="en-US"/>
        </w:rPr>
        <w:t>Schematron</w:t>
      </w:r>
      <w:proofErr w:type="spellEnd"/>
      <w:r>
        <w:rPr>
          <w:lang w:val="en-US"/>
        </w:rPr>
        <w:t xml:space="preserve"> rule files, and schema documentation. </w:t>
      </w:r>
      <w:r w:rsidR="00542138">
        <w:rPr>
          <w:lang w:val="en-US"/>
        </w:rPr>
        <w:t>S-100 schema server,</w:t>
      </w:r>
      <w:r>
        <w:rPr>
          <w:lang w:val="en-US"/>
        </w:rPr>
        <w:t xml:space="preserve"> https://schemas.s100dev.net.</w:t>
      </w:r>
    </w:p>
    <w:p w14:paraId="20FC0BAD" w14:textId="1F1DF336" w:rsidR="00473521" w:rsidRDefault="00473521" w:rsidP="00542138">
      <w:pPr>
        <w:ind w:left="1152" w:hanging="1152"/>
        <w:rPr>
          <w:lang w:val="en-US"/>
        </w:rPr>
      </w:pPr>
      <w:r>
        <w:rPr>
          <w:lang w:val="en-US"/>
        </w:rPr>
        <w:t>Annex C</w:t>
      </w:r>
      <w:r>
        <w:rPr>
          <w:lang w:val="en-US"/>
        </w:rPr>
        <w:tab/>
        <w:t>Feature catalogue. XML file</w:t>
      </w:r>
      <w:r w:rsidR="00542138">
        <w:rPr>
          <w:lang w:val="en-US"/>
        </w:rPr>
        <w:t>.</w:t>
      </w:r>
      <w:r>
        <w:rPr>
          <w:lang w:val="en-US"/>
        </w:rPr>
        <w:t xml:space="preserve"> IHO Geospatial Information Registry, http</w:t>
      </w:r>
      <w:r w:rsidR="00542138">
        <w:rPr>
          <w:lang w:val="en-US"/>
        </w:rPr>
        <w:t>s</w:t>
      </w:r>
      <w:r>
        <w:rPr>
          <w:lang w:val="en-US"/>
        </w:rPr>
        <w:t>://registry.iho.int</w:t>
      </w:r>
    </w:p>
    <w:p w14:paraId="14E85101" w14:textId="536EF4CE" w:rsidR="00542138" w:rsidRDefault="00542138" w:rsidP="00542138">
      <w:pPr>
        <w:ind w:left="1152" w:hanging="1152"/>
        <w:rPr>
          <w:lang w:val="en-US"/>
        </w:rPr>
      </w:pPr>
      <w:r>
        <w:rPr>
          <w:lang w:val="en-US"/>
        </w:rPr>
        <w:t>Annex D</w:t>
      </w:r>
      <w:r>
        <w:rPr>
          <w:lang w:val="en-US"/>
        </w:rPr>
        <w:tab/>
        <w:t>Validation Checks. Separate document. IHO Geospatial Information Registry, https://registry.iho.int</w:t>
      </w:r>
    </w:p>
    <w:p w14:paraId="2214D2EE" w14:textId="5B08159D" w:rsidR="00542138" w:rsidRDefault="00542138" w:rsidP="00542138">
      <w:pPr>
        <w:ind w:left="1152" w:hanging="1152"/>
        <w:rPr>
          <w:lang w:val="en-US"/>
        </w:rPr>
      </w:pPr>
      <w:r>
        <w:rPr>
          <w:lang w:val="en-US"/>
        </w:rPr>
        <w:t>Annex E</w:t>
      </w:r>
      <w:r>
        <w:rPr>
          <w:lang w:val="en-US"/>
        </w:rPr>
        <w:tab/>
        <w:t>Portrayal Catalogue.</w:t>
      </w:r>
      <w:r>
        <w:rPr>
          <w:lang w:val="en-US"/>
        </w:rPr>
        <w:tab/>
        <w:t>Zip archive of portrayal catalogue. IHO Geospatial Information Registry, https://registry.iho.int</w:t>
      </w:r>
    </w:p>
    <w:p w14:paraId="60320E50" w14:textId="77777777" w:rsidR="00542138" w:rsidRDefault="00542138" w:rsidP="00542138">
      <w:pPr>
        <w:rPr>
          <w:lang w:val="en-US"/>
        </w:rPr>
      </w:pPr>
    </w:p>
    <w:p w14:paraId="62B26391" w14:textId="13ECA82A" w:rsidR="00542138" w:rsidRPr="00473521" w:rsidRDefault="00542138" w:rsidP="00473521">
      <w:pPr>
        <w:rPr>
          <w:lang w:val="en-US"/>
        </w:rPr>
      </w:pPr>
    </w:p>
    <w:sectPr w:rsidR="00542138" w:rsidRPr="00473521" w:rsidSect="00244A4A">
      <w:headerReference w:type="even" r:id="rId58"/>
      <w:footerReference w:type="even" r:id="rId59"/>
      <w:pgSz w:w="11906" w:h="16838"/>
      <w:pgMar w:top="1440" w:right="1400" w:bottom="1440" w:left="1418" w:header="709" w:footer="709" w:gutter="0"/>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671FE" w16cex:dateUtc="2022-05-23T19:50:00Z"/>
  <w16cex:commentExtensible w16cex:durableId="26367323" w16cex:dateUtc="2022-05-23T19:54:00Z"/>
  <w16cex:commentExtensible w16cex:durableId="263673AD" w16cex:dateUtc="2022-05-23T19:57:00Z"/>
  <w16cex:commentExtensible w16cex:durableId="26367412" w16cex:dateUtc="2022-05-23T19:58:00Z"/>
  <w16cex:commentExtensible w16cex:durableId="264A3CEF" w16cex:dateUtc="2022-06-07T20:09:00Z"/>
  <w16cex:commentExtensible w16cex:durableId="264A3E15" w16cex:dateUtc="2022-06-07T20:13:00Z"/>
  <w16cex:commentExtensible w16cex:durableId="264A4064" w16cex:dateUtc="2022-06-07T20:23:00Z"/>
  <w16cex:commentExtensible w16cex:durableId="264A3EE0" w16cex:dateUtc="2022-06-07T20:1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F1195" w14:textId="77777777" w:rsidR="00D27D27" w:rsidRDefault="00D27D27">
      <w:pPr>
        <w:spacing w:after="0" w:line="240" w:lineRule="auto"/>
      </w:pPr>
      <w:r>
        <w:separator/>
      </w:r>
    </w:p>
  </w:endnote>
  <w:endnote w:type="continuationSeparator" w:id="0">
    <w:p w14:paraId="6D8A4F82" w14:textId="77777777" w:rsidR="00D27D27" w:rsidRDefault="00D27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Times New Roman"/>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imes New Roman (Hoofdtekst CS)">
    <w:panose1 w:val="00000000000000000000"/>
    <w:charset w:val="00"/>
    <w:family w:val="roman"/>
    <w:notTrueType/>
    <w:pitch w:val="default"/>
  </w:font>
  <w:font w:name="HelveticaNeueLT Std Med">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CCD6A" w14:textId="0B238C75" w:rsidR="009E40BB" w:rsidRPr="003B38CA" w:rsidRDefault="009E40BB" w:rsidP="00500A50">
    <w:pPr>
      <w:pStyle w:val="Footer"/>
      <w:tabs>
        <w:tab w:val="center" w:pos="4536"/>
        <w:tab w:val="right" w:pos="9072"/>
      </w:tabs>
      <w:jc w:val="center"/>
      <w:rPr>
        <w:rFonts w:cs="Arial"/>
        <w:sz w:val="16"/>
      </w:rPr>
    </w:pPr>
    <w:r w:rsidRPr="003B38CA">
      <w:rPr>
        <w:rFonts w:cs="Arial"/>
        <w:sz w:val="16"/>
      </w:rPr>
      <w:t>S-131</w:t>
    </w:r>
    <w:r w:rsidRPr="003B38CA">
      <w:rPr>
        <w:rFonts w:cs="Arial"/>
        <w:sz w:val="16"/>
      </w:rPr>
      <w:tab/>
    </w:r>
    <w:ins w:id="56" w:author="Raphael Malyankar" w:date="2022-11-20T21:45:00Z">
      <w:r>
        <w:rPr>
          <w:rFonts w:cs="Arial"/>
          <w:sz w:val="16"/>
        </w:rPr>
        <w:t>November</w:t>
      </w:r>
    </w:ins>
    <w:ins w:id="57" w:author="Raphael Malyankar" w:date="2022-11-15T00:03:00Z">
      <w:r w:rsidRPr="003B38CA">
        <w:rPr>
          <w:rFonts w:cs="Arial"/>
          <w:sz w:val="16"/>
        </w:rPr>
        <w:t xml:space="preserve"> </w:t>
      </w:r>
    </w:ins>
    <w:r w:rsidRPr="003B38CA">
      <w:rPr>
        <w:rFonts w:cs="Arial"/>
        <w:sz w:val="16"/>
      </w:rPr>
      <w:t>2022</w:t>
    </w:r>
    <w:r w:rsidRPr="003B38CA">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095AE" w14:textId="26E43B9A" w:rsidR="009E40BB" w:rsidRPr="007F6DC7" w:rsidRDefault="009E40BB" w:rsidP="002C78AB">
    <w:pPr>
      <w:pStyle w:val="Footer"/>
      <w:tabs>
        <w:tab w:val="center" w:pos="4536"/>
        <w:tab w:val="right" w:pos="9072"/>
      </w:tabs>
    </w:pPr>
    <w:r w:rsidRPr="007F6DC7">
      <w:rPr>
        <w:rFonts w:cs="Arial"/>
        <w:sz w:val="16"/>
      </w:rPr>
      <w:t>S-1</w:t>
    </w:r>
    <w:r>
      <w:rPr>
        <w:rFonts w:cs="Arial"/>
        <w:sz w:val="16"/>
      </w:rPr>
      <w:t>3</w:t>
    </w:r>
    <w:r w:rsidRPr="007F6DC7">
      <w:rPr>
        <w:rFonts w:cs="Arial"/>
        <w:sz w:val="16"/>
      </w:rPr>
      <w:t>1</w:t>
    </w:r>
    <w:r>
      <w:rPr>
        <w:rFonts w:cs="Arial"/>
        <w:sz w:val="16"/>
      </w:rPr>
      <w:ptab w:relativeTo="margin" w:alignment="center" w:leader="none"/>
    </w:r>
    <w:ins w:id="58" w:author="Raphael Malyankar" w:date="2023-01-10T14:08:00Z">
      <w:r>
        <w:rPr>
          <w:rFonts w:cs="Arial"/>
          <w:sz w:val="16"/>
        </w:rPr>
        <w:t>Dec</w:t>
      </w:r>
    </w:ins>
    <w:ins w:id="59" w:author="Raphael Malyankar" w:date="2022-11-20T21:45:00Z">
      <w:r>
        <w:rPr>
          <w:rFonts w:cs="Arial"/>
          <w:sz w:val="16"/>
        </w:rPr>
        <w:t>em</w:t>
      </w:r>
    </w:ins>
    <w:ins w:id="60" w:author="Raphael Malyankar" w:date="2022-11-15T00:03:00Z">
      <w:r>
        <w:rPr>
          <w:rFonts w:cs="Arial"/>
          <w:sz w:val="16"/>
        </w:rPr>
        <w:t>ber</w:t>
      </w:r>
    </w:ins>
    <w:r w:rsidRPr="003B38CA">
      <w:rPr>
        <w:rFonts w:cs="Arial"/>
        <w:sz w:val="16"/>
      </w:rPr>
      <w:t xml:space="preserve"> </w:t>
    </w:r>
    <w:r w:rsidRPr="007F6DC7">
      <w:rPr>
        <w:rFonts w:cs="Arial"/>
        <w:sz w:val="16"/>
      </w:rPr>
      <w:t>20</w:t>
    </w:r>
    <w:r>
      <w:rPr>
        <w:rFonts w:cs="Arial"/>
        <w:sz w:val="16"/>
      </w:rPr>
      <w:t>22</w:t>
    </w:r>
    <w:r>
      <w:rPr>
        <w:rFonts w:cs="Arial"/>
        <w:sz w:val="16"/>
      </w:rPr>
      <w:ptab w:relativeTo="margin" w:alignment="right" w:leader="none"/>
    </w:r>
    <w:r w:rsidRPr="007F6DC7">
      <w:rPr>
        <w:rFonts w:cs="Arial"/>
        <w:sz w:val="16"/>
      </w:rPr>
      <w:t>Edition 1.</w:t>
    </w:r>
    <w:r>
      <w:rPr>
        <w:rFonts w:cs="Arial"/>
        <w:sz w:val="16"/>
      </w:rPr>
      <w:t>0</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8B6B" w14:textId="617CFDA4" w:rsidR="009E40BB" w:rsidRDefault="009E40BB" w:rsidP="00985790">
    <w:pPr>
      <w:pStyle w:val="Footer"/>
      <w:tabs>
        <w:tab w:val="center" w:pos="6946"/>
        <w:tab w:val="right" w:pos="13892"/>
      </w:tabs>
      <w:rPr>
        <w:rFonts w:cs="Arial"/>
        <w:sz w:val="16"/>
      </w:rPr>
    </w:pPr>
    <w:r>
      <w:rPr>
        <w:rFonts w:cs="Arial"/>
        <w:sz w:val="16"/>
      </w:rPr>
      <w:t>S-131</w:t>
    </w:r>
    <w:r>
      <w:rPr>
        <w:rFonts w:cs="Arial"/>
        <w:sz w:val="16"/>
      </w:rPr>
      <w:tab/>
    </w:r>
    <w:ins w:id="1814" w:author="Raphael Malyankar" w:date="2022-11-20T21:46:00Z">
      <w:r>
        <w:rPr>
          <w:rFonts w:cs="Arial"/>
          <w:sz w:val="16"/>
        </w:rPr>
        <w:t>Novem</w:t>
      </w:r>
    </w:ins>
    <w:ins w:id="1815" w:author="Raphael Malyankar" w:date="2022-11-15T00:04:00Z">
      <w:r>
        <w:rPr>
          <w:rFonts w:cs="Arial"/>
          <w:sz w:val="16"/>
        </w:rPr>
        <w:t>ber</w:t>
      </w:r>
    </w:ins>
    <w:r>
      <w:rPr>
        <w:rFonts w:cs="Arial"/>
        <w:sz w:val="16"/>
      </w:rPr>
      <w:t xml:space="preserve"> 2022</w:t>
    </w:r>
    <w:r>
      <w:rPr>
        <w:rFonts w:cs="Arial"/>
        <w:sz w:val="16"/>
      </w:rPr>
      <w:tab/>
      <w:t>Edition 1.0.0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2085" w14:textId="1D41BC5A" w:rsidR="009E40BB" w:rsidRPr="00244A4A" w:rsidRDefault="009E40BB" w:rsidP="00244A4A">
    <w:pPr>
      <w:pStyle w:val="Footer"/>
      <w:tabs>
        <w:tab w:val="center" w:pos="4395"/>
        <w:tab w:val="right" w:pos="8931"/>
      </w:tabs>
      <w:jc w:val="center"/>
      <w:rPr>
        <w:rFonts w:cs="Arial"/>
        <w:sz w:val="16"/>
      </w:rPr>
    </w:pPr>
    <w:r>
      <w:rPr>
        <w:rFonts w:cs="Arial"/>
        <w:sz w:val="16"/>
      </w:rPr>
      <w:t>S-131</w:t>
    </w:r>
    <w:r>
      <w:rPr>
        <w:rFonts w:cs="Arial"/>
        <w:sz w:val="16"/>
      </w:rPr>
      <w:tab/>
    </w:r>
    <w:ins w:id="1821" w:author="Raphael Malyankar" w:date="2022-11-20T21:46:00Z">
      <w:r>
        <w:rPr>
          <w:rFonts w:cs="Arial"/>
          <w:color w:val="FF0000"/>
          <w:sz w:val="16"/>
        </w:rPr>
        <w:t>November</w:t>
      </w:r>
    </w:ins>
    <w:r>
      <w:rPr>
        <w:rFonts w:cs="Arial"/>
        <w:sz w:val="16"/>
      </w:rPr>
      <w:t xml:space="preserve"> 20</w:t>
    </w:r>
    <w:ins w:id="1822" w:author="Raphael Malyankar" w:date="2022-11-20T21:46:00Z">
      <w:r>
        <w:rPr>
          <w:rFonts w:cs="Arial"/>
          <w:sz w:val="16"/>
        </w:rPr>
        <w:t>22</w:t>
      </w:r>
    </w:ins>
    <w:r>
      <w:rPr>
        <w:rFonts w:cs="Arial"/>
        <w:sz w:val="16"/>
      </w:rPr>
      <w:tab/>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564D2" w14:textId="77777777" w:rsidR="00D27D27" w:rsidRDefault="00D27D27">
      <w:pPr>
        <w:spacing w:after="0" w:line="240" w:lineRule="auto"/>
      </w:pPr>
      <w:r>
        <w:separator/>
      </w:r>
    </w:p>
  </w:footnote>
  <w:footnote w:type="continuationSeparator" w:id="0">
    <w:p w14:paraId="513530B3" w14:textId="77777777" w:rsidR="00D27D27" w:rsidRDefault="00D27D27">
      <w:pPr>
        <w:spacing w:after="0" w:line="240" w:lineRule="auto"/>
      </w:pPr>
      <w:r>
        <w:continuationSeparator/>
      </w:r>
    </w:p>
  </w:footnote>
  <w:footnote w:id="1">
    <w:p w14:paraId="1CDBA808" w14:textId="47059829" w:rsidR="009E40BB" w:rsidRPr="00326165" w:rsidRDefault="009E40BB">
      <w:pPr>
        <w:pStyle w:val="FootnoteText"/>
        <w:rPr>
          <w:lang w:val="en-US"/>
        </w:rPr>
      </w:pPr>
      <w:r>
        <w:rPr>
          <w:rStyle w:val="FootnoteReference"/>
        </w:rPr>
        <w:footnoteRef/>
      </w:r>
      <w:r>
        <w:t xml:space="preserve"> </w:t>
      </w:r>
      <w:r>
        <w:rPr>
          <w:lang w:val="en-US"/>
        </w:rPr>
        <w:t>Source information is currently broken out into three attributes: source, sourceType, and reportedDate, due to GI Registry issues with the complex attribute sourceIndication.</w:t>
      </w:r>
    </w:p>
  </w:footnote>
  <w:footnote w:id="2">
    <w:p w14:paraId="5A1F1B29" w14:textId="420042AA" w:rsidR="009E40BB" w:rsidRPr="00FB7C25" w:rsidRDefault="009E40BB" w:rsidP="00FB7C25">
      <w:pPr>
        <w:pStyle w:val="FootnoteText"/>
        <w:jc w:val="left"/>
        <w:rPr>
          <w:lang w:val="en-US"/>
        </w:rPr>
      </w:pPr>
      <w:ins w:id="853" w:author="Raphael Malyankar" w:date="2022-11-16T19:34:00Z">
        <w:r>
          <w:rPr>
            <w:rStyle w:val="FootnoteReference"/>
          </w:rPr>
          <w:footnoteRef/>
        </w:r>
        <w:r>
          <w:t xml:space="preserve"> </w:t>
        </w:r>
        <w:bookmarkStart w:id="854" w:name="_Hlk119520092"/>
        <w:r>
          <w:rPr>
            <w:lang w:val="en-US"/>
          </w:rPr>
          <w:t>Available from http</w:t>
        </w:r>
      </w:ins>
      <w:ins w:id="855" w:author="Raphael Malyankar" w:date="2022-11-16T19:35:00Z">
        <w:r>
          <w:rPr>
            <w:lang w:val="en-US"/>
          </w:rPr>
          <w:t xml:space="preserve">s://schemas.s100dev.net. </w:t>
        </w:r>
      </w:ins>
      <w:ins w:id="856" w:author="Raphael Malyankar" w:date="2022-11-16T19:37:00Z">
        <w:r>
          <w:rPr>
            <w:lang w:val="en-US"/>
          </w:rPr>
          <w:t xml:space="preserve">The </w:t>
        </w:r>
      </w:ins>
      <w:ins w:id="857" w:author="Raphael Malyankar" w:date="2022-11-16T19:35:00Z">
        <w:r>
          <w:rPr>
            <w:lang w:val="en-US"/>
          </w:rPr>
          <w:t xml:space="preserve">XML and human-readable versions of the </w:t>
        </w:r>
      </w:ins>
      <w:ins w:id="858" w:author="Raphael Malyankar" w:date="2022-11-16T19:36:00Z">
        <w:r>
          <w:rPr>
            <w:lang w:val="en-US"/>
          </w:rPr>
          <w:t xml:space="preserve">codelists </w:t>
        </w:r>
      </w:ins>
      <w:ins w:id="859" w:author="Raphael Malyankar" w:date="2022-11-16T19:35:00Z">
        <w:r>
          <w:rPr>
            <w:lang w:val="en-US"/>
          </w:rPr>
          <w:t xml:space="preserve">file </w:t>
        </w:r>
      </w:ins>
      <w:ins w:id="860" w:author="Raphael Malyankar" w:date="2022-11-16T19:36:00Z">
        <w:r>
          <w:rPr>
            <w:lang w:val="en-US"/>
          </w:rPr>
          <w:t>for S-100 Edition 5.0.</w:t>
        </w:r>
      </w:ins>
      <w:ins w:id="861" w:author="Raphael Malyankar" w:date="2022-11-16T19:37:00Z">
        <w:r>
          <w:rPr>
            <w:lang w:val="en-US"/>
          </w:rPr>
          <w:t xml:space="preserve">0 </w:t>
        </w:r>
      </w:ins>
      <w:ins w:id="862" w:author="Raphael Malyankar" w:date="2022-11-16T19:35:00Z">
        <w:r>
          <w:rPr>
            <w:lang w:val="en-US"/>
          </w:rPr>
          <w:t xml:space="preserve">are located at </w:t>
        </w:r>
      </w:ins>
      <w:ins w:id="863" w:author="Raphael Malyankar" w:date="2022-11-16T19:36:00Z">
        <w:r w:rsidRPr="009172A4">
          <w:rPr>
            <w:lang w:val="en-US"/>
          </w:rPr>
          <w:t>https://schemas.s100dev.net/schemas/S100/5.0.0/resources/Codelists/cat/codelists.xml</w:t>
        </w:r>
      </w:ins>
      <w:ins w:id="864" w:author="Raphael Malyankar" w:date="2022-11-16T19:37:00Z">
        <w:r>
          <w:rPr>
            <w:lang w:val="en-US"/>
          </w:rPr>
          <w:t xml:space="preserve"> and </w:t>
        </w:r>
        <w:r w:rsidRPr="00FB7C25">
          <w:rPr>
            <w:lang w:val="en-US"/>
          </w:rPr>
          <w:t>https://schemas.s100dev.net/schemas/S100/5.0.0/resources/Codelists/cat/codelists.html</w:t>
        </w:r>
        <w:r>
          <w:rPr>
            <w:lang w:val="en-US"/>
          </w:rPr>
          <w:t xml:space="preserve"> respectively.</w:t>
        </w:r>
      </w:ins>
      <w:bookmarkEnd w:id="854"/>
    </w:p>
  </w:footnote>
  <w:footnote w:id="3">
    <w:p w14:paraId="589D433C" w14:textId="4F5AC2F8" w:rsidR="009E40BB" w:rsidRPr="008465FB" w:rsidRDefault="009E40BB">
      <w:pPr>
        <w:pStyle w:val="FootnoteText"/>
        <w:rPr>
          <w:lang w:val="en-US"/>
        </w:rPr>
      </w:pPr>
      <w:ins w:id="1517" w:author="Raphael Malyankar" w:date="2022-11-24T23:39:00Z">
        <w:r>
          <w:rPr>
            <w:rStyle w:val="FootnoteReference"/>
          </w:rPr>
          <w:footnoteRef/>
        </w:r>
        <w:r>
          <w:t xml:space="preserve"> </w:t>
        </w:r>
        <w:r>
          <w:rPr>
            <w:lang w:val="en-US"/>
          </w:rPr>
          <w:t>Suffixing zeros is a temporary expedient pending co</w:t>
        </w:r>
      </w:ins>
      <w:ins w:id="1518" w:author="Raphael Malyankar" w:date="2022-11-24T23:40:00Z">
        <w:r>
          <w:rPr>
            <w:lang w:val="en-US"/>
          </w:rPr>
          <w:t>nversion of the IHO producer code registry to 4-character codes.</w:t>
        </w:r>
      </w:ins>
      <w:ins w:id="1519" w:author="Raphael Malyankar" w:date="2023-01-10T14:49:00Z">
        <w:r w:rsidR="001D3331">
          <w:rPr>
            <w:lang w:val="en-US"/>
          </w:rPr>
          <w:t xml:space="preserve"> When </w:t>
        </w:r>
      </w:ins>
      <w:ins w:id="1520" w:author="Raphael Malyankar" w:date="2023-01-10T14:50:00Z">
        <w:r w:rsidR="001D3331">
          <w:rPr>
            <w:lang w:val="en-US"/>
          </w:rPr>
          <w:t>4-character</w:t>
        </w:r>
      </w:ins>
      <w:ins w:id="1521" w:author="Raphael Malyankar" w:date="2023-01-10T14:49:00Z">
        <w:r w:rsidR="001D3331">
          <w:rPr>
            <w:lang w:val="en-US"/>
          </w:rPr>
          <w:t xml:space="preserve"> IHO producer codes</w:t>
        </w:r>
      </w:ins>
      <w:ins w:id="1522" w:author="Raphael Malyankar" w:date="2023-01-10T14:50:00Z">
        <w:r w:rsidR="001D3331">
          <w:rPr>
            <w:lang w:val="en-US"/>
          </w:rPr>
          <w:t xml:space="preserve"> are published, they must be used. </w:t>
        </w:r>
      </w:ins>
      <w:ins w:id="1523" w:author="Raphael Malyankar" w:date="2022-11-24T23:39:00Z">
        <w:r>
          <w:rPr>
            <w:lang w:val="en-US"/>
          </w:rPr>
          <w:t xml:space="preserv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0D072" w14:textId="25944FA4" w:rsidR="009E40BB" w:rsidRPr="00D922BD" w:rsidRDefault="009E40BB"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14</w:t>
    </w:r>
    <w:r>
      <w:rPr>
        <w:rFonts w:eastAsia="Times New Roman" w:cs="Arial"/>
        <w:sz w:val="16"/>
        <w:szCs w:val="16"/>
        <w:lang w:val="en-US" w:eastAsia="en-US"/>
      </w:rPr>
      <w:fldChar w:fldCharType="end"/>
    </w:r>
    <w:r>
      <w:rPr>
        <w:rFonts w:eastAsia="Times New Roman" w:cs="Arial"/>
        <w:sz w:val="16"/>
        <w:szCs w:val="16"/>
        <w:lang w:val="en-US" w:eastAsia="en-US"/>
      </w:rPr>
      <w:tab/>
      <w:t>MHI Product Specification</w:t>
    </w:r>
    <w:r>
      <w:rPr>
        <w:rFonts w:eastAsia="Times New Roman" w:cs="Arial"/>
        <w:sz w:val="16"/>
        <w:szCs w:val="16"/>
        <w:lang w:val="en-US"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1F482" w14:textId="74277761" w:rsidR="009E40BB" w:rsidRPr="00D922BD" w:rsidRDefault="009E40BB"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MHI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v</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D3D39" w14:textId="44A6A074" w:rsidR="009E40BB" w:rsidRPr="00D922BD" w:rsidRDefault="009E40BB" w:rsidP="00562264">
    <w:pPr>
      <w:spacing w:after="0" w:line="240" w:lineRule="auto"/>
      <w:ind w:right="14"/>
      <w:rPr>
        <w:rFonts w:eastAsia="Times New Roman" w:cs="Arial"/>
        <w:sz w:val="16"/>
        <w:szCs w:val="16"/>
        <w:lang w:val="en-US" w:eastAsia="en-US"/>
      </w:rPr>
    </w:pPr>
    <w:r>
      <w:rPr>
        <w:rStyle w:val="PageNumber"/>
        <w:sz w:val="16"/>
        <w:szCs w:val="16"/>
        <w:lang w:val="en-US"/>
      </w:rPr>
      <w:ptab w:relativeTo="margin" w:alignment="center" w:leader="none"/>
    </w:r>
    <w:r>
      <w:rPr>
        <w:rFonts w:eastAsia="Times New Roman" w:cs="Arial"/>
        <w:sz w:val="16"/>
        <w:szCs w:val="16"/>
        <w:lang w:val="en-US" w:eastAsia="en-US"/>
      </w:rPr>
      <w:t>MHI Product Specification</w:t>
    </w:r>
    <w:r>
      <w:rPr>
        <w:rFonts w:eastAsia="Times New Roman" w:cs="Arial"/>
        <w:sz w:val="16"/>
        <w:szCs w:val="16"/>
        <w:lang w:val="en-US" w:eastAsia="en-US"/>
      </w:rPr>
      <w:ptab w:relativeTo="margin" w:alignment="right" w:leader="none"/>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15</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024C9" w14:textId="400BDA38" w:rsidR="009E40BB" w:rsidRPr="00D922BD" w:rsidRDefault="009E40BB"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MHI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E02D6" w14:textId="7A01F8C1" w:rsidR="009E40BB" w:rsidRPr="007B519C" w:rsidRDefault="009E40BB"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78</w:t>
    </w:r>
    <w:r>
      <w:rPr>
        <w:rFonts w:eastAsia="Times New Roman" w:cs="Arial"/>
        <w:sz w:val="16"/>
        <w:szCs w:val="16"/>
        <w:lang w:val="en-US" w:eastAsia="en-US"/>
      </w:rPr>
      <w:fldChar w:fldCharType="end"/>
    </w:r>
    <w:r>
      <w:rPr>
        <w:rFonts w:eastAsia="Times New Roman" w:cs="Arial"/>
        <w:sz w:val="16"/>
        <w:szCs w:val="16"/>
        <w:lang w:val="en-US" w:eastAsia="en-US"/>
      </w:rPr>
      <w:tab/>
      <w:t>MHI Product Specification</w:t>
    </w:r>
    <w:r>
      <w:rPr>
        <w:rFonts w:eastAsia="Times New Roman" w:cs="Arial"/>
        <w:sz w:val="16"/>
        <w:szCs w:val="16"/>
        <w:lang w:val="en-US" w:eastAsia="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4AC6672"/>
    <w:multiLevelType w:val="hybridMultilevel"/>
    <w:tmpl w:val="DE6C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86F2EB4"/>
    <w:multiLevelType w:val="hybridMultilevel"/>
    <w:tmpl w:val="F56A8D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15:restartNumberingAfterBreak="0">
    <w:nsid w:val="0D012459"/>
    <w:multiLevelType w:val="hybridMultilevel"/>
    <w:tmpl w:val="5F9A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C33F3"/>
    <w:multiLevelType w:val="hybridMultilevel"/>
    <w:tmpl w:val="7AD8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9392C"/>
    <w:multiLevelType w:val="hybridMultilevel"/>
    <w:tmpl w:val="0654491A"/>
    <w:lvl w:ilvl="0" w:tplc="0413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1421661C"/>
    <w:multiLevelType w:val="hybridMultilevel"/>
    <w:tmpl w:val="300807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6445B66"/>
    <w:multiLevelType w:val="hybridMultilevel"/>
    <w:tmpl w:val="2D0ED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C7293"/>
    <w:multiLevelType w:val="hybridMultilevel"/>
    <w:tmpl w:val="627E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2505A"/>
    <w:multiLevelType w:val="hybridMultilevel"/>
    <w:tmpl w:val="B964A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5E1B01"/>
    <w:multiLevelType w:val="hybridMultilevel"/>
    <w:tmpl w:val="526A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236B32"/>
    <w:multiLevelType w:val="hybridMultilevel"/>
    <w:tmpl w:val="538E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2A065A8D"/>
    <w:multiLevelType w:val="hybridMultilevel"/>
    <w:tmpl w:val="4E744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340A95"/>
    <w:multiLevelType w:val="hybridMultilevel"/>
    <w:tmpl w:val="51302EFE"/>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474920"/>
    <w:multiLevelType w:val="hybridMultilevel"/>
    <w:tmpl w:val="11B0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7"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8" w15:restartNumberingAfterBreak="0">
    <w:nsid w:val="34FB323D"/>
    <w:multiLevelType w:val="hybridMultilevel"/>
    <w:tmpl w:val="08D411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9EC52CE"/>
    <w:multiLevelType w:val="hybridMultilevel"/>
    <w:tmpl w:val="F01A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2" w15:restartNumberingAfterBreak="0">
    <w:nsid w:val="3FF55D0D"/>
    <w:multiLevelType w:val="hybridMultilevel"/>
    <w:tmpl w:val="F85A6176"/>
    <w:lvl w:ilvl="0" w:tplc="49DABA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9F1C0B"/>
    <w:multiLevelType w:val="hybridMultilevel"/>
    <w:tmpl w:val="13B44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FB294E"/>
    <w:multiLevelType w:val="hybridMultilevel"/>
    <w:tmpl w:val="87007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F2471"/>
    <w:multiLevelType w:val="hybridMultilevel"/>
    <w:tmpl w:val="8E14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87989"/>
    <w:multiLevelType w:val="hybridMultilevel"/>
    <w:tmpl w:val="B1F482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C6534D"/>
    <w:multiLevelType w:val="hybridMultilevel"/>
    <w:tmpl w:val="3470F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775829"/>
    <w:multiLevelType w:val="hybridMultilevel"/>
    <w:tmpl w:val="EE362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4E211B"/>
    <w:multiLevelType w:val="hybridMultilevel"/>
    <w:tmpl w:val="747E9C1E"/>
    <w:lvl w:ilvl="0" w:tplc="ABD821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2" w15:restartNumberingAfterBreak="0">
    <w:nsid w:val="7C052D7D"/>
    <w:multiLevelType w:val="hybridMultilevel"/>
    <w:tmpl w:val="A5C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6"/>
  </w:num>
  <w:num w:numId="3">
    <w:abstractNumId w:val="26"/>
  </w:num>
  <w:num w:numId="4">
    <w:abstractNumId w:val="4"/>
  </w:num>
  <w:num w:numId="5">
    <w:abstractNumId w:val="3"/>
  </w:num>
  <w:num w:numId="6">
    <w:abstractNumId w:val="2"/>
  </w:num>
  <w:num w:numId="7">
    <w:abstractNumId w:val="1"/>
  </w:num>
  <w:num w:numId="8">
    <w:abstractNumId w:val="0"/>
  </w:num>
  <w:num w:numId="9">
    <w:abstractNumId w:val="29"/>
  </w:num>
  <w:num w:numId="10">
    <w:abstractNumId w:val="20"/>
  </w:num>
  <w:num w:numId="11">
    <w:abstractNumId w:val="12"/>
  </w:num>
  <w:num w:numId="12">
    <w:abstractNumId w:val="8"/>
  </w:num>
  <w:num w:numId="13">
    <w:abstractNumId w:val="41"/>
  </w:num>
  <w:num w:numId="14">
    <w:abstractNumId w:val="43"/>
  </w:num>
  <w:num w:numId="15">
    <w:abstractNumId w:val="14"/>
  </w:num>
  <w:num w:numId="16">
    <w:abstractNumId w:val="31"/>
  </w:num>
  <w:num w:numId="17">
    <w:abstractNumId w:val="40"/>
  </w:num>
  <w:num w:numId="18">
    <w:abstractNumId w:val="11"/>
  </w:num>
  <w:num w:numId="19">
    <w:abstractNumId w:val="34"/>
  </w:num>
  <w:num w:numId="20">
    <w:abstractNumId w:val="27"/>
  </w:num>
  <w:num w:numId="21">
    <w:abstractNumId w:val="25"/>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2">
    <w:abstractNumId w:val="33"/>
  </w:num>
  <w:num w:numId="23">
    <w:abstractNumId w:val="36"/>
  </w:num>
  <w:num w:numId="24">
    <w:abstractNumId w:val="30"/>
  </w:num>
  <w:num w:numId="25">
    <w:abstractNumId w:val="38"/>
  </w:num>
  <w:num w:numId="26">
    <w:abstractNumId w:val="5"/>
  </w:num>
  <w:num w:numId="27">
    <w:abstractNumId w:val="16"/>
  </w:num>
  <w:num w:numId="28">
    <w:abstractNumId w:val="42"/>
  </w:num>
  <w:num w:numId="29">
    <w:abstractNumId w:val="39"/>
  </w:num>
  <w:num w:numId="30">
    <w:abstractNumId w:val="32"/>
  </w:num>
  <w:num w:numId="31">
    <w:abstractNumId w:val="10"/>
  </w:num>
  <w:num w:numId="32">
    <w:abstractNumId w:val="7"/>
  </w:num>
  <w:num w:numId="33">
    <w:abstractNumId w:val="18"/>
  </w:num>
  <w:num w:numId="34">
    <w:abstractNumId w:val="22"/>
  </w:num>
  <w:num w:numId="35">
    <w:abstractNumId w:val="35"/>
  </w:num>
  <w:num w:numId="36">
    <w:abstractNumId w:val="13"/>
  </w:num>
  <w:num w:numId="37">
    <w:abstractNumId w:val="15"/>
  </w:num>
  <w:num w:numId="38">
    <w:abstractNumId w:val="9"/>
  </w:num>
  <w:num w:numId="39">
    <w:abstractNumId w:val="37"/>
  </w:num>
  <w:num w:numId="40">
    <w:abstractNumId w:val="28"/>
  </w:num>
  <w:num w:numId="41">
    <w:abstractNumId w:val="19"/>
  </w:num>
  <w:num w:numId="42">
    <w:abstractNumId w:val="24"/>
  </w:num>
  <w:num w:numId="43">
    <w:abstractNumId w:val="23"/>
  </w:num>
  <w:num w:numId="44">
    <w:abstractNumId w:val="17"/>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lyankar">
    <w15:presenceInfo w15:providerId="None" w15:userId="Raphael Malyankar"/>
  </w15:person>
  <w15:person w15:author="Jens Søe Christiansen">
    <w15:presenceInfo w15:providerId="AD" w15:userId="S-1-5-21-2100284113-1573851820-878952375-3348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trackRevisions/>
  <w:defaultTabStop w:val="346"/>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7533"/>
    <w:rsid w:val="00001883"/>
    <w:rsid w:val="0000300D"/>
    <w:rsid w:val="00004989"/>
    <w:rsid w:val="000049AF"/>
    <w:rsid w:val="000049B4"/>
    <w:rsid w:val="00004B50"/>
    <w:rsid w:val="000052AD"/>
    <w:rsid w:val="000052BD"/>
    <w:rsid w:val="000055EF"/>
    <w:rsid w:val="00006534"/>
    <w:rsid w:val="0000728E"/>
    <w:rsid w:val="00007CB4"/>
    <w:rsid w:val="00007DF8"/>
    <w:rsid w:val="00010978"/>
    <w:rsid w:val="00011077"/>
    <w:rsid w:val="0001166A"/>
    <w:rsid w:val="000123AA"/>
    <w:rsid w:val="00013A83"/>
    <w:rsid w:val="00014234"/>
    <w:rsid w:val="0001486D"/>
    <w:rsid w:val="00015019"/>
    <w:rsid w:val="000158F8"/>
    <w:rsid w:val="00015BC9"/>
    <w:rsid w:val="00017115"/>
    <w:rsid w:val="00017C84"/>
    <w:rsid w:val="00017DFB"/>
    <w:rsid w:val="00021149"/>
    <w:rsid w:val="00021383"/>
    <w:rsid w:val="000219BE"/>
    <w:rsid w:val="00021A37"/>
    <w:rsid w:val="00022641"/>
    <w:rsid w:val="000231CB"/>
    <w:rsid w:val="00024033"/>
    <w:rsid w:val="000240C0"/>
    <w:rsid w:val="000241F3"/>
    <w:rsid w:val="00024544"/>
    <w:rsid w:val="00027A8C"/>
    <w:rsid w:val="00030E18"/>
    <w:rsid w:val="00030E77"/>
    <w:rsid w:val="00031710"/>
    <w:rsid w:val="0003194C"/>
    <w:rsid w:val="00031C64"/>
    <w:rsid w:val="00031CBC"/>
    <w:rsid w:val="0003240A"/>
    <w:rsid w:val="00032F22"/>
    <w:rsid w:val="0003433B"/>
    <w:rsid w:val="00035108"/>
    <w:rsid w:val="0003528A"/>
    <w:rsid w:val="000356FA"/>
    <w:rsid w:val="00035B47"/>
    <w:rsid w:val="00035C11"/>
    <w:rsid w:val="000361FD"/>
    <w:rsid w:val="000362EB"/>
    <w:rsid w:val="00036B75"/>
    <w:rsid w:val="00037650"/>
    <w:rsid w:val="000379ED"/>
    <w:rsid w:val="00037B49"/>
    <w:rsid w:val="00037BB4"/>
    <w:rsid w:val="0004063A"/>
    <w:rsid w:val="00040E13"/>
    <w:rsid w:val="00040E1B"/>
    <w:rsid w:val="000412A7"/>
    <w:rsid w:val="000414AF"/>
    <w:rsid w:val="000419AB"/>
    <w:rsid w:val="00042462"/>
    <w:rsid w:val="000435FB"/>
    <w:rsid w:val="00043625"/>
    <w:rsid w:val="00043DC0"/>
    <w:rsid w:val="000444E8"/>
    <w:rsid w:val="00044EF9"/>
    <w:rsid w:val="00044FEE"/>
    <w:rsid w:val="000452EC"/>
    <w:rsid w:val="000454EF"/>
    <w:rsid w:val="00045F4B"/>
    <w:rsid w:val="00047AF3"/>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5E1F"/>
    <w:rsid w:val="00056389"/>
    <w:rsid w:val="000563DC"/>
    <w:rsid w:val="00056ECE"/>
    <w:rsid w:val="00057516"/>
    <w:rsid w:val="000600A1"/>
    <w:rsid w:val="0006033E"/>
    <w:rsid w:val="00060957"/>
    <w:rsid w:val="0006155B"/>
    <w:rsid w:val="0006197E"/>
    <w:rsid w:val="00061CED"/>
    <w:rsid w:val="0006482A"/>
    <w:rsid w:val="00064E25"/>
    <w:rsid w:val="000669C1"/>
    <w:rsid w:val="00066A97"/>
    <w:rsid w:val="00066C71"/>
    <w:rsid w:val="00067049"/>
    <w:rsid w:val="00070080"/>
    <w:rsid w:val="0007140C"/>
    <w:rsid w:val="00071706"/>
    <w:rsid w:val="000719DF"/>
    <w:rsid w:val="000721D7"/>
    <w:rsid w:val="00074200"/>
    <w:rsid w:val="000750E4"/>
    <w:rsid w:val="0007534D"/>
    <w:rsid w:val="0007586B"/>
    <w:rsid w:val="00075928"/>
    <w:rsid w:val="00075BD1"/>
    <w:rsid w:val="00076A6D"/>
    <w:rsid w:val="000771BD"/>
    <w:rsid w:val="000772C2"/>
    <w:rsid w:val="000773A9"/>
    <w:rsid w:val="000777D9"/>
    <w:rsid w:val="00077A8F"/>
    <w:rsid w:val="0008096E"/>
    <w:rsid w:val="00080EBB"/>
    <w:rsid w:val="00081DE0"/>
    <w:rsid w:val="00081FF3"/>
    <w:rsid w:val="00083C67"/>
    <w:rsid w:val="00084C3B"/>
    <w:rsid w:val="000854BF"/>
    <w:rsid w:val="0008774F"/>
    <w:rsid w:val="000879A6"/>
    <w:rsid w:val="00087A13"/>
    <w:rsid w:val="00090219"/>
    <w:rsid w:val="000907D9"/>
    <w:rsid w:val="000914AD"/>
    <w:rsid w:val="000923FA"/>
    <w:rsid w:val="00092544"/>
    <w:rsid w:val="000940E6"/>
    <w:rsid w:val="000941A3"/>
    <w:rsid w:val="00095C08"/>
    <w:rsid w:val="00095E45"/>
    <w:rsid w:val="00096A3F"/>
    <w:rsid w:val="000978B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702"/>
    <w:rsid w:val="000B0F46"/>
    <w:rsid w:val="000B1772"/>
    <w:rsid w:val="000B2901"/>
    <w:rsid w:val="000B2FB7"/>
    <w:rsid w:val="000B39E5"/>
    <w:rsid w:val="000B3F0A"/>
    <w:rsid w:val="000B3F82"/>
    <w:rsid w:val="000B40A1"/>
    <w:rsid w:val="000B5CE6"/>
    <w:rsid w:val="000B5E64"/>
    <w:rsid w:val="000B640E"/>
    <w:rsid w:val="000B6B36"/>
    <w:rsid w:val="000B7185"/>
    <w:rsid w:val="000C02EB"/>
    <w:rsid w:val="000C0767"/>
    <w:rsid w:val="000C0EBE"/>
    <w:rsid w:val="000C109C"/>
    <w:rsid w:val="000C1135"/>
    <w:rsid w:val="000C1548"/>
    <w:rsid w:val="000C2038"/>
    <w:rsid w:val="000C2079"/>
    <w:rsid w:val="000C2A56"/>
    <w:rsid w:val="000C2C7C"/>
    <w:rsid w:val="000C3CB8"/>
    <w:rsid w:val="000C5B68"/>
    <w:rsid w:val="000C632D"/>
    <w:rsid w:val="000C6403"/>
    <w:rsid w:val="000C740C"/>
    <w:rsid w:val="000C7798"/>
    <w:rsid w:val="000C7A81"/>
    <w:rsid w:val="000C7B98"/>
    <w:rsid w:val="000D0422"/>
    <w:rsid w:val="000D0FBB"/>
    <w:rsid w:val="000D1BB3"/>
    <w:rsid w:val="000D1CEE"/>
    <w:rsid w:val="000D23CA"/>
    <w:rsid w:val="000D3B7F"/>
    <w:rsid w:val="000D40A6"/>
    <w:rsid w:val="000D4E36"/>
    <w:rsid w:val="000D6165"/>
    <w:rsid w:val="000D6280"/>
    <w:rsid w:val="000D652B"/>
    <w:rsid w:val="000D6679"/>
    <w:rsid w:val="000D7925"/>
    <w:rsid w:val="000E033C"/>
    <w:rsid w:val="000E1AD4"/>
    <w:rsid w:val="000E1DFD"/>
    <w:rsid w:val="000E2852"/>
    <w:rsid w:val="000E2880"/>
    <w:rsid w:val="000E2999"/>
    <w:rsid w:val="000E5D87"/>
    <w:rsid w:val="000E5DA7"/>
    <w:rsid w:val="000E6A32"/>
    <w:rsid w:val="000E6A96"/>
    <w:rsid w:val="000E786A"/>
    <w:rsid w:val="000F06D2"/>
    <w:rsid w:val="000F06F8"/>
    <w:rsid w:val="000F094B"/>
    <w:rsid w:val="000F0F0F"/>
    <w:rsid w:val="000F0F1D"/>
    <w:rsid w:val="000F0F20"/>
    <w:rsid w:val="000F25DA"/>
    <w:rsid w:val="000F2787"/>
    <w:rsid w:val="000F2AEA"/>
    <w:rsid w:val="000F483E"/>
    <w:rsid w:val="000F4A3A"/>
    <w:rsid w:val="000F5956"/>
    <w:rsid w:val="000F6550"/>
    <w:rsid w:val="000F66B6"/>
    <w:rsid w:val="000F6A4D"/>
    <w:rsid w:val="000F7516"/>
    <w:rsid w:val="000F7B9F"/>
    <w:rsid w:val="000F7D76"/>
    <w:rsid w:val="000F7F7E"/>
    <w:rsid w:val="00100367"/>
    <w:rsid w:val="001004B0"/>
    <w:rsid w:val="00101207"/>
    <w:rsid w:val="00103764"/>
    <w:rsid w:val="00104089"/>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5F36"/>
    <w:rsid w:val="001168CA"/>
    <w:rsid w:val="00117C6C"/>
    <w:rsid w:val="001207A8"/>
    <w:rsid w:val="00120A87"/>
    <w:rsid w:val="00120B1F"/>
    <w:rsid w:val="00120D82"/>
    <w:rsid w:val="001212E4"/>
    <w:rsid w:val="00121682"/>
    <w:rsid w:val="0012173A"/>
    <w:rsid w:val="00121999"/>
    <w:rsid w:val="001221F6"/>
    <w:rsid w:val="001227A5"/>
    <w:rsid w:val="00122B61"/>
    <w:rsid w:val="00123A62"/>
    <w:rsid w:val="00123D83"/>
    <w:rsid w:val="0012488D"/>
    <w:rsid w:val="00124F1B"/>
    <w:rsid w:val="00125FAA"/>
    <w:rsid w:val="00126A2C"/>
    <w:rsid w:val="0012764B"/>
    <w:rsid w:val="00127CB5"/>
    <w:rsid w:val="00130E30"/>
    <w:rsid w:val="00131CA8"/>
    <w:rsid w:val="001320FA"/>
    <w:rsid w:val="00132312"/>
    <w:rsid w:val="0013352C"/>
    <w:rsid w:val="00133B7A"/>
    <w:rsid w:val="00133E56"/>
    <w:rsid w:val="00134179"/>
    <w:rsid w:val="00134DF5"/>
    <w:rsid w:val="001360F7"/>
    <w:rsid w:val="00136303"/>
    <w:rsid w:val="00136C12"/>
    <w:rsid w:val="00137454"/>
    <w:rsid w:val="001378C6"/>
    <w:rsid w:val="00137902"/>
    <w:rsid w:val="00137D72"/>
    <w:rsid w:val="00140245"/>
    <w:rsid w:val="001405D8"/>
    <w:rsid w:val="00140801"/>
    <w:rsid w:val="00140947"/>
    <w:rsid w:val="00140A32"/>
    <w:rsid w:val="00141962"/>
    <w:rsid w:val="00141BA0"/>
    <w:rsid w:val="00142165"/>
    <w:rsid w:val="00142616"/>
    <w:rsid w:val="00143BA6"/>
    <w:rsid w:val="00143BFC"/>
    <w:rsid w:val="00143F82"/>
    <w:rsid w:val="00144C2B"/>
    <w:rsid w:val="00145E4C"/>
    <w:rsid w:val="00145F5F"/>
    <w:rsid w:val="00146380"/>
    <w:rsid w:val="00147600"/>
    <w:rsid w:val="00147E47"/>
    <w:rsid w:val="001508B5"/>
    <w:rsid w:val="00150B63"/>
    <w:rsid w:val="0015134C"/>
    <w:rsid w:val="00153A83"/>
    <w:rsid w:val="00153B25"/>
    <w:rsid w:val="00153D38"/>
    <w:rsid w:val="0015421F"/>
    <w:rsid w:val="001563C9"/>
    <w:rsid w:val="00156BE3"/>
    <w:rsid w:val="00156F6E"/>
    <w:rsid w:val="001573C4"/>
    <w:rsid w:val="0016062C"/>
    <w:rsid w:val="00160956"/>
    <w:rsid w:val="00160E0F"/>
    <w:rsid w:val="001613A8"/>
    <w:rsid w:val="00162573"/>
    <w:rsid w:val="001626AB"/>
    <w:rsid w:val="001629D0"/>
    <w:rsid w:val="00162D7E"/>
    <w:rsid w:val="00163CE4"/>
    <w:rsid w:val="00163E05"/>
    <w:rsid w:val="00163E43"/>
    <w:rsid w:val="001640A1"/>
    <w:rsid w:val="001643C9"/>
    <w:rsid w:val="001648C9"/>
    <w:rsid w:val="00165DA8"/>
    <w:rsid w:val="00166373"/>
    <w:rsid w:val="0016640D"/>
    <w:rsid w:val="00167621"/>
    <w:rsid w:val="001678A8"/>
    <w:rsid w:val="00167C2F"/>
    <w:rsid w:val="00171C07"/>
    <w:rsid w:val="00172597"/>
    <w:rsid w:val="0017347B"/>
    <w:rsid w:val="00173519"/>
    <w:rsid w:val="00173A22"/>
    <w:rsid w:val="001742A9"/>
    <w:rsid w:val="0017491C"/>
    <w:rsid w:val="00175254"/>
    <w:rsid w:val="001758C2"/>
    <w:rsid w:val="00176D18"/>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87D7E"/>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590"/>
    <w:rsid w:val="00197957"/>
    <w:rsid w:val="00197E5E"/>
    <w:rsid w:val="001A005F"/>
    <w:rsid w:val="001A039F"/>
    <w:rsid w:val="001A0BEA"/>
    <w:rsid w:val="001A1872"/>
    <w:rsid w:val="001A26D0"/>
    <w:rsid w:val="001A272F"/>
    <w:rsid w:val="001A296F"/>
    <w:rsid w:val="001A2E9A"/>
    <w:rsid w:val="001A37DE"/>
    <w:rsid w:val="001A3F1B"/>
    <w:rsid w:val="001A4188"/>
    <w:rsid w:val="001A5953"/>
    <w:rsid w:val="001A5C72"/>
    <w:rsid w:val="001A5DE3"/>
    <w:rsid w:val="001A5E20"/>
    <w:rsid w:val="001A6B2A"/>
    <w:rsid w:val="001A7087"/>
    <w:rsid w:val="001A732E"/>
    <w:rsid w:val="001B012C"/>
    <w:rsid w:val="001B03BC"/>
    <w:rsid w:val="001B0609"/>
    <w:rsid w:val="001B11E9"/>
    <w:rsid w:val="001B121A"/>
    <w:rsid w:val="001B27C9"/>
    <w:rsid w:val="001B2F1D"/>
    <w:rsid w:val="001B3B69"/>
    <w:rsid w:val="001B3E22"/>
    <w:rsid w:val="001B45A4"/>
    <w:rsid w:val="001B4868"/>
    <w:rsid w:val="001B48C3"/>
    <w:rsid w:val="001B4929"/>
    <w:rsid w:val="001B5414"/>
    <w:rsid w:val="001B582C"/>
    <w:rsid w:val="001B5C3A"/>
    <w:rsid w:val="001B6CF0"/>
    <w:rsid w:val="001B75EB"/>
    <w:rsid w:val="001B77E4"/>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331"/>
    <w:rsid w:val="001D36D7"/>
    <w:rsid w:val="001D40A3"/>
    <w:rsid w:val="001D444C"/>
    <w:rsid w:val="001D44F5"/>
    <w:rsid w:val="001D452F"/>
    <w:rsid w:val="001D502D"/>
    <w:rsid w:val="001D57C7"/>
    <w:rsid w:val="001D613B"/>
    <w:rsid w:val="001D63F0"/>
    <w:rsid w:val="001D687F"/>
    <w:rsid w:val="001D6C60"/>
    <w:rsid w:val="001D74D7"/>
    <w:rsid w:val="001D7611"/>
    <w:rsid w:val="001D7688"/>
    <w:rsid w:val="001D798F"/>
    <w:rsid w:val="001D7A61"/>
    <w:rsid w:val="001E2A80"/>
    <w:rsid w:val="001E2E6B"/>
    <w:rsid w:val="001E339E"/>
    <w:rsid w:val="001E4125"/>
    <w:rsid w:val="001E42E8"/>
    <w:rsid w:val="001E4A4E"/>
    <w:rsid w:val="001E4C2C"/>
    <w:rsid w:val="001E4CE0"/>
    <w:rsid w:val="001E53B3"/>
    <w:rsid w:val="001E561A"/>
    <w:rsid w:val="001E5997"/>
    <w:rsid w:val="001E6088"/>
    <w:rsid w:val="001E6B4F"/>
    <w:rsid w:val="001E78CA"/>
    <w:rsid w:val="001F0D95"/>
    <w:rsid w:val="001F0DCB"/>
    <w:rsid w:val="001F1025"/>
    <w:rsid w:val="001F127D"/>
    <w:rsid w:val="001F3006"/>
    <w:rsid w:val="001F3E7D"/>
    <w:rsid w:val="001F3F18"/>
    <w:rsid w:val="001F420C"/>
    <w:rsid w:val="001F644E"/>
    <w:rsid w:val="001F69A8"/>
    <w:rsid w:val="001F6D22"/>
    <w:rsid w:val="001F7735"/>
    <w:rsid w:val="002006DA"/>
    <w:rsid w:val="00201203"/>
    <w:rsid w:val="00201653"/>
    <w:rsid w:val="00202269"/>
    <w:rsid w:val="0020301E"/>
    <w:rsid w:val="002031D0"/>
    <w:rsid w:val="002037E7"/>
    <w:rsid w:val="002041B2"/>
    <w:rsid w:val="00205D9B"/>
    <w:rsid w:val="00205DF7"/>
    <w:rsid w:val="00206362"/>
    <w:rsid w:val="00206414"/>
    <w:rsid w:val="00206607"/>
    <w:rsid w:val="0020682C"/>
    <w:rsid w:val="0020688A"/>
    <w:rsid w:val="00207450"/>
    <w:rsid w:val="00210A5D"/>
    <w:rsid w:val="00210A7B"/>
    <w:rsid w:val="002110C1"/>
    <w:rsid w:val="00211B9A"/>
    <w:rsid w:val="00213A2E"/>
    <w:rsid w:val="002149A4"/>
    <w:rsid w:val="00215AB1"/>
    <w:rsid w:val="00216333"/>
    <w:rsid w:val="00221F2B"/>
    <w:rsid w:val="002229AF"/>
    <w:rsid w:val="00222B05"/>
    <w:rsid w:val="002233B4"/>
    <w:rsid w:val="0022420A"/>
    <w:rsid w:val="00224937"/>
    <w:rsid w:val="00224E0D"/>
    <w:rsid w:val="00224F9F"/>
    <w:rsid w:val="0022577A"/>
    <w:rsid w:val="00225DEE"/>
    <w:rsid w:val="00225EDC"/>
    <w:rsid w:val="002261DB"/>
    <w:rsid w:val="0022685A"/>
    <w:rsid w:val="00227018"/>
    <w:rsid w:val="00227083"/>
    <w:rsid w:val="00227294"/>
    <w:rsid w:val="00227314"/>
    <w:rsid w:val="00227504"/>
    <w:rsid w:val="00227EFD"/>
    <w:rsid w:val="002307F6"/>
    <w:rsid w:val="00231260"/>
    <w:rsid w:val="00231652"/>
    <w:rsid w:val="00231701"/>
    <w:rsid w:val="00233A0D"/>
    <w:rsid w:val="002351FF"/>
    <w:rsid w:val="00235EBB"/>
    <w:rsid w:val="00235F26"/>
    <w:rsid w:val="002362D4"/>
    <w:rsid w:val="002368D1"/>
    <w:rsid w:val="0023797B"/>
    <w:rsid w:val="002379F3"/>
    <w:rsid w:val="0024045C"/>
    <w:rsid w:val="00240845"/>
    <w:rsid w:val="00241403"/>
    <w:rsid w:val="0024149F"/>
    <w:rsid w:val="002416A1"/>
    <w:rsid w:val="00241991"/>
    <w:rsid w:val="00243301"/>
    <w:rsid w:val="00244A4A"/>
    <w:rsid w:val="002455BA"/>
    <w:rsid w:val="00245982"/>
    <w:rsid w:val="00245FEC"/>
    <w:rsid w:val="002465DE"/>
    <w:rsid w:val="00247882"/>
    <w:rsid w:val="00247CD3"/>
    <w:rsid w:val="00247EF6"/>
    <w:rsid w:val="00247F1B"/>
    <w:rsid w:val="00250E4B"/>
    <w:rsid w:val="00251EC0"/>
    <w:rsid w:val="00252585"/>
    <w:rsid w:val="002528FB"/>
    <w:rsid w:val="00253B2B"/>
    <w:rsid w:val="0025415A"/>
    <w:rsid w:val="002543CD"/>
    <w:rsid w:val="002560B5"/>
    <w:rsid w:val="002566AD"/>
    <w:rsid w:val="0025683E"/>
    <w:rsid w:val="00260981"/>
    <w:rsid w:val="00261D89"/>
    <w:rsid w:val="0026275F"/>
    <w:rsid w:val="00262E95"/>
    <w:rsid w:val="002633A4"/>
    <w:rsid w:val="002638CA"/>
    <w:rsid w:val="00264204"/>
    <w:rsid w:val="00265343"/>
    <w:rsid w:val="002654A1"/>
    <w:rsid w:val="0026555A"/>
    <w:rsid w:val="00265ABD"/>
    <w:rsid w:val="00265D36"/>
    <w:rsid w:val="002665C8"/>
    <w:rsid w:val="00266912"/>
    <w:rsid w:val="00266D5F"/>
    <w:rsid w:val="00267192"/>
    <w:rsid w:val="00271523"/>
    <w:rsid w:val="00271679"/>
    <w:rsid w:val="00271C89"/>
    <w:rsid w:val="00272B0A"/>
    <w:rsid w:val="0027508E"/>
    <w:rsid w:val="002757C1"/>
    <w:rsid w:val="00275B1C"/>
    <w:rsid w:val="00275D57"/>
    <w:rsid w:val="00276B2C"/>
    <w:rsid w:val="00276D7D"/>
    <w:rsid w:val="002775EF"/>
    <w:rsid w:val="002807D2"/>
    <w:rsid w:val="002809A7"/>
    <w:rsid w:val="002817C0"/>
    <w:rsid w:val="00281A20"/>
    <w:rsid w:val="00281AC4"/>
    <w:rsid w:val="002820ED"/>
    <w:rsid w:val="00282150"/>
    <w:rsid w:val="002825BD"/>
    <w:rsid w:val="002828BE"/>
    <w:rsid w:val="00282CE8"/>
    <w:rsid w:val="0028376B"/>
    <w:rsid w:val="00283D27"/>
    <w:rsid w:val="00283FB5"/>
    <w:rsid w:val="0028424C"/>
    <w:rsid w:val="002844A3"/>
    <w:rsid w:val="00284E7D"/>
    <w:rsid w:val="00285D42"/>
    <w:rsid w:val="0028615E"/>
    <w:rsid w:val="00286FF9"/>
    <w:rsid w:val="002875C5"/>
    <w:rsid w:val="0028782C"/>
    <w:rsid w:val="00290AE5"/>
    <w:rsid w:val="00290B09"/>
    <w:rsid w:val="0029276A"/>
    <w:rsid w:val="00292B85"/>
    <w:rsid w:val="00292FF6"/>
    <w:rsid w:val="00293494"/>
    <w:rsid w:val="002944F7"/>
    <w:rsid w:val="002957CE"/>
    <w:rsid w:val="00296401"/>
    <w:rsid w:val="002964C5"/>
    <w:rsid w:val="00296DCE"/>
    <w:rsid w:val="00297070"/>
    <w:rsid w:val="002A0D41"/>
    <w:rsid w:val="002A15B8"/>
    <w:rsid w:val="002A2387"/>
    <w:rsid w:val="002A23D3"/>
    <w:rsid w:val="002A26B4"/>
    <w:rsid w:val="002A2F6C"/>
    <w:rsid w:val="002A4FFD"/>
    <w:rsid w:val="002A513D"/>
    <w:rsid w:val="002A627E"/>
    <w:rsid w:val="002A6443"/>
    <w:rsid w:val="002A6D43"/>
    <w:rsid w:val="002A709C"/>
    <w:rsid w:val="002A77E9"/>
    <w:rsid w:val="002A7A97"/>
    <w:rsid w:val="002A7C0E"/>
    <w:rsid w:val="002B00CA"/>
    <w:rsid w:val="002B03C6"/>
    <w:rsid w:val="002B06B8"/>
    <w:rsid w:val="002B0C43"/>
    <w:rsid w:val="002B16B4"/>
    <w:rsid w:val="002B17B1"/>
    <w:rsid w:val="002B1D5F"/>
    <w:rsid w:val="002B247C"/>
    <w:rsid w:val="002B3FDC"/>
    <w:rsid w:val="002B4040"/>
    <w:rsid w:val="002B545A"/>
    <w:rsid w:val="002B6122"/>
    <w:rsid w:val="002B6C27"/>
    <w:rsid w:val="002B6D8A"/>
    <w:rsid w:val="002B76D2"/>
    <w:rsid w:val="002C12E9"/>
    <w:rsid w:val="002C152C"/>
    <w:rsid w:val="002C15E0"/>
    <w:rsid w:val="002C26E4"/>
    <w:rsid w:val="002C36EC"/>
    <w:rsid w:val="002C466C"/>
    <w:rsid w:val="002C513B"/>
    <w:rsid w:val="002C5733"/>
    <w:rsid w:val="002C5D6F"/>
    <w:rsid w:val="002C78AB"/>
    <w:rsid w:val="002D032B"/>
    <w:rsid w:val="002D0CA2"/>
    <w:rsid w:val="002D1458"/>
    <w:rsid w:val="002D1560"/>
    <w:rsid w:val="002D27A8"/>
    <w:rsid w:val="002D2F79"/>
    <w:rsid w:val="002D3282"/>
    <w:rsid w:val="002D3850"/>
    <w:rsid w:val="002D3E10"/>
    <w:rsid w:val="002D42CD"/>
    <w:rsid w:val="002D432E"/>
    <w:rsid w:val="002D5102"/>
    <w:rsid w:val="002D53B8"/>
    <w:rsid w:val="002D5BAF"/>
    <w:rsid w:val="002D60A8"/>
    <w:rsid w:val="002D614D"/>
    <w:rsid w:val="002D6A39"/>
    <w:rsid w:val="002E0B6E"/>
    <w:rsid w:val="002E1973"/>
    <w:rsid w:val="002E1CB8"/>
    <w:rsid w:val="002E2409"/>
    <w:rsid w:val="002E2BD9"/>
    <w:rsid w:val="002E2FA4"/>
    <w:rsid w:val="002E3794"/>
    <w:rsid w:val="002E3CDA"/>
    <w:rsid w:val="002E4370"/>
    <w:rsid w:val="002E4F2B"/>
    <w:rsid w:val="002E5BF1"/>
    <w:rsid w:val="002E64BA"/>
    <w:rsid w:val="002E6F40"/>
    <w:rsid w:val="002E75A5"/>
    <w:rsid w:val="002E7F44"/>
    <w:rsid w:val="002F053B"/>
    <w:rsid w:val="002F132F"/>
    <w:rsid w:val="002F191E"/>
    <w:rsid w:val="002F243A"/>
    <w:rsid w:val="002F2528"/>
    <w:rsid w:val="002F26DF"/>
    <w:rsid w:val="002F2BAA"/>
    <w:rsid w:val="002F3B43"/>
    <w:rsid w:val="002F4185"/>
    <w:rsid w:val="002F4B80"/>
    <w:rsid w:val="002F6608"/>
    <w:rsid w:val="002F6670"/>
    <w:rsid w:val="002F686D"/>
    <w:rsid w:val="002F69A9"/>
    <w:rsid w:val="002F6A0C"/>
    <w:rsid w:val="002F6C64"/>
    <w:rsid w:val="002F749F"/>
    <w:rsid w:val="002F74B1"/>
    <w:rsid w:val="003000DC"/>
    <w:rsid w:val="00300898"/>
    <w:rsid w:val="00300DE6"/>
    <w:rsid w:val="00300F00"/>
    <w:rsid w:val="0030106D"/>
    <w:rsid w:val="00301519"/>
    <w:rsid w:val="0030169C"/>
    <w:rsid w:val="00303687"/>
    <w:rsid w:val="00303A1F"/>
    <w:rsid w:val="00303FA4"/>
    <w:rsid w:val="00304936"/>
    <w:rsid w:val="00305939"/>
    <w:rsid w:val="00307024"/>
    <w:rsid w:val="003079DC"/>
    <w:rsid w:val="00311A75"/>
    <w:rsid w:val="003127FB"/>
    <w:rsid w:val="00312DE4"/>
    <w:rsid w:val="00313AE8"/>
    <w:rsid w:val="003145B4"/>
    <w:rsid w:val="00314EF9"/>
    <w:rsid w:val="003152B2"/>
    <w:rsid w:val="0031592F"/>
    <w:rsid w:val="003166A9"/>
    <w:rsid w:val="00316D3D"/>
    <w:rsid w:val="003176BC"/>
    <w:rsid w:val="00320009"/>
    <w:rsid w:val="00320664"/>
    <w:rsid w:val="003209CA"/>
    <w:rsid w:val="00320C38"/>
    <w:rsid w:val="00321141"/>
    <w:rsid w:val="00321EB2"/>
    <w:rsid w:val="00322273"/>
    <w:rsid w:val="0032261C"/>
    <w:rsid w:val="003229E1"/>
    <w:rsid w:val="00324223"/>
    <w:rsid w:val="00324E3F"/>
    <w:rsid w:val="00325F61"/>
    <w:rsid w:val="00326165"/>
    <w:rsid w:val="003264BA"/>
    <w:rsid w:val="003275BF"/>
    <w:rsid w:val="0032786B"/>
    <w:rsid w:val="003279E8"/>
    <w:rsid w:val="00327DCB"/>
    <w:rsid w:val="00330739"/>
    <w:rsid w:val="00330C96"/>
    <w:rsid w:val="003314F4"/>
    <w:rsid w:val="003328B3"/>
    <w:rsid w:val="00334111"/>
    <w:rsid w:val="0033412D"/>
    <w:rsid w:val="003341A0"/>
    <w:rsid w:val="0033594C"/>
    <w:rsid w:val="00335DA9"/>
    <w:rsid w:val="00336114"/>
    <w:rsid w:val="00336B2A"/>
    <w:rsid w:val="00337617"/>
    <w:rsid w:val="003378F5"/>
    <w:rsid w:val="003404E4"/>
    <w:rsid w:val="00340C66"/>
    <w:rsid w:val="00341B46"/>
    <w:rsid w:val="003420DB"/>
    <w:rsid w:val="003424BE"/>
    <w:rsid w:val="00343179"/>
    <w:rsid w:val="00343C2B"/>
    <w:rsid w:val="00343DA6"/>
    <w:rsid w:val="003440C2"/>
    <w:rsid w:val="00344184"/>
    <w:rsid w:val="00344884"/>
    <w:rsid w:val="003461F1"/>
    <w:rsid w:val="0034643F"/>
    <w:rsid w:val="003477BE"/>
    <w:rsid w:val="0035004D"/>
    <w:rsid w:val="003502C3"/>
    <w:rsid w:val="0035064D"/>
    <w:rsid w:val="0035120F"/>
    <w:rsid w:val="003518B2"/>
    <w:rsid w:val="00351C6A"/>
    <w:rsid w:val="003526BF"/>
    <w:rsid w:val="00352885"/>
    <w:rsid w:val="003529DA"/>
    <w:rsid w:val="00352BAA"/>
    <w:rsid w:val="00352D40"/>
    <w:rsid w:val="003532F0"/>
    <w:rsid w:val="003535C9"/>
    <w:rsid w:val="00353636"/>
    <w:rsid w:val="003538E5"/>
    <w:rsid w:val="003545D9"/>
    <w:rsid w:val="00355017"/>
    <w:rsid w:val="00355A25"/>
    <w:rsid w:val="0035657C"/>
    <w:rsid w:val="00357117"/>
    <w:rsid w:val="003602B0"/>
    <w:rsid w:val="00361B8E"/>
    <w:rsid w:val="00361CD6"/>
    <w:rsid w:val="0036222C"/>
    <w:rsid w:val="003648EA"/>
    <w:rsid w:val="00364A06"/>
    <w:rsid w:val="003659B6"/>
    <w:rsid w:val="00365AC3"/>
    <w:rsid w:val="00367490"/>
    <w:rsid w:val="00367529"/>
    <w:rsid w:val="00370042"/>
    <w:rsid w:val="003701F0"/>
    <w:rsid w:val="00370288"/>
    <w:rsid w:val="003705F1"/>
    <w:rsid w:val="003706A7"/>
    <w:rsid w:val="00372235"/>
    <w:rsid w:val="00372EE8"/>
    <w:rsid w:val="0037342F"/>
    <w:rsid w:val="0037382C"/>
    <w:rsid w:val="00374A60"/>
    <w:rsid w:val="00374F49"/>
    <w:rsid w:val="00375061"/>
    <w:rsid w:val="00375729"/>
    <w:rsid w:val="00375D4A"/>
    <w:rsid w:val="00375E71"/>
    <w:rsid w:val="00375F0C"/>
    <w:rsid w:val="00375F6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6A20"/>
    <w:rsid w:val="003871F9"/>
    <w:rsid w:val="00387500"/>
    <w:rsid w:val="00387627"/>
    <w:rsid w:val="00387B2F"/>
    <w:rsid w:val="00387FEF"/>
    <w:rsid w:val="003904BD"/>
    <w:rsid w:val="0039076C"/>
    <w:rsid w:val="003918DC"/>
    <w:rsid w:val="00392DE2"/>
    <w:rsid w:val="00393BB1"/>
    <w:rsid w:val="0039480C"/>
    <w:rsid w:val="00394A4C"/>
    <w:rsid w:val="0039506F"/>
    <w:rsid w:val="003950BA"/>
    <w:rsid w:val="00395141"/>
    <w:rsid w:val="00396269"/>
    <w:rsid w:val="0039755D"/>
    <w:rsid w:val="003A07B5"/>
    <w:rsid w:val="003A144A"/>
    <w:rsid w:val="003A1BE9"/>
    <w:rsid w:val="003A28A3"/>
    <w:rsid w:val="003A2A5C"/>
    <w:rsid w:val="003A2A93"/>
    <w:rsid w:val="003A2D3B"/>
    <w:rsid w:val="003A2F9F"/>
    <w:rsid w:val="003A4460"/>
    <w:rsid w:val="003A552C"/>
    <w:rsid w:val="003A58E5"/>
    <w:rsid w:val="003A5B1E"/>
    <w:rsid w:val="003A668B"/>
    <w:rsid w:val="003A6937"/>
    <w:rsid w:val="003A78D4"/>
    <w:rsid w:val="003A7C02"/>
    <w:rsid w:val="003A7C25"/>
    <w:rsid w:val="003B0C74"/>
    <w:rsid w:val="003B26B2"/>
    <w:rsid w:val="003B2962"/>
    <w:rsid w:val="003B31D6"/>
    <w:rsid w:val="003B3468"/>
    <w:rsid w:val="003B38CA"/>
    <w:rsid w:val="003B3D93"/>
    <w:rsid w:val="003B44F6"/>
    <w:rsid w:val="003B4884"/>
    <w:rsid w:val="003B53C2"/>
    <w:rsid w:val="003B54BD"/>
    <w:rsid w:val="003B5AAF"/>
    <w:rsid w:val="003B648F"/>
    <w:rsid w:val="003B6529"/>
    <w:rsid w:val="003B6E33"/>
    <w:rsid w:val="003B7530"/>
    <w:rsid w:val="003C0AD2"/>
    <w:rsid w:val="003C0F04"/>
    <w:rsid w:val="003C1182"/>
    <w:rsid w:val="003C11A2"/>
    <w:rsid w:val="003C13F6"/>
    <w:rsid w:val="003C15DB"/>
    <w:rsid w:val="003C161E"/>
    <w:rsid w:val="003C2904"/>
    <w:rsid w:val="003C306F"/>
    <w:rsid w:val="003C33BB"/>
    <w:rsid w:val="003C37CA"/>
    <w:rsid w:val="003C3AD1"/>
    <w:rsid w:val="003C4934"/>
    <w:rsid w:val="003C52F8"/>
    <w:rsid w:val="003C5409"/>
    <w:rsid w:val="003C5F50"/>
    <w:rsid w:val="003C60E1"/>
    <w:rsid w:val="003C623E"/>
    <w:rsid w:val="003C635B"/>
    <w:rsid w:val="003C6471"/>
    <w:rsid w:val="003C6D0F"/>
    <w:rsid w:val="003C7801"/>
    <w:rsid w:val="003D1324"/>
    <w:rsid w:val="003D1865"/>
    <w:rsid w:val="003D1C45"/>
    <w:rsid w:val="003D1DB2"/>
    <w:rsid w:val="003D2F70"/>
    <w:rsid w:val="003D493D"/>
    <w:rsid w:val="003D5B98"/>
    <w:rsid w:val="003D5E21"/>
    <w:rsid w:val="003D6ACB"/>
    <w:rsid w:val="003D7DFE"/>
    <w:rsid w:val="003E0954"/>
    <w:rsid w:val="003E16EF"/>
    <w:rsid w:val="003E2A65"/>
    <w:rsid w:val="003E3721"/>
    <w:rsid w:val="003E4117"/>
    <w:rsid w:val="003E42F3"/>
    <w:rsid w:val="003E474A"/>
    <w:rsid w:val="003E4959"/>
    <w:rsid w:val="003E57C4"/>
    <w:rsid w:val="003E6A70"/>
    <w:rsid w:val="003F08F3"/>
    <w:rsid w:val="003F0A0F"/>
    <w:rsid w:val="003F1004"/>
    <w:rsid w:val="003F15F6"/>
    <w:rsid w:val="003F1715"/>
    <w:rsid w:val="003F274A"/>
    <w:rsid w:val="003F2876"/>
    <w:rsid w:val="003F2AB6"/>
    <w:rsid w:val="003F2BCC"/>
    <w:rsid w:val="003F345E"/>
    <w:rsid w:val="003F4115"/>
    <w:rsid w:val="003F517B"/>
    <w:rsid w:val="003F588A"/>
    <w:rsid w:val="003F6D64"/>
    <w:rsid w:val="003F7046"/>
    <w:rsid w:val="003F73F5"/>
    <w:rsid w:val="003F76E9"/>
    <w:rsid w:val="003F7995"/>
    <w:rsid w:val="003F7C3E"/>
    <w:rsid w:val="004004AE"/>
    <w:rsid w:val="00402840"/>
    <w:rsid w:val="00402CA5"/>
    <w:rsid w:val="00403B0F"/>
    <w:rsid w:val="004046AE"/>
    <w:rsid w:val="0040471E"/>
    <w:rsid w:val="00405F4B"/>
    <w:rsid w:val="004060BE"/>
    <w:rsid w:val="004067ED"/>
    <w:rsid w:val="00406A03"/>
    <w:rsid w:val="00407363"/>
    <w:rsid w:val="004102D9"/>
    <w:rsid w:val="004105B4"/>
    <w:rsid w:val="00411EF9"/>
    <w:rsid w:val="00412761"/>
    <w:rsid w:val="00412768"/>
    <w:rsid w:val="00413210"/>
    <w:rsid w:val="00413A6F"/>
    <w:rsid w:val="00413DED"/>
    <w:rsid w:val="00413F19"/>
    <w:rsid w:val="00414129"/>
    <w:rsid w:val="00414CC4"/>
    <w:rsid w:val="004153A3"/>
    <w:rsid w:val="00415594"/>
    <w:rsid w:val="00415822"/>
    <w:rsid w:val="00415CAE"/>
    <w:rsid w:val="0041637F"/>
    <w:rsid w:val="004170C6"/>
    <w:rsid w:val="00417334"/>
    <w:rsid w:val="004175ED"/>
    <w:rsid w:val="004179BB"/>
    <w:rsid w:val="004201F4"/>
    <w:rsid w:val="00420F36"/>
    <w:rsid w:val="0042165B"/>
    <w:rsid w:val="00421A70"/>
    <w:rsid w:val="00422D84"/>
    <w:rsid w:val="0042446D"/>
    <w:rsid w:val="00424499"/>
    <w:rsid w:val="00425034"/>
    <w:rsid w:val="0042503C"/>
    <w:rsid w:val="00426236"/>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C86"/>
    <w:rsid w:val="0043765C"/>
    <w:rsid w:val="00437BD4"/>
    <w:rsid w:val="00437F4B"/>
    <w:rsid w:val="00440F83"/>
    <w:rsid w:val="00441E36"/>
    <w:rsid w:val="00442051"/>
    <w:rsid w:val="00442314"/>
    <w:rsid w:val="004446AD"/>
    <w:rsid w:val="0044569B"/>
    <w:rsid w:val="00445973"/>
    <w:rsid w:val="004462D2"/>
    <w:rsid w:val="00446E73"/>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2AB"/>
    <w:rsid w:val="00460870"/>
    <w:rsid w:val="00460E87"/>
    <w:rsid w:val="00461A20"/>
    <w:rsid w:val="00462731"/>
    <w:rsid w:val="00462A3F"/>
    <w:rsid w:val="00462D34"/>
    <w:rsid w:val="004632BA"/>
    <w:rsid w:val="004638E9"/>
    <w:rsid w:val="00464355"/>
    <w:rsid w:val="004652D2"/>
    <w:rsid w:val="00465434"/>
    <w:rsid w:val="00466645"/>
    <w:rsid w:val="00466C59"/>
    <w:rsid w:val="00467133"/>
    <w:rsid w:val="00467386"/>
    <w:rsid w:val="0046748D"/>
    <w:rsid w:val="004700A3"/>
    <w:rsid w:val="0047172A"/>
    <w:rsid w:val="00471D07"/>
    <w:rsid w:val="00471E71"/>
    <w:rsid w:val="00472514"/>
    <w:rsid w:val="00473521"/>
    <w:rsid w:val="00473CFA"/>
    <w:rsid w:val="00474629"/>
    <w:rsid w:val="00475045"/>
    <w:rsid w:val="00475F98"/>
    <w:rsid w:val="004764B3"/>
    <w:rsid w:val="0047690D"/>
    <w:rsid w:val="00476F78"/>
    <w:rsid w:val="0047703A"/>
    <w:rsid w:val="00477521"/>
    <w:rsid w:val="0047756A"/>
    <w:rsid w:val="00477BF7"/>
    <w:rsid w:val="00480832"/>
    <w:rsid w:val="004809FC"/>
    <w:rsid w:val="00481357"/>
    <w:rsid w:val="004819B8"/>
    <w:rsid w:val="00481EF7"/>
    <w:rsid w:val="00482632"/>
    <w:rsid w:val="004838A3"/>
    <w:rsid w:val="00483CCB"/>
    <w:rsid w:val="00483FBD"/>
    <w:rsid w:val="0048415B"/>
    <w:rsid w:val="00484369"/>
    <w:rsid w:val="0048490A"/>
    <w:rsid w:val="004856CC"/>
    <w:rsid w:val="00486AC3"/>
    <w:rsid w:val="00486D74"/>
    <w:rsid w:val="00487533"/>
    <w:rsid w:val="004878A6"/>
    <w:rsid w:val="004903D7"/>
    <w:rsid w:val="004911E1"/>
    <w:rsid w:val="0049250B"/>
    <w:rsid w:val="00492EEB"/>
    <w:rsid w:val="00492FFC"/>
    <w:rsid w:val="00493373"/>
    <w:rsid w:val="004934E8"/>
    <w:rsid w:val="00494513"/>
    <w:rsid w:val="00494625"/>
    <w:rsid w:val="00494792"/>
    <w:rsid w:val="0049565D"/>
    <w:rsid w:val="0049580D"/>
    <w:rsid w:val="00495D5E"/>
    <w:rsid w:val="0049639C"/>
    <w:rsid w:val="00497150"/>
    <w:rsid w:val="00497CA0"/>
    <w:rsid w:val="004A104F"/>
    <w:rsid w:val="004A131E"/>
    <w:rsid w:val="004A1BD9"/>
    <w:rsid w:val="004A1FEF"/>
    <w:rsid w:val="004A2047"/>
    <w:rsid w:val="004A21A1"/>
    <w:rsid w:val="004A242B"/>
    <w:rsid w:val="004A27AC"/>
    <w:rsid w:val="004A3B52"/>
    <w:rsid w:val="004A420A"/>
    <w:rsid w:val="004A47EC"/>
    <w:rsid w:val="004A5CF1"/>
    <w:rsid w:val="004A70BB"/>
    <w:rsid w:val="004A74FA"/>
    <w:rsid w:val="004A7E3F"/>
    <w:rsid w:val="004B0DEA"/>
    <w:rsid w:val="004B138B"/>
    <w:rsid w:val="004B1DAB"/>
    <w:rsid w:val="004B20D2"/>
    <w:rsid w:val="004B21FD"/>
    <w:rsid w:val="004B244F"/>
    <w:rsid w:val="004B316D"/>
    <w:rsid w:val="004B45C2"/>
    <w:rsid w:val="004B466C"/>
    <w:rsid w:val="004B4700"/>
    <w:rsid w:val="004B47E2"/>
    <w:rsid w:val="004B50DD"/>
    <w:rsid w:val="004B59B1"/>
    <w:rsid w:val="004B59CD"/>
    <w:rsid w:val="004B5AC5"/>
    <w:rsid w:val="004B62A9"/>
    <w:rsid w:val="004B630D"/>
    <w:rsid w:val="004B63A3"/>
    <w:rsid w:val="004B67C4"/>
    <w:rsid w:val="004B67F0"/>
    <w:rsid w:val="004B6A2F"/>
    <w:rsid w:val="004B7A3F"/>
    <w:rsid w:val="004C175E"/>
    <w:rsid w:val="004C22F2"/>
    <w:rsid w:val="004C2C3C"/>
    <w:rsid w:val="004C32A7"/>
    <w:rsid w:val="004C3429"/>
    <w:rsid w:val="004C4D9F"/>
    <w:rsid w:val="004C502E"/>
    <w:rsid w:val="004C530B"/>
    <w:rsid w:val="004C5E80"/>
    <w:rsid w:val="004C6407"/>
    <w:rsid w:val="004C6D35"/>
    <w:rsid w:val="004C71B1"/>
    <w:rsid w:val="004C7DE3"/>
    <w:rsid w:val="004D0264"/>
    <w:rsid w:val="004D032C"/>
    <w:rsid w:val="004D07CF"/>
    <w:rsid w:val="004D07D1"/>
    <w:rsid w:val="004D183E"/>
    <w:rsid w:val="004D1DCE"/>
    <w:rsid w:val="004D1F36"/>
    <w:rsid w:val="004D288C"/>
    <w:rsid w:val="004D2F9B"/>
    <w:rsid w:val="004D3A63"/>
    <w:rsid w:val="004D45EE"/>
    <w:rsid w:val="004D4669"/>
    <w:rsid w:val="004D5744"/>
    <w:rsid w:val="004D6435"/>
    <w:rsid w:val="004D6A96"/>
    <w:rsid w:val="004D6C42"/>
    <w:rsid w:val="004D7A06"/>
    <w:rsid w:val="004D7C79"/>
    <w:rsid w:val="004D7F79"/>
    <w:rsid w:val="004E17D6"/>
    <w:rsid w:val="004E1D1D"/>
    <w:rsid w:val="004E22F9"/>
    <w:rsid w:val="004E2B6A"/>
    <w:rsid w:val="004E2E40"/>
    <w:rsid w:val="004E3EB2"/>
    <w:rsid w:val="004E3EDD"/>
    <w:rsid w:val="004E4930"/>
    <w:rsid w:val="004E4FDF"/>
    <w:rsid w:val="004E5569"/>
    <w:rsid w:val="004E5622"/>
    <w:rsid w:val="004E5CB6"/>
    <w:rsid w:val="004E5DC5"/>
    <w:rsid w:val="004E6493"/>
    <w:rsid w:val="004E682A"/>
    <w:rsid w:val="004F1628"/>
    <w:rsid w:val="004F1822"/>
    <w:rsid w:val="004F1B4A"/>
    <w:rsid w:val="004F1F6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8F0"/>
    <w:rsid w:val="00502774"/>
    <w:rsid w:val="005028B2"/>
    <w:rsid w:val="00503141"/>
    <w:rsid w:val="00503238"/>
    <w:rsid w:val="00503357"/>
    <w:rsid w:val="00503946"/>
    <w:rsid w:val="00503B21"/>
    <w:rsid w:val="00503BEF"/>
    <w:rsid w:val="00503E95"/>
    <w:rsid w:val="00503FEF"/>
    <w:rsid w:val="0050407F"/>
    <w:rsid w:val="00505402"/>
    <w:rsid w:val="00505F42"/>
    <w:rsid w:val="00506BA4"/>
    <w:rsid w:val="00507FDE"/>
    <w:rsid w:val="00510593"/>
    <w:rsid w:val="00511242"/>
    <w:rsid w:val="00511D9A"/>
    <w:rsid w:val="00511F60"/>
    <w:rsid w:val="00512E48"/>
    <w:rsid w:val="005130C4"/>
    <w:rsid w:val="00513327"/>
    <w:rsid w:val="005134E3"/>
    <w:rsid w:val="005143FC"/>
    <w:rsid w:val="00514ADD"/>
    <w:rsid w:val="00515695"/>
    <w:rsid w:val="0051795F"/>
    <w:rsid w:val="0052004E"/>
    <w:rsid w:val="00520189"/>
    <w:rsid w:val="005208AC"/>
    <w:rsid w:val="005211A1"/>
    <w:rsid w:val="0052124D"/>
    <w:rsid w:val="005212C6"/>
    <w:rsid w:val="0052148D"/>
    <w:rsid w:val="00521AD0"/>
    <w:rsid w:val="00521E4E"/>
    <w:rsid w:val="0052201F"/>
    <w:rsid w:val="005221E7"/>
    <w:rsid w:val="0052329A"/>
    <w:rsid w:val="005237A9"/>
    <w:rsid w:val="005251DF"/>
    <w:rsid w:val="00526144"/>
    <w:rsid w:val="00526390"/>
    <w:rsid w:val="005264EE"/>
    <w:rsid w:val="00526B13"/>
    <w:rsid w:val="00527703"/>
    <w:rsid w:val="005279DF"/>
    <w:rsid w:val="00527EDD"/>
    <w:rsid w:val="00530A1E"/>
    <w:rsid w:val="00530C81"/>
    <w:rsid w:val="00532BE3"/>
    <w:rsid w:val="005355B4"/>
    <w:rsid w:val="00535AD2"/>
    <w:rsid w:val="00535E66"/>
    <w:rsid w:val="00536406"/>
    <w:rsid w:val="005364FE"/>
    <w:rsid w:val="00536BE2"/>
    <w:rsid w:val="0053708D"/>
    <w:rsid w:val="0053719B"/>
    <w:rsid w:val="00537689"/>
    <w:rsid w:val="005376FE"/>
    <w:rsid w:val="00537BF3"/>
    <w:rsid w:val="0054056C"/>
    <w:rsid w:val="00541645"/>
    <w:rsid w:val="0054183F"/>
    <w:rsid w:val="00541FDC"/>
    <w:rsid w:val="00542138"/>
    <w:rsid w:val="0054384C"/>
    <w:rsid w:val="00544820"/>
    <w:rsid w:val="00544ABE"/>
    <w:rsid w:val="00545238"/>
    <w:rsid w:val="00545912"/>
    <w:rsid w:val="0054652A"/>
    <w:rsid w:val="00546561"/>
    <w:rsid w:val="0054734A"/>
    <w:rsid w:val="0055057E"/>
    <w:rsid w:val="005507F9"/>
    <w:rsid w:val="00550E2B"/>
    <w:rsid w:val="0055115B"/>
    <w:rsid w:val="005511DB"/>
    <w:rsid w:val="00551280"/>
    <w:rsid w:val="0055128E"/>
    <w:rsid w:val="00551B30"/>
    <w:rsid w:val="00551E8F"/>
    <w:rsid w:val="00552313"/>
    <w:rsid w:val="00552D83"/>
    <w:rsid w:val="00553CAE"/>
    <w:rsid w:val="00553D15"/>
    <w:rsid w:val="00554070"/>
    <w:rsid w:val="00554B40"/>
    <w:rsid w:val="00554DE8"/>
    <w:rsid w:val="00555400"/>
    <w:rsid w:val="00555866"/>
    <w:rsid w:val="005571F4"/>
    <w:rsid w:val="005573B7"/>
    <w:rsid w:val="005601BD"/>
    <w:rsid w:val="005606AC"/>
    <w:rsid w:val="00561696"/>
    <w:rsid w:val="00561EFC"/>
    <w:rsid w:val="00562264"/>
    <w:rsid w:val="00562FEF"/>
    <w:rsid w:val="005630EA"/>
    <w:rsid w:val="00563317"/>
    <w:rsid w:val="0056332A"/>
    <w:rsid w:val="00563B21"/>
    <w:rsid w:val="0056443A"/>
    <w:rsid w:val="00564BCB"/>
    <w:rsid w:val="00565108"/>
    <w:rsid w:val="005651FF"/>
    <w:rsid w:val="0056560E"/>
    <w:rsid w:val="00565A9C"/>
    <w:rsid w:val="00565E2E"/>
    <w:rsid w:val="00567193"/>
    <w:rsid w:val="00567A63"/>
    <w:rsid w:val="00570D40"/>
    <w:rsid w:val="005715D8"/>
    <w:rsid w:val="00572468"/>
    <w:rsid w:val="005729B5"/>
    <w:rsid w:val="00573391"/>
    <w:rsid w:val="00573602"/>
    <w:rsid w:val="00573F37"/>
    <w:rsid w:val="005741E5"/>
    <w:rsid w:val="0057422A"/>
    <w:rsid w:val="00576258"/>
    <w:rsid w:val="00576E0F"/>
    <w:rsid w:val="005770C2"/>
    <w:rsid w:val="005772BA"/>
    <w:rsid w:val="00577A5A"/>
    <w:rsid w:val="00580D6D"/>
    <w:rsid w:val="0058115C"/>
    <w:rsid w:val="00581A41"/>
    <w:rsid w:val="00581AE1"/>
    <w:rsid w:val="00581D86"/>
    <w:rsid w:val="0058211C"/>
    <w:rsid w:val="0058225F"/>
    <w:rsid w:val="0058446F"/>
    <w:rsid w:val="005866F2"/>
    <w:rsid w:val="005874A4"/>
    <w:rsid w:val="0058762E"/>
    <w:rsid w:val="00587727"/>
    <w:rsid w:val="005909CE"/>
    <w:rsid w:val="005909EF"/>
    <w:rsid w:val="005910DF"/>
    <w:rsid w:val="00592168"/>
    <w:rsid w:val="005928CA"/>
    <w:rsid w:val="0059349B"/>
    <w:rsid w:val="005948F3"/>
    <w:rsid w:val="005954EC"/>
    <w:rsid w:val="00595A33"/>
    <w:rsid w:val="005964F6"/>
    <w:rsid w:val="00596942"/>
    <w:rsid w:val="00596C59"/>
    <w:rsid w:val="00596CE7"/>
    <w:rsid w:val="00596E97"/>
    <w:rsid w:val="005974DC"/>
    <w:rsid w:val="005975B2"/>
    <w:rsid w:val="00597DCF"/>
    <w:rsid w:val="005A0736"/>
    <w:rsid w:val="005A157C"/>
    <w:rsid w:val="005A1812"/>
    <w:rsid w:val="005A1867"/>
    <w:rsid w:val="005A30FF"/>
    <w:rsid w:val="005A540D"/>
    <w:rsid w:val="005A55B1"/>
    <w:rsid w:val="005A5D39"/>
    <w:rsid w:val="005A687C"/>
    <w:rsid w:val="005A6B82"/>
    <w:rsid w:val="005A767D"/>
    <w:rsid w:val="005A76C8"/>
    <w:rsid w:val="005B06F8"/>
    <w:rsid w:val="005B12AD"/>
    <w:rsid w:val="005B1C9D"/>
    <w:rsid w:val="005B24EC"/>
    <w:rsid w:val="005B2D0D"/>
    <w:rsid w:val="005B4473"/>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E9D"/>
    <w:rsid w:val="005D1F0B"/>
    <w:rsid w:val="005D1FE5"/>
    <w:rsid w:val="005D36BA"/>
    <w:rsid w:val="005D36EE"/>
    <w:rsid w:val="005D4A11"/>
    <w:rsid w:val="005D4A4E"/>
    <w:rsid w:val="005D4FB7"/>
    <w:rsid w:val="005D527C"/>
    <w:rsid w:val="005D542A"/>
    <w:rsid w:val="005D5682"/>
    <w:rsid w:val="005D69E2"/>
    <w:rsid w:val="005D6BD1"/>
    <w:rsid w:val="005D6D39"/>
    <w:rsid w:val="005D750F"/>
    <w:rsid w:val="005D7AEC"/>
    <w:rsid w:val="005D7B18"/>
    <w:rsid w:val="005D7F59"/>
    <w:rsid w:val="005E0507"/>
    <w:rsid w:val="005E0678"/>
    <w:rsid w:val="005E0DFB"/>
    <w:rsid w:val="005E1463"/>
    <w:rsid w:val="005E1594"/>
    <w:rsid w:val="005E1B00"/>
    <w:rsid w:val="005E27CA"/>
    <w:rsid w:val="005E3C90"/>
    <w:rsid w:val="005E4F4E"/>
    <w:rsid w:val="005E5ABF"/>
    <w:rsid w:val="005E62F8"/>
    <w:rsid w:val="005E656F"/>
    <w:rsid w:val="005E6828"/>
    <w:rsid w:val="005E6D54"/>
    <w:rsid w:val="005E709A"/>
    <w:rsid w:val="005F0237"/>
    <w:rsid w:val="005F0964"/>
    <w:rsid w:val="005F120E"/>
    <w:rsid w:val="005F1619"/>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4FD"/>
    <w:rsid w:val="005F7876"/>
    <w:rsid w:val="0060058D"/>
    <w:rsid w:val="00600EB6"/>
    <w:rsid w:val="00601FF1"/>
    <w:rsid w:val="006022BC"/>
    <w:rsid w:val="00602AA3"/>
    <w:rsid w:val="0060345B"/>
    <w:rsid w:val="00603834"/>
    <w:rsid w:val="00603ABC"/>
    <w:rsid w:val="00603CD5"/>
    <w:rsid w:val="00603D1E"/>
    <w:rsid w:val="00604323"/>
    <w:rsid w:val="006045C1"/>
    <w:rsid w:val="0060525E"/>
    <w:rsid w:val="00605FF5"/>
    <w:rsid w:val="00606127"/>
    <w:rsid w:val="00606372"/>
    <w:rsid w:val="006065FC"/>
    <w:rsid w:val="00606816"/>
    <w:rsid w:val="006069B1"/>
    <w:rsid w:val="00607D7B"/>
    <w:rsid w:val="0061073F"/>
    <w:rsid w:val="006108BC"/>
    <w:rsid w:val="006109A9"/>
    <w:rsid w:val="00610EEE"/>
    <w:rsid w:val="00611133"/>
    <w:rsid w:val="00611BC3"/>
    <w:rsid w:val="0061224F"/>
    <w:rsid w:val="006135B3"/>
    <w:rsid w:val="00614402"/>
    <w:rsid w:val="00614559"/>
    <w:rsid w:val="00615BC0"/>
    <w:rsid w:val="006162D3"/>
    <w:rsid w:val="006169FA"/>
    <w:rsid w:val="006171D2"/>
    <w:rsid w:val="006213FE"/>
    <w:rsid w:val="00621922"/>
    <w:rsid w:val="006220E0"/>
    <w:rsid w:val="00622D35"/>
    <w:rsid w:val="006236E2"/>
    <w:rsid w:val="006237AC"/>
    <w:rsid w:val="0062465A"/>
    <w:rsid w:val="00624835"/>
    <w:rsid w:val="00624EFB"/>
    <w:rsid w:val="006251B4"/>
    <w:rsid w:val="00625473"/>
    <w:rsid w:val="00626AB0"/>
    <w:rsid w:val="00627E58"/>
    <w:rsid w:val="00627E6D"/>
    <w:rsid w:val="006311D6"/>
    <w:rsid w:val="00631719"/>
    <w:rsid w:val="00631AB6"/>
    <w:rsid w:val="00631FAB"/>
    <w:rsid w:val="006320A5"/>
    <w:rsid w:val="00632340"/>
    <w:rsid w:val="00632B92"/>
    <w:rsid w:val="006341EA"/>
    <w:rsid w:val="00634279"/>
    <w:rsid w:val="0063471E"/>
    <w:rsid w:val="00634FD7"/>
    <w:rsid w:val="006367B2"/>
    <w:rsid w:val="00636916"/>
    <w:rsid w:val="00636B49"/>
    <w:rsid w:val="00636ED5"/>
    <w:rsid w:val="0063776E"/>
    <w:rsid w:val="006378E0"/>
    <w:rsid w:val="00640F73"/>
    <w:rsid w:val="00641BA9"/>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1A0D"/>
    <w:rsid w:val="006528F8"/>
    <w:rsid w:val="00653B23"/>
    <w:rsid w:val="006543D3"/>
    <w:rsid w:val="0065442D"/>
    <w:rsid w:val="006550EE"/>
    <w:rsid w:val="0065570C"/>
    <w:rsid w:val="00656219"/>
    <w:rsid w:val="00656A80"/>
    <w:rsid w:val="00657C12"/>
    <w:rsid w:val="006616DD"/>
    <w:rsid w:val="00662056"/>
    <w:rsid w:val="00662146"/>
    <w:rsid w:val="0066226A"/>
    <w:rsid w:val="00663338"/>
    <w:rsid w:val="00663942"/>
    <w:rsid w:val="006658CE"/>
    <w:rsid w:val="00666560"/>
    <w:rsid w:val="006671F2"/>
    <w:rsid w:val="0066779F"/>
    <w:rsid w:val="00667CEE"/>
    <w:rsid w:val="00667E51"/>
    <w:rsid w:val="0067091C"/>
    <w:rsid w:val="00670962"/>
    <w:rsid w:val="00670C83"/>
    <w:rsid w:val="006717DB"/>
    <w:rsid w:val="006722AC"/>
    <w:rsid w:val="0067242F"/>
    <w:rsid w:val="006729B3"/>
    <w:rsid w:val="006746E3"/>
    <w:rsid w:val="006754AC"/>
    <w:rsid w:val="0067593C"/>
    <w:rsid w:val="00675C48"/>
    <w:rsid w:val="00675CE8"/>
    <w:rsid w:val="00675DE6"/>
    <w:rsid w:val="006767ED"/>
    <w:rsid w:val="00676DA1"/>
    <w:rsid w:val="00676DE5"/>
    <w:rsid w:val="00676E58"/>
    <w:rsid w:val="00677616"/>
    <w:rsid w:val="006779AB"/>
    <w:rsid w:val="00680075"/>
    <w:rsid w:val="0068045B"/>
    <w:rsid w:val="00680BA0"/>
    <w:rsid w:val="00681769"/>
    <w:rsid w:val="00685918"/>
    <w:rsid w:val="00685A4D"/>
    <w:rsid w:val="006867AD"/>
    <w:rsid w:val="00686B0C"/>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705A"/>
    <w:rsid w:val="006970ED"/>
    <w:rsid w:val="00697473"/>
    <w:rsid w:val="006976E5"/>
    <w:rsid w:val="00697A48"/>
    <w:rsid w:val="00697B60"/>
    <w:rsid w:val="006A1052"/>
    <w:rsid w:val="006A306A"/>
    <w:rsid w:val="006A4B67"/>
    <w:rsid w:val="006A4C58"/>
    <w:rsid w:val="006A5C19"/>
    <w:rsid w:val="006A62E0"/>
    <w:rsid w:val="006A6B09"/>
    <w:rsid w:val="006A6FBA"/>
    <w:rsid w:val="006A77B8"/>
    <w:rsid w:val="006A7D09"/>
    <w:rsid w:val="006B021C"/>
    <w:rsid w:val="006B1494"/>
    <w:rsid w:val="006B1979"/>
    <w:rsid w:val="006B1E82"/>
    <w:rsid w:val="006B30F3"/>
    <w:rsid w:val="006B5ABD"/>
    <w:rsid w:val="006B5E98"/>
    <w:rsid w:val="006B70B8"/>
    <w:rsid w:val="006C0461"/>
    <w:rsid w:val="006C04CC"/>
    <w:rsid w:val="006C07F1"/>
    <w:rsid w:val="006C0D25"/>
    <w:rsid w:val="006C0EB8"/>
    <w:rsid w:val="006C2740"/>
    <w:rsid w:val="006C2A2E"/>
    <w:rsid w:val="006C2B7D"/>
    <w:rsid w:val="006C31D7"/>
    <w:rsid w:val="006C34D9"/>
    <w:rsid w:val="006C47F5"/>
    <w:rsid w:val="006C4C8D"/>
    <w:rsid w:val="006C4D84"/>
    <w:rsid w:val="006C4E09"/>
    <w:rsid w:val="006C5AB0"/>
    <w:rsid w:val="006C6885"/>
    <w:rsid w:val="006C7C32"/>
    <w:rsid w:val="006D018A"/>
    <w:rsid w:val="006D0AAD"/>
    <w:rsid w:val="006D0E60"/>
    <w:rsid w:val="006D1611"/>
    <w:rsid w:val="006D1A75"/>
    <w:rsid w:val="006D1E6E"/>
    <w:rsid w:val="006D20D3"/>
    <w:rsid w:val="006D21D4"/>
    <w:rsid w:val="006D48BA"/>
    <w:rsid w:val="006D4A57"/>
    <w:rsid w:val="006D4D42"/>
    <w:rsid w:val="006D50C5"/>
    <w:rsid w:val="006D5ACB"/>
    <w:rsid w:val="006D782A"/>
    <w:rsid w:val="006E0043"/>
    <w:rsid w:val="006E0C35"/>
    <w:rsid w:val="006E0E6C"/>
    <w:rsid w:val="006E1B5E"/>
    <w:rsid w:val="006E20AA"/>
    <w:rsid w:val="006E2D77"/>
    <w:rsid w:val="006E4207"/>
    <w:rsid w:val="006E6079"/>
    <w:rsid w:val="006E664F"/>
    <w:rsid w:val="006E67B3"/>
    <w:rsid w:val="006E712A"/>
    <w:rsid w:val="006E716A"/>
    <w:rsid w:val="006E75DF"/>
    <w:rsid w:val="006E77C5"/>
    <w:rsid w:val="006E78D9"/>
    <w:rsid w:val="006E7A46"/>
    <w:rsid w:val="006F06F3"/>
    <w:rsid w:val="006F0777"/>
    <w:rsid w:val="006F0811"/>
    <w:rsid w:val="006F0AD9"/>
    <w:rsid w:val="006F0D12"/>
    <w:rsid w:val="006F102D"/>
    <w:rsid w:val="006F10ED"/>
    <w:rsid w:val="006F2697"/>
    <w:rsid w:val="006F35AF"/>
    <w:rsid w:val="006F384D"/>
    <w:rsid w:val="006F3F69"/>
    <w:rsid w:val="006F431A"/>
    <w:rsid w:val="006F48BB"/>
    <w:rsid w:val="006F4E6C"/>
    <w:rsid w:val="006F539E"/>
    <w:rsid w:val="006F66FF"/>
    <w:rsid w:val="006F7019"/>
    <w:rsid w:val="006F7237"/>
    <w:rsid w:val="006F79DA"/>
    <w:rsid w:val="006F7A93"/>
    <w:rsid w:val="00700A00"/>
    <w:rsid w:val="00700F3D"/>
    <w:rsid w:val="007014B8"/>
    <w:rsid w:val="00702037"/>
    <w:rsid w:val="007020A7"/>
    <w:rsid w:val="007024DA"/>
    <w:rsid w:val="007028DE"/>
    <w:rsid w:val="00703D59"/>
    <w:rsid w:val="00703EC6"/>
    <w:rsid w:val="0070434D"/>
    <w:rsid w:val="00704544"/>
    <w:rsid w:val="00705F09"/>
    <w:rsid w:val="00706206"/>
    <w:rsid w:val="0070625D"/>
    <w:rsid w:val="00706483"/>
    <w:rsid w:val="00706616"/>
    <w:rsid w:val="00706D39"/>
    <w:rsid w:val="00707A32"/>
    <w:rsid w:val="00707BB0"/>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0661"/>
    <w:rsid w:val="00721108"/>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34A"/>
    <w:rsid w:val="00734634"/>
    <w:rsid w:val="00734FC1"/>
    <w:rsid w:val="00735349"/>
    <w:rsid w:val="00735E3F"/>
    <w:rsid w:val="00735F23"/>
    <w:rsid w:val="00736821"/>
    <w:rsid w:val="007372C1"/>
    <w:rsid w:val="00737566"/>
    <w:rsid w:val="007405A3"/>
    <w:rsid w:val="00740E6B"/>
    <w:rsid w:val="00741BA0"/>
    <w:rsid w:val="00741C68"/>
    <w:rsid w:val="00741ED9"/>
    <w:rsid w:val="00742555"/>
    <w:rsid w:val="00743583"/>
    <w:rsid w:val="007438A2"/>
    <w:rsid w:val="00744D89"/>
    <w:rsid w:val="0074511D"/>
    <w:rsid w:val="0074549E"/>
    <w:rsid w:val="007455A1"/>
    <w:rsid w:val="00745850"/>
    <w:rsid w:val="00745987"/>
    <w:rsid w:val="00746B3C"/>
    <w:rsid w:val="00746C86"/>
    <w:rsid w:val="0075057E"/>
    <w:rsid w:val="00750665"/>
    <w:rsid w:val="00750DEC"/>
    <w:rsid w:val="0075109C"/>
    <w:rsid w:val="00751420"/>
    <w:rsid w:val="007537A6"/>
    <w:rsid w:val="0075390A"/>
    <w:rsid w:val="00753BA2"/>
    <w:rsid w:val="00753E8D"/>
    <w:rsid w:val="007547BF"/>
    <w:rsid w:val="00755A48"/>
    <w:rsid w:val="007606DE"/>
    <w:rsid w:val="00761202"/>
    <w:rsid w:val="0076149D"/>
    <w:rsid w:val="0076198D"/>
    <w:rsid w:val="007622DD"/>
    <w:rsid w:val="00762607"/>
    <w:rsid w:val="00762A39"/>
    <w:rsid w:val="007630F2"/>
    <w:rsid w:val="00763C0E"/>
    <w:rsid w:val="00763E32"/>
    <w:rsid w:val="007643D8"/>
    <w:rsid w:val="00764CE3"/>
    <w:rsid w:val="007653F1"/>
    <w:rsid w:val="0076593B"/>
    <w:rsid w:val="00766268"/>
    <w:rsid w:val="0076682E"/>
    <w:rsid w:val="007672E8"/>
    <w:rsid w:val="00767CE9"/>
    <w:rsid w:val="00770332"/>
    <w:rsid w:val="007715BE"/>
    <w:rsid w:val="00771675"/>
    <w:rsid w:val="007724C0"/>
    <w:rsid w:val="00772576"/>
    <w:rsid w:val="007733CC"/>
    <w:rsid w:val="00773DEB"/>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3380"/>
    <w:rsid w:val="00784091"/>
    <w:rsid w:val="00784B70"/>
    <w:rsid w:val="007863CD"/>
    <w:rsid w:val="00786774"/>
    <w:rsid w:val="00786BD9"/>
    <w:rsid w:val="00786CE5"/>
    <w:rsid w:val="00786DC2"/>
    <w:rsid w:val="00787089"/>
    <w:rsid w:val="00787252"/>
    <w:rsid w:val="007872EC"/>
    <w:rsid w:val="00787649"/>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81F"/>
    <w:rsid w:val="007A1C19"/>
    <w:rsid w:val="007A319A"/>
    <w:rsid w:val="007A358F"/>
    <w:rsid w:val="007A3792"/>
    <w:rsid w:val="007A3B5C"/>
    <w:rsid w:val="007A3DD6"/>
    <w:rsid w:val="007A4C1D"/>
    <w:rsid w:val="007A517F"/>
    <w:rsid w:val="007A5525"/>
    <w:rsid w:val="007A6E14"/>
    <w:rsid w:val="007A7788"/>
    <w:rsid w:val="007A7B1A"/>
    <w:rsid w:val="007B08D0"/>
    <w:rsid w:val="007B11A6"/>
    <w:rsid w:val="007B1305"/>
    <w:rsid w:val="007B13A2"/>
    <w:rsid w:val="007B1407"/>
    <w:rsid w:val="007B163B"/>
    <w:rsid w:val="007B1BF0"/>
    <w:rsid w:val="007B1DD6"/>
    <w:rsid w:val="007B2909"/>
    <w:rsid w:val="007B34D4"/>
    <w:rsid w:val="007B3E18"/>
    <w:rsid w:val="007B3E5A"/>
    <w:rsid w:val="007B4746"/>
    <w:rsid w:val="007B4939"/>
    <w:rsid w:val="007B4A6B"/>
    <w:rsid w:val="007B4FED"/>
    <w:rsid w:val="007B519C"/>
    <w:rsid w:val="007B5400"/>
    <w:rsid w:val="007B59C4"/>
    <w:rsid w:val="007B6FFA"/>
    <w:rsid w:val="007B7337"/>
    <w:rsid w:val="007B7525"/>
    <w:rsid w:val="007C0C80"/>
    <w:rsid w:val="007C0CF4"/>
    <w:rsid w:val="007C13EE"/>
    <w:rsid w:val="007C1591"/>
    <w:rsid w:val="007C2003"/>
    <w:rsid w:val="007C260A"/>
    <w:rsid w:val="007C29A0"/>
    <w:rsid w:val="007C305D"/>
    <w:rsid w:val="007C345B"/>
    <w:rsid w:val="007C3756"/>
    <w:rsid w:val="007C4910"/>
    <w:rsid w:val="007C4A38"/>
    <w:rsid w:val="007C4F3F"/>
    <w:rsid w:val="007C5196"/>
    <w:rsid w:val="007C5738"/>
    <w:rsid w:val="007C57CA"/>
    <w:rsid w:val="007C6250"/>
    <w:rsid w:val="007C62F7"/>
    <w:rsid w:val="007C6390"/>
    <w:rsid w:val="007C691C"/>
    <w:rsid w:val="007C6BA7"/>
    <w:rsid w:val="007C6F33"/>
    <w:rsid w:val="007C7BC4"/>
    <w:rsid w:val="007C7DA2"/>
    <w:rsid w:val="007D0B01"/>
    <w:rsid w:val="007D0EBD"/>
    <w:rsid w:val="007D1A7D"/>
    <w:rsid w:val="007D1C0F"/>
    <w:rsid w:val="007D2960"/>
    <w:rsid w:val="007D44E0"/>
    <w:rsid w:val="007D4B10"/>
    <w:rsid w:val="007D664F"/>
    <w:rsid w:val="007D6F9E"/>
    <w:rsid w:val="007D7CDF"/>
    <w:rsid w:val="007E080B"/>
    <w:rsid w:val="007E21EF"/>
    <w:rsid w:val="007E26B2"/>
    <w:rsid w:val="007E35BD"/>
    <w:rsid w:val="007E4116"/>
    <w:rsid w:val="007E426E"/>
    <w:rsid w:val="007E4FCD"/>
    <w:rsid w:val="007E56B2"/>
    <w:rsid w:val="007E5BE0"/>
    <w:rsid w:val="007E60FC"/>
    <w:rsid w:val="007E6DD0"/>
    <w:rsid w:val="007E7BB8"/>
    <w:rsid w:val="007F0E40"/>
    <w:rsid w:val="007F1898"/>
    <w:rsid w:val="007F205C"/>
    <w:rsid w:val="007F228B"/>
    <w:rsid w:val="007F27AA"/>
    <w:rsid w:val="007F2885"/>
    <w:rsid w:val="007F3680"/>
    <w:rsid w:val="007F3A42"/>
    <w:rsid w:val="007F401D"/>
    <w:rsid w:val="007F420D"/>
    <w:rsid w:val="007F4433"/>
    <w:rsid w:val="007F44B9"/>
    <w:rsid w:val="007F4AAD"/>
    <w:rsid w:val="007F4D8E"/>
    <w:rsid w:val="007F5602"/>
    <w:rsid w:val="007F6365"/>
    <w:rsid w:val="007F6DC7"/>
    <w:rsid w:val="007F7E71"/>
    <w:rsid w:val="0080046E"/>
    <w:rsid w:val="00800F5C"/>
    <w:rsid w:val="008018B3"/>
    <w:rsid w:val="00801D6F"/>
    <w:rsid w:val="008022AF"/>
    <w:rsid w:val="00803830"/>
    <w:rsid w:val="00803860"/>
    <w:rsid w:val="00803B42"/>
    <w:rsid w:val="0080400F"/>
    <w:rsid w:val="008044DB"/>
    <w:rsid w:val="008056C3"/>
    <w:rsid w:val="00807669"/>
    <w:rsid w:val="00810299"/>
    <w:rsid w:val="00810BCD"/>
    <w:rsid w:val="00812B6A"/>
    <w:rsid w:val="00813819"/>
    <w:rsid w:val="00813B2C"/>
    <w:rsid w:val="00813B3D"/>
    <w:rsid w:val="00814BE6"/>
    <w:rsid w:val="00815A21"/>
    <w:rsid w:val="00815AA5"/>
    <w:rsid w:val="00816736"/>
    <w:rsid w:val="008169B5"/>
    <w:rsid w:val="008208B6"/>
    <w:rsid w:val="00821961"/>
    <w:rsid w:val="00821DC3"/>
    <w:rsid w:val="00821F77"/>
    <w:rsid w:val="0082228C"/>
    <w:rsid w:val="00822EDE"/>
    <w:rsid w:val="008233BF"/>
    <w:rsid w:val="008238A3"/>
    <w:rsid w:val="0082440D"/>
    <w:rsid w:val="008262E3"/>
    <w:rsid w:val="00826546"/>
    <w:rsid w:val="00826E7E"/>
    <w:rsid w:val="00826F0F"/>
    <w:rsid w:val="00827146"/>
    <w:rsid w:val="0082721C"/>
    <w:rsid w:val="00830A02"/>
    <w:rsid w:val="008320EA"/>
    <w:rsid w:val="0083245F"/>
    <w:rsid w:val="00832762"/>
    <w:rsid w:val="00832ABB"/>
    <w:rsid w:val="00832DC9"/>
    <w:rsid w:val="00833E38"/>
    <w:rsid w:val="008340A6"/>
    <w:rsid w:val="00834440"/>
    <w:rsid w:val="0083446A"/>
    <w:rsid w:val="00834888"/>
    <w:rsid w:val="008355D8"/>
    <w:rsid w:val="00835796"/>
    <w:rsid w:val="008362DF"/>
    <w:rsid w:val="0083670E"/>
    <w:rsid w:val="00836849"/>
    <w:rsid w:val="00837C3F"/>
    <w:rsid w:val="0084015C"/>
    <w:rsid w:val="00840A09"/>
    <w:rsid w:val="00841E79"/>
    <w:rsid w:val="0084254A"/>
    <w:rsid w:val="00842906"/>
    <w:rsid w:val="00842B92"/>
    <w:rsid w:val="00843989"/>
    <w:rsid w:val="00843F99"/>
    <w:rsid w:val="00845475"/>
    <w:rsid w:val="0084633F"/>
    <w:rsid w:val="008465FB"/>
    <w:rsid w:val="00846F6A"/>
    <w:rsid w:val="00847437"/>
    <w:rsid w:val="0085045B"/>
    <w:rsid w:val="008508D8"/>
    <w:rsid w:val="00850D60"/>
    <w:rsid w:val="00851026"/>
    <w:rsid w:val="00852B38"/>
    <w:rsid w:val="00852DE3"/>
    <w:rsid w:val="00853955"/>
    <w:rsid w:val="00853EFA"/>
    <w:rsid w:val="008540BF"/>
    <w:rsid w:val="00855D09"/>
    <w:rsid w:val="00856308"/>
    <w:rsid w:val="0085670D"/>
    <w:rsid w:val="00856D9E"/>
    <w:rsid w:val="00857747"/>
    <w:rsid w:val="0086161A"/>
    <w:rsid w:val="00861EED"/>
    <w:rsid w:val="008621DA"/>
    <w:rsid w:val="00862E9C"/>
    <w:rsid w:val="0086359A"/>
    <w:rsid w:val="0086365C"/>
    <w:rsid w:val="00863EDB"/>
    <w:rsid w:val="008647FE"/>
    <w:rsid w:val="00865299"/>
    <w:rsid w:val="008658ED"/>
    <w:rsid w:val="00866DFE"/>
    <w:rsid w:val="008672B2"/>
    <w:rsid w:val="0087071B"/>
    <w:rsid w:val="008708FB"/>
    <w:rsid w:val="00871114"/>
    <w:rsid w:val="00871178"/>
    <w:rsid w:val="00873016"/>
    <w:rsid w:val="0087321D"/>
    <w:rsid w:val="0087377D"/>
    <w:rsid w:val="008757B5"/>
    <w:rsid w:val="0087591D"/>
    <w:rsid w:val="008762E6"/>
    <w:rsid w:val="00876496"/>
    <w:rsid w:val="00877502"/>
    <w:rsid w:val="008776C3"/>
    <w:rsid w:val="00877AB0"/>
    <w:rsid w:val="00877E52"/>
    <w:rsid w:val="008805D2"/>
    <w:rsid w:val="0088116D"/>
    <w:rsid w:val="008818E2"/>
    <w:rsid w:val="00881B00"/>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D30"/>
    <w:rsid w:val="00892EA3"/>
    <w:rsid w:val="00893440"/>
    <w:rsid w:val="00893BFF"/>
    <w:rsid w:val="00894DC6"/>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5B36"/>
    <w:rsid w:val="008A6579"/>
    <w:rsid w:val="008A683D"/>
    <w:rsid w:val="008A6F2A"/>
    <w:rsid w:val="008A6FFD"/>
    <w:rsid w:val="008A791C"/>
    <w:rsid w:val="008A79DE"/>
    <w:rsid w:val="008A7D30"/>
    <w:rsid w:val="008B09BD"/>
    <w:rsid w:val="008B0A3F"/>
    <w:rsid w:val="008B0A74"/>
    <w:rsid w:val="008B16AC"/>
    <w:rsid w:val="008B21CD"/>
    <w:rsid w:val="008B2A31"/>
    <w:rsid w:val="008B2B39"/>
    <w:rsid w:val="008B2BBD"/>
    <w:rsid w:val="008B36EF"/>
    <w:rsid w:val="008B3E9B"/>
    <w:rsid w:val="008B43EF"/>
    <w:rsid w:val="008B481F"/>
    <w:rsid w:val="008B4D2E"/>
    <w:rsid w:val="008B554E"/>
    <w:rsid w:val="008B6087"/>
    <w:rsid w:val="008B6A7E"/>
    <w:rsid w:val="008B6B28"/>
    <w:rsid w:val="008B6D8B"/>
    <w:rsid w:val="008B6DA7"/>
    <w:rsid w:val="008B6ED3"/>
    <w:rsid w:val="008B7335"/>
    <w:rsid w:val="008B7AA4"/>
    <w:rsid w:val="008B7C57"/>
    <w:rsid w:val="008B7DEF"/>
    <w:rsid w:val="008B7F7D"/>
    <w:rsid w:val="008C062E"/>
    <w:rsid w:val="008C13B6"/>
    <w:rsid w:val="008C284B"/>
    <w:rsid w:val="008C4B28"/>
    <w:rsid w:val="008C5B1C"/>
    <w:rsid w:val="008C60E2"/>
    <w:rsid w:val="008C65F7"/>
    <w:rsid w:val="008D041D"/>
    <w:rsid w:val="008D07AF"/>
    <w:rsid w:val="008D0DAD"/>
    <w:rsid w:val="008D13B7"/>
    <w:rsid w:val="008D15BA"/>
    <w:rsid w:val="008D2217"/>
    <w:rsid w:val="008D2269"/>
    <w:rsid w:val="008D22FB"/>
    <w:rsid w:val="008D23DE"/>
    <w:rsid w:val="008D2619"/>
    <w:rsid w:val="008D27A6"/>
    <w:rsid w:val="008D2F07"/>
    <w:rsid w:val="008D3E4B"/>
    <w:rsid w:val="008D41AE"/>
    <w:rsid w:val="008D42DA"/>
    <w:rsid w:val="008D4534"/>
    <w:rsid w:val="008D468B"/>
    <w:rsid w:val="008D4785"/>
    <w:rsid w:val="008D47AA"/>
    <w:rsid w:val="008D5017"/>
    <w:rsid w:val="008D6BB4"/>
    <w:rsid w:val="008D7671"/>
    <w:rsid w:val="008E007D"/>
    <w:rsid w:val="008E090F"/>
    <w:rsid w:val="008E14BA"/>
    <w:rsid w:val="008E1AA1"/>
    <w:rsid w:val="008E2133"/>
    <w:rsid w:val="008E22AC"/>
    <w:rsid w:val="008E27DD"/>
    <w:rsid w:val="008E2BEC"/>
    <w:rsid w:val="008E2FC2"/>
    <w:rsid w:val="008E3218"/>
    <w:rsid w:val="008E38A3"/>
    <w:rsid w:val="008E4B09"/>
    <w:rsid w:val="008E5659"/>
    <w:rsid w:val="008E56B7"/>
    <w:rsid w:val="008E57A4"/>
    <w:rsid w:val="008E641D"/>
    <w:rsid w:val="008E7585"/>
    <w:rsid w:val="008E7D72"/>
    <w:rsid w:val="008E7D8B"/>
    <w:rsid w:val="008F0E8A"/>
    <w:rsid w:val="008F11F4"/>
    <w:rsid w:val="008F13DD"/>
    <w:rsid w:val="008F1419"/>
    <w:rsid w:val="008F163C"/>
    <w:rsid w:val="008F1A1B"/>
    <w:rsid w:val="008F358F"/>
    <w:rsid w:val="008F455E"/>
    <w:rsid w:val="008F475D"/>
    <w:rsid w:val="008F47C6"/>
    <w:rsid w:val="008F4C16"/>
    <w:rsid w:val="008F4CBD"/>
    <w:rsid w:val="008F5D78"/>
    <w:rsid w:val="008F653A"/>
    <w:rsid w:val="008F767B"/>
    <w:rsid w:val="008F7B30"/>
    <w:rsid w:val="008F7BD3"/>
    <w:rsid w:val="008F7E77"/>
    <w:rsid w:val="008F7E8F"/>
    <w:rsid w:val="008F7F95"/>
    <w:rsid w:val="0090093B"/>
    <w:rsid w:val="00900FD3"/>
    <w:rsid w:val="00901B96"/>
    <w:rsid w:val="00901EF4"/>
    <w:rsid w:val="00901F4E"/>
    <w:rsid w:val="009024D2"/>
    <w:rsid w:val="00903189"/>
    <w:rsid w:val="0090465D"/>
    <w:rsid w:val="00904D39"/>
    <w:rsid w:val="00904D4F"/>
    <w:rsid w:val="00904E02"/>
    <w:rsid w:val="009050F7"/>
    <w:rsid w:val="009054AD"/>
    <w:rsid w:val="009056B6"/>
    <w:rsid w:val="00905BDA"/>
    <w:rsid w:val="00906254"/>
    <w:rsid w:val="00906392"/>
    <w:rsid w:val="009067EC"/>
    <w:rsid w:val="0090684E"/>
    <w:rsid w:val="0090718C"/>
    <w:rsid w:val="00907638"/>
    <w:rsid w:val="009106DB"/>
    <w:rsid w:val="009108CE"/>
    <w:rsid w:val="00910A01"/>
    <w:rsid w:val="00911301"/>
    <w:rsid w:val="0091220D"/>
    <w:rsid w:val="00912820"/>
    <w:rsid w:val="00912B16"/>
    <w:rsid w:val="00913175"/>
    <w:rsid w:val="0091338B"/>
    <w:rsid w:val="0091380B"/>
    <w:rsid w:val="00913907"/>
    <w:rsid w:val="00913DFE"/>
    <w:rsid w:val="00914EED"/>
    <w:rsid w:val="00915122"/>
    <w:rsid w:val="009165C7"/>
    <w:rsid w:val="0091681C"/>
    <w:rsid w:val="009168ED"/>
    <w:rsid w:val="009172A4"/>
    <w:rsid w:val="00917B42"/>
    <w:rsid w:val="00920A30"/>
    <w:rsid w:val="00920A87"/>
    <w:rsid w:val="00920D30"/>
    <w:rsid w:val="009215A2"/>
    <w:rsid w:val="009220A1"/>
    <w:rsid w:val="00922DE2"/>
    <w:rsid w:val="009232C1"/>
    <w:rsid w:val="0092352C"/>
    <w:rsid w:val="00923E94"/>
    <w:rsid w:val="00924C76"/>
    <w:rsid w:val="00925C13"/>
    <w:rsid w:val="00925D7D"/>
    <w:rsid w:val="00925EC0"/>
    <w:rsid w:val="00925F98"/>
    <w:rsid w:val="00926480"/>
    <w:rsid w:val="0092720F"/>
    <w:rsid w:val="00930B09"/>
    <w:rsid w:val="00930CBD"/>
    <w:rsid w:val="00930D96"/>
    <w:rsid w:val="00931353"/>
    <w:rsid w:val="00931793"/>
    <w:rsid w:val="009319E7"/>
    <w:rsid w:val="00932694"/>
    <w:rsid w:val="009332CB"/>
    <w:rsid w:val="009341A8"/>
    <w:rsid w:val="009351D8"/>
    <w:rsid w:val="00935BE9"/>
    <w:rsid w:val="00936908"/>
    <w:rsid w:val="00936ABB"/>
    <w:rsid w:val="00936FA8"/>
    <w:rsid w:val="00937CDB"/>
    <w:rsid w:val="00940571"/>
    <w:rsid w:val="0094094D"/>
    <w:rsid w:val="00940AF0"/>
    <w:rsid w:val="00940FF1"/>
    <w:rsid w:val="00941C73"/>
    <w:rsid w:val="00941F24"/>
    <w:rsid w:val="009423B8"/>
    <w:rsid w:val="00943359"/>
    <w:rsid w:val="0094364B"/>
    <w:rsid w:val="00943F89"/>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42C8"/>
    <w:rsid w:val="009544BA"/>
    <w:rsid w:val="00954759"/>
    <w:rsid w:val="00955071"/>
    <w:rsid w:val="00955C2E"/>
    <w:rsid w:val="00956099"/>
    <w:rsid w:val="0095681D"/>
    <w:rsid w:val="00956AA0"/>
    <w:rsid w:val="00957203"/>
    <w:rsid w:val="0095723B"/>
    <w:rsid w:val="00957893"/>
    <w:rsid w:val="00957D5A"/>
    <w:rsid w:val="00960CE5"/>
    <w:rsid w:val="00960DB7"/>
    <w:rsid w:val="0096181F"/>
    <w:rsid w:val="00961BC7"/>
    <w:rsid w:val="00962062"/>
    <w:rsid w:val="00962114"/>
    <w:rsid w:val="00962982"/>
    <w:rsid w:val="00962FB1"/>
    <w:rsid w:val="009632BD"/>
    <w:rsid w:val="009639F7"/>
    <w:rsid w:val="00964087"/>
    <w:rsid w:val="00964583"/>
    <w:rsid w:val="00964661"/>
    <w:rsid w:val="00964842"/>
    <w:rsid w:val="00965E9B"/>
    <w:rsid w:val="00966098"/>
    <w:rsid w:val="00966AA5"/>
    <w:rsid w:val="00967E34"/>
    <w:rsid w:val="00970DE3"/>
    <w:rsid w:val="00971793"/>
    <w:rsid w:val="009718F9"/>
    <w:rsid w:val="009731E5"/>
    <w:rsid w:val="00973412"/>
    <w:rsid w:val="009738B0"/>
    <w:rsid w:val="00973D02"/>
    <w:rsid w:val="00973D5B"/>
    <w:rsid w:val="00973F74"/>
    <w:rsid w:val="009745B2"/>
    <w:rsid w:val="00974DCF"/>
    <w:rsid w:val="009750C2"/>
    <w:rsid w:val="009755A1"/>
    <w:rsid w:val="00975677"/>
    <w:rsid w:val="00976204"/>
    <w:rsid w:val="00977172"/>
    <w:rsid w:val="00977DB7"/>
    <w:rsid w:val="009808ED"/>
    <w:rsid w:val="00982DCD"/>
    <w:rsid w:val="00983325"/>
    <w:rsid w:val="00984902"/>
    <w:rsid w:val="00984D5A"/>
    <w:rsid w:val="00985081"/>
    <w:rsid w:val="009855AA"/>
    <w:rsid w:val="00985790"/>
    <w:rsid w:val="00985AEC"/>
    <w:rsid w:val="00985CAB"/>
    <w:rsid w:val="00986236"/>
    <w:rsid w:val="00986E36"/>
    <w:rsid w:val="009876A6"/>
    <w:rsid w:val="00987A6B"/>
    <w:rsid w:val="00987E97"/>
    <w:rsid w:val="0099162E"/>
    <w:rsid w:val="0099268E"/>
    <w:rsid w:val="00992A88"/>
    <w:rsid w:val="0099363A"/>
    <w:rsid w:val="0099433C"/>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47F"/>
    <w:rsid w:val="009A29D0"/>
    <w:rsid w:val="009A3121"/>
    <w:rsid w:val="009A3175"/>
    <w:rsid w:val="009A3DD3"/>
    <w:rsid w:val="009A4816"/>
    <w:rsid w:val="009A48F7"/>
    <w:rsid w:val="009A4940"/>
    <w:rsid w:val="009A4A65"/>
    <w:rsid w:val="009A50E1"/>
    <w:rsid w:val="009A5994"/>
    <w:rsid w:val="009A5A04"/>
    <w:rsid w:val="009A6901"/>
    <w:rsid w:val="009A780B"/>
    <w:rsid w:val="009B03AF"/>
    <w:rsid w:val="009B0E0F"/>
    <w:rsid w:val="009B0F0F"/>
    <w:rsid w:val="009B0F87"/>
    <w:rsid w:val="009B1476"/>
    <w:rsid w:val="009B24DA"/>
    <w:rsid w:val="009B2BD1"/>
    <w:rsid w:val="009B304C"/>
    <w:rsid w:val="009B35AA"/>
    <w:rsid w:val="009B3DDF"/>
    <w:rsid w:val="009B412D"/>
    <w:rsid w:val="009B43C4"/>
    <w:rsid w:val="009B554B"/>
    <w:rsid w:val="009B5573"/>
    <w:rsid w:val="009B5EC8"/>
    <w:rsid w:val="009B6653"/>
    <w:rsid w:val="009B6C1A"/>
    <w:rsid w:val="009B6FE4"/>
    <w:rsid w:val="009B708D"/>
    <w:rsid w:val="009B7338"/>
    <w:rsid w:val="009B7DD2"/>
    <w:rsid w:val="009C069E"/>
    <w:rsid w:val="009C0AEF"/>
    <w:rsid w:val="009C2482"/>
    <w:rsid w:val="009C2786"/>
    <w:rsid w:val="009C2F97"/>
    <w:rsid w:val="009C311B"/>
    <w:rsid w:val="009C4527"/>
    <w:rsid w:val="009C4842"/>
    <w:rsid w:val="009C4D40"/>
    <w:rsid w:val="009C5537"/>
    <w:rsid w:val="009C5D87"/>
    <w:rsid w:val="009C60C1"/>
    <w:rsid w:val="009C6346"/>
    <w:rsid w:val="009C6937"/>
    <w:rsid w:val="009C6FF3"/>
    <w:rsid w:val="009C7792"/>
    <w:rsid w:val="009C7CA1"/>
    <w:rsid w:val="009D00F0"/>
    <w:rsid w:val="009D0153"/>
    <w:rsid w:val="009D0247"/>
    <w:rsid w:val="009D08D7"/>
    <w:rsid w:val="009D0A53"/>
    <w:rsid w:val="009D1539"/>
    <w:rsid w:val="009D159A"/>
    <w:rsid w:val="009D1CD0"/>
    <w:rsid w:val="009D1F61"/>
    <w:rsid w:val="009D2184"/>
    <w:rsid w:val="009D36B5"/>
    <w:rsid w:val="009D3E7B"/>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78A"/>
    <w:rsid w:val="009E3BF6"/>
    <w:rsid w:val="009E40BB"/>
    <w:rsid w:val="009E4CFA"/>
    <w:rsid w:val="009E525E"/>
    <w:rsid w:val="009E5764"/>
    <w:rsid w:val="009E7689"/>
    <w:rsid w:val="009E7BA6"/>
    <w:rsid w:val="009F0C13"/>
    <w:rsid w:val="009F0E60"/>
    <w:rsid w:val="009F0F1A"/>
    <w:rsid w:val="009F1311"/>
    <w:rsid w:val="009F1DED"/>
    <w:rsid w:val="009F218B"/>
    <w:rsid w:val="009F35FF"/>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D1F"/>
    <w:rsid w:val="00A07E0A"/>
    <w:rsid w:val="00A07E94"/>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3FF"/>
    <w:rsid w:val="00A16BEB"/>
    <w:rsid w:val="00A16DD5"/>
    <w:rsid w:val="00A1781A"/>
    <w:rsid w:val="00A2090B"/>
    <w:rsid w:val="00A21361"/>
    <w:rsid w:val="00A21710"/>
    <w:rsid w:val="00A21D36"/>
    <w:rsid w:val="00A22E27"/>
    <w:rsid w:val="00A2382A"/>
    <w:rsid w:val="00A23B0E"/>
    <w:rsid w:val="00A24138"/>
    <w:rsid w:val="00A25574"/>
    <w:rsid w:val="00A25DC9"/>
    <w:rsid w:val="00A261E8"/>
    <w:rsid w:val="00A2714E"/>
    <w:rsid w:val="00A2759D"/>
    <w:rsid w:val="00A30BA1"/>
    <w:rsid w:val="00A30DBA"/>
    <w:rsid w:val="00A31757"/>
    <w:rsid w:val="00A318B0"/>
    <w:rsid w:val="00A31F69"/>
    <w:rsid w:val="00A32389"/>
    <w:rsid w:val="00A3264E"/>
    <w:rsid w:val="00A3374A"/>
    <w:rsid w:val="00A33CE0"/>
    <w:rsid w:val="00A34411"/>
    <w:rsid w:val="00A359CF"/>
    <w:rsid w:val="00A35BCF"/>
    <w:rsid w:val="00A3658C"/>
    <w:rsid w:val="00A36667"/>
    <w:rsid w:val="00A379D7"/>
    <w:rsid w:val="00A37DD1"/>
    <w:rsid w:val="00A40C04"/>
    <w:rsid w:val="00A40D1B"/>
    <w:rsid w:val="00A411F1"/>
    <w:rsid w:val="00A413CF"/>
    <w:rsid w:val="00A436D0"/>
    <w:rsid w:val="00A454C0"/>
    <w:rsid w:val="00A45F38"/>
    <w:rsid w:val="00A474D0"/>
    <w:rsid w:val="00A51888"/>
    <w:rsid w:val="00A51C2B"/>
    <w:rsid w:val="00A51C82"/>
    <w:rsid w:val="00A52B28"/>
    <w:rsid w:val="00A5342D"/>
    <w:rsid w:val="00A547FC"/>
    <w:rsid w:val="00A54C5C"/>
    <w:rsid w:val="00A54C6F"/>
    <w:rsid w:val="00A554C2"/>
    <w:rsid w:val="00A5577C"/>
    <w:rsid w:val="00A55CB2"/>
    <w:rsid w:val="00A55D1D"/>
    <w:rsid w:val="00A56208"/>
    <w:rsid w:val="00A562C0"/>
    <w:rsid w:val="00A563FE"/>
    <w:rsid w:val="00A566A2"/>
    <w:rsid w:val="00A6014F"/>
    <w:rsid w:val="00A604C1"/>
    <w:rsid w:val="00A60DA4"/>
    <w:rsid w:val="00A6104B"/>
    <w:rsid w:val="00A61408"/>
    <w:rsid w:val="00A6156A"/>
    <w:rsid w:val="00A617E6"/>
    <w:rsid w:val="00A63D71"/>
    <w:rsid w:val="00A64803"/>
    <w:rsid w:val="00A64A96"/>
    <w:rsid w:val="00A650D4"/>
    <w:rsid w:val="00A65BFF"/>
    <w:rsid w:val="00A65D4B"/>
    <w:rsid w:val="00A65DB1"/>
    <w:rsid w:val="00A66F25"/>
    <w:rsid w:val="00A67488"/>
    <w:rsid w:val="00A67DD8"/>
    <w:rsid w:val="00A67E04"/>
    <w:rsid w:val="00A67EA1"/>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E9F"/>
    <w:rsid w:val="00A90599"/>
    <w:rsid w:val="00A91A8A"/>
    <w:rsid w:val="00A91C35"/>
    <w:rsid w:val="00A91F76"/>
    <w:rsid w:val="00A9201F"/>
    <w:rsid w:val="00A921CC"/>
    <w:rsid w:val="00A92533"/>
    <w:rsid w:val="00A92F06"/>
    <w:rsid w:val="00A93509"/>
    <w:rsid w:val="00A937DD"/>
    <w:rsid w:val="00A93E13"/>
    <w:rsid w:val="00A94296"/>
    <w:rsid w:val="00A9450E"/>
    <w:rsid w:val="00A9614A"/>
    <w:rsid w:val="00A96695"/>
    <w:rsid w:val="00A968CA"/>
    <w:rsid w:val="00A96E1C"/>
    <w:rsid w:val="00A974AE"/>
    <w:rsid w:val="00AA0B98"/>
    <w:rsid w:val="00AA10F5"/>
    <w:rsid w:val="00AA1861"/>
    <w:rsid w:val="00AA2C7F"/>
    <w:rsid w:val="00AA36A0"/>
    <w:rsid w:val="00AA38A3"/>
    <w:rsid w:val="00AA4DED"/>
    <w:rsid w:val="00AA4E0A"/>
    <w:rsid w:val="00AA4EEE"/>
    <w:rsid w:val="00AA5787"/>
    <w:rsid w:val="00AA7AD0"/>
    <w:rsid w:val="00AB1980"/>
    <w:rsid w:val="00AB19CC"/>
    <w:rsid w:val="00AB23E6"/>
    <w:rsid w:val="00AB27B9"/>
    <w:rsid w:val="00AB35C8"/>
    <w:rsid w:val="00AB3744"/>
    <w:rsid w:val="00AB3C79"/>
    <w:rsid w:val="00AB3D81"/>
    <w:rsid w:val="00AB4F65"/>
    <w:rsid w:val="00AB6065"/>
    <w:rsid w:val="00AB63BA"/>
    <w:rsid w:val="00AB6472"/>
    <w:rsid w:val="00AB697F"/>
    <w:rsid w:val="00AB6F7F"/>
    <w:rsid w:val="00AB7075"/>
    <w:rsid w:val="00AB7254"/>
    <w:rsid w:val="00AB73FF"/>
    <w:rsid w:val="00AC02B9"/>
    <w:rsid w:val="00AC02C8"/>
    <w:rsid w:val="00AC04A9"/>
    <w:rsid w:val="00AC08F3"/>
    <w:rsid w:val="00AC0D79"/>
    <w:rsid w:val="00AC0F34"/>
    <w:rsid w:val="00AC11F4"/>
    <w:rsid w:val="00AC1E5F"/>
    <w:rsid w:val="00AC2813"/>
    <w:rsid w:val="00AC2B9E"/>
    <w:rsid w:val="00AC3D24"/>
    <w:rsid w:val="00AC41D1"/>
    <w:rsid w:val="00AC441E"/>
    <w:rsid w:val="00AC48C2"/>
    <w:rsid w:val="00AC4A5B"/>
    <w:rsid w:val="00AC4B9C"/>
    <w:rsid w:val="00AC4CD2"/>
    <w:rsid w:val="00AC5140"/>
    <w:rsid w:val="00AC5C5D"/>
    <w:rsid w:val="00AC61F9"/>
    <w:rsid w:val="00AC620F"/>
    <w:rsid w:val="00AC705E"/>
    <w:rsid w:val="00AC7100"/>
    <w:rsid w:val="00AC77A9"/>
    <w:rsid w:val="00AC7A36"/>
    <w:rsid w:val="00AC7B41"/>
    <w:rsid w:val="00AD0B45"/>
    <w:rsid w:val="00AD0DCA"/>
    <w:rsid w:val="00AD13AD"/>
    <w:rsid w:val="00AD1CF8"/>
    <w:rsid w:val="00AD1F36"/>
    <w:rsid w:val="00AD451B"/>
    <w:rsid w:val="00AD4C2D"/>
    <w:rsid w:val="00AD4E91"/>
    <w:rsid w:val="00AD5E25"/>
    <w:rsid w:val="00AD70AA"/>
    <w:rsid w:val="00AD765B"/>
    <w:rsid w:val="00AD7C43"/>
    <w:rsid w:val="00AD7DF2"/>
    <w:rsid w:val="00AE00E9"/>
    <w:rsid w:val="00AE054D"/>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ABD"/>
    <w:rsid w:val="00AF2199"/>
    <w:rsid w:val="00AF2A59"/>
    <w:rsid w:val="00AF2ADA"/>
    <w:rsid w:val="00AF2CC9"/>
    <w:rsid w:val="00AF2F31"/>
    <w:rsid w:val="00AF3003"/>
    <w:rsid w:val="00AF47FD"/>
    <w:rsid w:val="00AF4C69"/>
    <w:rsid w:val="00AF5526"/>
    <w:rsid w:val="00AF5955"/>
    <w:rsid w:val="00AF7C9A"/>
    <w:rsid w:val="00AF7F44"/>
    <w:rsid w:val="00B00210"/>
    <w:rsid w:val="00B0032B"/>
    <w:rsid w:val="00B01F15"/>
    <w:rsid w:val="00B04390"/>
    <w:rsid w:val="00B056AE"/>
    <w:rsid w:val="00B06B0D"/>
    <w:rsid w:val="00B07332"/>
    <w:rsid w:val="00B109EE"/>
    <w:rsid w:val="00B11FD7"/>
    <w:rsid w:val="00B126F9"/>
    <w:rsid w:val="00B13D1E"/>
    <w:rsid w:val="00B14A1E"/>
    <w:rsid w:val="00B14E7D"/>
    <w:rsid w:val="00B15399"/>
    <w:rsid w:val="00B160F9"/>
    <w:rsid w:val="00B16EDD"/>
    <w:rsid w:val="00B17688"/>
    <w:rsid w:val="00B17869"/>
    <w:rsid w:val="00B20023"/>
    <w:rsid w:val="00B2172E"/>
    <w:rsid w:val="00B223C7"/>
    <w:rsid w:val="00B227DD"/>
    <w:rsid w:val="00B23831"/>
    <w:rsid w:val="00B23A38"/>
    <w:rsid w:val="00B246B9"/>
    <w:rsid w:val="00B24992"/>
    <w:rsid w:val="00B24FBD"/>
    <w:rsid w:val="00B2652B"/>
    <w:rsid w:val="00B26A89"/>
    <w:rsid w:val="00B27737"/>
    <w:rsid w:val="00B3025B"/>
    <w:rsid w:val="00B303E4"/>
    <w:rsid w:val="00B30654"/>
    <w:rsid w:val="00B30B0D"/>
    <w:rsid w:val="00B30BC0"/>
    <w:rsid w:val="00B30D9C"/>
    <w:rsid w:val="00B30DD0"/>
    <w:rsid w:val="00B311EA"/>
    <w:rsid w:val="00B31AF1"/>
    <w:rsid w:val="00B3252F"/>
    <w:rsid w:val="00B32946"/>
    <w:rsid w:val="00B32975"/>
    <w:rsid w:val="00B3315D"/>
    <w:rsid w:val="00B33531"/>
    <w:rsid w:val="00B34EBD"/>
    <w:rsid w:val="00B356C4"/>
    <w:rsid w:val="00B356C5"/>
    <w:rsid w:val="00B35750"/>
    <w:rsid w:val="00B36124"/>
    <w:rsid w:val="00B364F9"/>
    <w:rsid w:val="00B36538"/>
    <w:rsid w:val="00B366A1"/>
    <w:rsid w:val="00B3683A"/>
    <w:rsid w:val="00B3727B"/>
    <w:rsid w:val="00B37879"/>
    <w:rsid w:val="00B37B31"/>
    <w:rsid w:val="00B37FF5"/>
    <w:rsid w:val="00B40201"/>
    <w:rsid w:val="00B41033"/>
    <w:rsid w:val="00B41A30"/>
    <w:rsid w:val="00B41B54"/>
    <w:rsid w:val="00B41FBA"/>
    <w:rsid w:val="00B4247F"/>
    <w:rsid w:val="00B42A99"/>
    <w:rsid w:val="00B42D1F"/>
    <w:rsid w:val="00B4329F"/>
    <w:rsid w:val="00B4398F"/>
    <w:rsid w:val="00B44931"/>
    <w:rsid w:val="00B4593A"/>
    <w:rsid w:val="00B45CCF"/>
    <w:rsid w:val="00B45F3E"/>
    <w:rsid w:val="00B46419"/>
    <w:rsid w:val="00B473D3"/>
    <w:rsid w:val="00B476CA"/>
    <w:rsid w:val="00B47FF5"/>
    <w:rsid w:val="00B515B2"/>
    <w:rsid w:val="00B5169D"/>
    <w:rsid w:val="00B52363"/>
    <w:rsid w:val="00B540C8"/>
    <w:rsid w:val="00B5449F"/>
    <w:rsid w:val="00B54C94"/>
    <w:rsid w:val="00B55B08"/>
    <w:rsid w:val="00B563A8"/>
    <w:rsid w:val="00B56D1A"/>
    <w:rsid w:val="00B56D57"/>
    <w:rsid w:val="00B5769F"/>
    <w:rsid w:val="00B5772F"/>
    <w:rsid w:val="00B60B7B"/>
    <w:rsid w:val="00B61AE2"/>
    <w:rsid w:val="00B6258D"/>
    <w:rsid w:val="00B62D3E"/>
    <w:rsid w:val="00B63173"/>
    <w:rsid w:val="00B63CF5"/>
    <w:rsid w:val="00B64CB5"/>
    <w:rsid w:val="00B654AE"/>
    <w:rsid w:val="00B658F6"/>
    <w:rsid w:val="00B65A22"/>
    <w:rsid w:val="00B6627C"/>
    <w:rsid w:val="00B66BE3"/>
    <w:rsid w:val="00B66D48"/>
    <w:rsid w:val="00B67257"/>
    <w:rsid w:val="00B676C4"/>
    <w:rsid w:val="00B67EB1"/>
    <w:rsid w:val="00B700C4"/>
    <w:rsid w:val="00B70199"/>
    <w:rsid w:val="00B708DC"/>
    <w:rsid w:val="00B70CE2"/>
    <w:rsid w:val="00B7175F"/>
    <w:rsid w:val="00B71BEF"/>
    <w:rsid w:val="00B72868"/>
    <w:rsid w:val="00B732EF"/>
    <w:rsid w:val="00B73A79"/>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8E1"/>
    <w:rsid w:val="00B83F9F"/>
    <w:rsid w:val="00B85CE6"/>
    <w:rsid w:val="00B86ED1"/>
    <w:rsid w:val="00B873E8"/>
    <w:rsid w:val="00B87784"/>
    <w:rsid w:val="00B87BDF"/>
    <w:rsid w:val="00B900DF"/>
    <w:rsid w:val="00B913A5"/>
    <w:rsid w:val="00B92AEF"/>
    <w:rsid w:val="00B93B66"/>
    <w:rsid w:val="00B93E47"/>
    <w:rsid w:val="00B953DD"/>
    <w:rsid w:val="00B95E8B"/>
    <w:rsid w:val="00B9612C"/>
    <w:rsid w:val="00B9644D"/>
    <w:rsid w:val="00B96C77"/>
    <w:rsid w:val="00B96D73"/>
    <w:rsid w:val="00B97E81"/>
    <w:rsid w:val="00BA046A"/>
    <w:rsid w:val="00BA06A7"/>
    <w:rsid w:val="00BA0C3B"/>
    <w:rsid w:val="00BA161A"/>
    <w:rsid w:val="00BA1A13"/>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EA2"/>
    <w:rsid w:val="00BB6B3E"/>
    <w:rsid w:val="00BB7310"/>
    <w:rsid w:val="00BB7845"/>
    <w:rsid w:val="00BC0EDB"/>
    <w:rsid w:val="00BC123E"/>
    <w:rsid w:val="00BC1244"/>
    <w:rsid w:val="00BC1360"/>
    <w:rsid w:val="00BC141A"/>
    <w:rsid w:val="00BC1A74"/>
    <w:rsid w:val="00BC1AEA"/>
    <w:rsid w:val="00BC235D"/>
    <w:rsid w:val="00BC2509"/>
    <w:rsid w:val="00BC2CFE"/>
    <w:rsid w:val="00BC3507"/>
    <w:rsid w:val="00BC3F01"/>
    <w:rsid w:val="00BC3F06"/>
    <w:rsid w:val="00BC461F"/>
    <w:rsid w:val="00BC498A"/>
    <w:rsid w:val="00BC512D"/>
    <w:rsid w:val="00BC5164"/>
    <w:rsid w:val="00BC5A83"/>
    <w:rsid w:val="00BC5E8F"/>
    <w:rsid w:val="00BC5EEE"/>
    <w:rsid w:val="00BC6888"/>
    <w:rsid w:val="00BC6C66"/>
    <w:rsid w:val="00BC6CAF"/>
    <w:rsid w:val="00BC7140"/>
    <w:rsid w:val="00BC7EE0"/>
    <w:rsid w:val="00BD0469"/>
    <w:rsid w:val="00BD0567"/>
    <w:rsid w:val="00BD0CC1"/>
    <w:rsid w:val="00BD0F91"/>
    <w:rsid w:val="00BD1032"/>
    <w:rsid w:val="00BD1CEF"/>
    <w:rsid w:val="00BD2481"/>
    <w:rsid w:val="00BD2580"/>
    <w:rsid w:val="00BD2CA8"/>
    <w:rsid w:val="00BD2FBF"/>
    <w:rsid w:val="00BD4AB8"/>
    <w:rsid w:val="00BD6164"/>
    <w:rsid w:val="00BD6189"/>
    <w:rsid w:val="00BD641B"/>
    <w:rsid w:val="00BD6E35"/>
    <w:rsid w:val="00BE011E"/>
    <w:rsid w:val="00BE0766"/>
    <w:rsid w:val="00BE1FD0"/>
    <w:rsid w:val="00BE207A"/>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DB0"/>
    <w:rsid w:val="00BF3324"/>
    <w:rsid w:val="00BF3B1E"/>
    <w:rsid w:val="00BF3E27"/>
    <w:rsid w:val="00BF4282"/>
    <w:rsid w:val="00BF4308"/>
    <w:rsid w:val="00BF44F5"/>
    <w:rsid w:val="00BF51D5"/>
    <w:rsid w:val="00BF5385"/>
    <w:rsid w:val="00BF57B8"/>
    <w:rsid w:val="00BF686F"/>
    <w:rsid w:val="00BF6FA3"/>
    <w:rsid w:val="00BF7571"/>
    <w:rsid w:val="00BF7B93"/>
    <w:rsid w:val="00BF7F40"/>
    <w:rsid w:val="00C000CA"/>
    <w:rsid w:val="00C00E7B"/>
    <w:rsid w:val="00C00FF8"/>
    <w:rsid w:val="00C01245"/>
    <w:rsid w:val="00C02E4B"/>
    <w:rsid w:val="00C040E7"/>
    <w:rsid w:val="00C04B45"/>
    <w:rsid w:val="00C056A7"/>
    <w:rsid w:val="00C05ACF"/>
    <w:rsid w:val="00C05B67"/>
    <w:rsid w:val="00C05DAB"/>
    <w:rsid w:val="00C062FB"/>
    <w:rsid w:val="00C06457"/>
    <w:rsid w:val="00C06F73"/>
    <w:rsid w:val="00C0752F"/>
    <w:rsid w:val="00C10880"/>
    <w:rsid w:val="00C109A7"/>
    <w:rsid w:val="00C112FC"/>
    <w:rsid w:val="00C118B9"/>
    <w:rsid w:val="00C119D6"/>
    <w:rsid w:val="00C11CAF"/>
    <w:rsid w:val="00C11CC2"/>
    <w:rsid w:val="00C12512"/>
    <w:rsid w:val="00C128E3"/>
    <w:rsid w:val="00C13246"/>
    <w:rsid w:val="00C1344E"/>
    <w:rsid w:val="00C13471"/>
    <w:rsid w:val="00C13555"/>
    <w:rsid w:val="00C135AA"/>
    <w:rsid w:val="00C13C44"/>
    <w:rsid w:val="00C14621"/>
    <w:rsid w:val="00C146B1"/>
    <w:rsid w:val="00C14F9E"/>
    <w:rsid w:val="00C15003"/>
    <w:rsid w:val="00C153E1"/>
    <w:rsid w:val="00C159C7"/>
    <w:rsid w:val="00C16120"/>
    <w:rsid w:val="00C16271"/>
    <w:rsid w:val="00C16466"/>
    <w:rsid w:val="00C16647"/>
    <w:rsid w:val="00C16688"/>
    <w:rsid w:val="00C166E1"/>
    <w:rsid w:val="00C177B7"/>
    <w:rsid w:val="00C17B89"/>
    <w:rsid w:val="00C17DAF"/>
    <w:rsid w:val="00C205FF"/>
    <w:rsid w:val="00C20D46"/>
    <w:rsid w:val="00C21056"/>
    <w:rsid w:val="00C21A73"/>
    <w:rsid w:val="00C22A70"/>
    <w:rsid w:val="00C2443E"/>
    <w:rsid w:val="00C24470"/>
    <w:rsid w:val="00C2477E"/>
    <w:rsid w:val="00C247C0"/>
    <w:rsid w:val="00C24C01"/>
    <w:rsid w:val="00C25306"/>
    <w:rsid w:val="00C26966"/>
    <w:rsid w:val="00C27BF1"/>
    <w:rsid w:val="00C30215"/>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F2A"/>
    <w:rsid w:val="00C43218"/>
    <w:rsid w:val="00C433CB"/>
    <w:rsid w:val="00C43625"/>
    <w:rsid w:val="00C43B21"/>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7708"/>
    <w:rsid w:val="00C57F3A"/>
    <w:rsid w:val="00C60CDC"/>
    <w:rsid w:val="00C61588"/>
    <w:rsid w:val="00C618EA"/>
    <w:rsid w:val="00C61F76"/>
    <w:rsid w:val="00C623C0"/>
    <w:rsid w:val="00C6342C"/>
    <w:rsid w:val="00C63524"/>
    <w:rsid w:val="00C63791"/>
    <w:rsid w:val="00C637F9"/>
    <w:rsid w:val="00C6504C"/>
    <w:rsid w:val="00C651A1"/>
    <w:rsid w:val="00C651F6"/>
    <w:rsid w:val="00C65466"/>
    <w:rsid w:val="00C65F02"/>
    <w:rsid w:val="00C66616"/>
    <w:rsid w:val="00C67DB0"/>
    <w:rsid w:val="00C703FD"/>
    <w:rsid w:val="00C709B1"/>
    <w:rsid w:val="00C712B4"/>
    <w:rsid w:val="00C713B0"/>
    <w:rsid w:val="00C714B0"/>
    <w:rsid w:val="00C7226E"/>
    <w:rsid w:val="00C7307A"/>
    <w:rsid w:val="00C73352"/>
    <w:rsid w:val="00C73851"/>
    <w:rsid w:val="00C73F6A"/>
    <w:rsid w:val="00C7440B"/>
    <w:rsid w:val="00C746B8"/>
    <w:rsid w:val="00C75E46"/>
    <w:rsid w:val="00C75ED5"/>
    <w:rsid w:val="00C77516"/>
    <w:rsid w:val="00C77B34"/>
    <w:rsid w:val="00C80314"/>
    <w:rsid w:val="00C80B0A"/>
    <w:rsid w:val="00C80D69"/>
    <w:rsid w:val="00C81B2F"/>
    <w:rsid w:val="00C82A29"/>
    <w:rsid w:val="00C82A6D"/>
    <w:rsid w:val="00C82CC7"/>
    <w:rsid w:val="00C82F93"/>
    <w:rsid w:val="00C8349A"/>
    <w:rsid w:val="00C84190"/>
    <w:rsid w:val="00C8430B"/>
    <w:rsid w:val="00C84540"/>
    <w:rsid w:val="00C845EB"/>
    <w:rsid w:val="00C84A2B"/>
    <w:rsid w:val="00C84E68"/>
    <w:rsid w:val="00C8585A"/>
    <w:rsid w:val="00C8648C"/>
    <w:rsid w:val="00C8653E"/>
    <w:rsid w:val="00C8658E"/>
    <w:rsid w:val="00C86D10"/>
    <w:rsid w:val="00C87117"/>
    <w:rsid w:val="00C872E6"/>
    <w:rsid w:val="00C8753F"/>
    <w:rsid w:val="00C876B7"/>
    <w:rsid w:val="00C90886"/>
    <w:rsid w:val="00C90A8F"/>
    <w:rsid w:val="00C923BE"/>
    <w:rsid w:val="00C92C5E"/>
    <w:rsid w:val="00C92F80"/>
    <w:rsid w:val="00C932A0"/>
    <w:rsid w:val="00C945BE"/>
    <w:rsid w:val="00C9557C"/>
    <w:rsid w:val="00C95E28"/>
    <w:rsid w:val="00C96CF9"/>
    <w:rsid w:val="00C97F0E"/>
    <w:rsid w:val="00CA006B"/>
    <w:rsid w:val="00CA051E"/>
    <w:rsid w:val="00CA0B32"/>
    <w:rsid w:val="00CA1871"/>
    <w:rsid w:val="00CA1B2D"/>
    <w:rsid w:val="00CA3473"/>
    <w:rsid w:val="00CA3790"/>
    <w:rsid w:val="00CA4190"/>
    <w:rsid w:val="00CA44CA"/>
    <w:rsid w:val="00CA4746"/>
    <w:rsid w:val="00CA48A4"/>
    <w:rsid w:val="00CA512D"/>
    <w:rsid w:val="00CA5DA4"/>
    <w:rsid w:val="00CA67FC"/>
    <w:rsid w:val="00CA6AE1"/>
    <w:rsid w:val="00CA6C68"/>
    <w:rsid w:val="00CA6EE5"/>
    <w:rsid w:val="00CA7042"/>
    <w:rsid w:val="00CA7F2D"/>
    <w:rsid w:val="00CA7F61"/>
    <w:rsid w:val="00CB0082"/>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0813"/>
    <w:rsid w:val="00CC166A"/>
    <w:rsid w:val="00CC19A5"/>
    <w:rsid w:val="00CC1A07"/>
    <w:rsid w:val="00CC1B0B"/>
    <w:rsid w:val="00CC1D0E"/>
    <w:rsid w:val="00CC23A8"/>
    <w:rsid w:val="00CC30A8"/>
    <w:rsid w:val="00CC3D66"/>
    <w:rsid w:val="00CC4246"/>
    <w:rsid w:val="00CC45C4"/>
    <w:rsid w:val="00CC580B"/>
    <w:rsid w:val="00CC6943"/>
    <w:rsid w:val="00CC6C92"/>
    <w:rsid w:val="00CC6EAF"/>
    <w:rsid w:val="00CD0A9B"/>
    <w:rsid w:val="00CD0B85"/>
    <w:rsid w:val="00CD0C97"/>
    <w:rsid w:val="00CD0DC8"/>
    <w:rsid w:val="00CD11B7"/>
    <w:rsid w:val="00CD222D"/>
    <w:rsid w:val="00CD23C8"/>
    <w:rsid w:val="00CD2565"/>
    <w:rsid w:val="00CD2C12"/>
    <w:rsid w:val="00CD3954"/>
    <w:rsid w:val="00CD4C66"/>
    <w:rsid w:val="00CD4DF3"/>
    <w:rsid w:val="00CD550E"/>
    <w:rsid w:val="00CD583A"/>
    <w:rsid w:val="00CD5BCF"/>
    <w:rsid w:val="00CD5D95"/>
    <w:rsid w:val="00CE0ACC"/>
    <w:rsid w:val="00CE0EBD"/>
    <w:rsid w:val="00CE10FA"/>
    <w:rsid w:val="00CE15D6"/>
    <w:rsid w:val="00CE16D3"/>
    <w:rsid w:val="00CE1DA7"/>
    <w:rsid w:val="00CE1F22"/>
    <w:rsid w:val="00CE267F"/>
    <w:rsid w:val="00CE2C34"/>
    <w:rsid w:val="00CE4E2C"/>
    <w:rsid w:val="00CE4F4F"/>
    <w:rsid w:val="00CE519D"/>
    <w:rsid w:val="00CE5635"/>
    <w:rsid w:val="00CE581F"/>
    <w:rsid w:val="00CE5C0D"/>
    <w:rsid w:val="00CE6150"/>
    <w:rsid w:val="00CE6611"/>
    <w:rsid w:val="00CF0014"/>
    <w:rsid w:val="00CF17CE"/>
    <w:rsid w:val="00CF1CF7"/>
    <w:rsid w:val="00CF25AD"/>
    <w:rsid w:val="00CF3776"/>
    <w:rsid w:val="00CF3A8C"/>
    <w:rsid w:val="00CF5256"/>
    <w:rsid w:val="00CF5510"/>
    <w:rsid w:val="00CF6169"/>
    <w:rsid w:val="00CF6DB1"/>
    <w:rsid w:val="00D0021E"/>
    <w:rsid w:val="00D00E6B"/>
    <w:rsid w:val="00D01920"/>
    <w:rsid w:val="00D01CB3"/>
    <w:rsid w:val="00D025A8"/>
    <w:rsid w:val="00D0480C"/>
    <w:rsid w:val="00D0523C"/>
    <w:rsid w:val="00D0524F"/>
    <w:rsid w:val="00D052AA"/>
    <w:rsid w:val="00D057CA"/>
    <w:rsid w:val="00D06273"/>
    <w:rsid w:val="00D06912"/>
    <w:rsid w:val="00D069CF"/>
    <w:rsid w:val="00D06F18"/>
    <w:rsid w:val="00D0718B"/>
    <w:rsid w:val="00D07452"/>
    <w:rsid w:val="00D077B8"/>
    <w:rsid w:val="00D07E29"/>
    <w:rsid w:val="00D1033B"/>
    <w:rsid w:val="00D103BE"/>
    <w:rsid w:val="00D1063F"/>
    <w:rsid w:val="00D11385"/>
    <w:rsid w:val="00D121AB"/>
    <w:rsid w:val="00D12E9A"/>
    <w:rsid w:val="00D12EDA"/>
    <w:rsid w:val="00D138A3"/>
    <w:rsid w:val="00D13FDA"/>
    <w:rsid w:val="00D14949"/>
    <w:rsid w:val="00D14C79"/>
    <w:rsid w:val="00D14D02"/>
    <w:rsid w:val="00D14D3B"/>
    <w:rsid w:val="00D1527E"/>
    <w:rsid w:val="00D15516"/>
    <w:rsid w:val="00D155A5"/>
    <w:rsid w:val="00D15BD0"/>
    <w:rsid w:val="00D160A9"/>
    <w:rsid w:val="00D16690"/>
    <w:rsid w:val="00D16A56"/>
    <w:rsid w:val="00D17428"/>
    <w:rsid w:val="00D176E9"/>
    <w:rsid w:val="00D179FC"/>
    <w:rsid w:val="00D20CB6"/>
    <w:rsid w:val="00D20CD5"/>
    <w:rsid w:val="00D2154F"/>
    <w:rsid w:val="00D21EB0"/>
    <w:rsid w:val="00D236E1"/>
    <w:rsid w:val="00D23E16"/>
    <w:rsid w:val="00D24BF4"/>
    <w:rsid w:val="00D24C85"/>
    <w:rsid w:val="00D25FD2"/>
    <w:rsid w:val="00D27608"/>
    <w:rsid w:val="00D27BA5"/>
    <w:rsid w:val="00D27C0A"/>
    <w:rsid w:val="00D27C1F"/>
    <w:rsid w:val="00D27D27"/>
    <w:rsid w:val="00D27FC2"/>
    <w:rsid w:val="00D305CE"/>
    <w:rsid w:val="00D30754"/>
    <w:rsid w:val="00D317AD"/>
    <w:rsid w:val="00D31F25"/>
    <w:rsid w:val="00D3282C"/>
    <w:rsid w:val="00D3368E"/>
    <w:rsid w:val="00D34088"/>
    <w:rsid w:val="00D34F9D"/>
    <w:rsid w:val="00D35AFC"/>
    <w:rsid w:val="00D360CD"/>
    <w:rsid w:val="00D3695C"/>
    <w:rsid w:val="00D37101"/>
    <w:rsid w:val="00D40E29"/>
    <w:rsid w:val="00D43441"/>
    <w:rsid w:val="00D43D65"/>
    <w:rsid w:val="00D4439F"/>
    <w:rsid w:val="00D4449C"/>
    <w:rsid w:val="00D447DE"/>
    <w:rsid w:val="00D45167"/>
    <w:rsid w:val="00D4518E"/>
    <w:rsid w:val="00D4624F"/>
    <w:rsid w:val="00D465D8"/>
    <w:rsid w:val="00D51A19"/>
    <w:rsid w:val="00D5234F"/>
    <w:rsid w:val="00D54115"/>
    <w:rsid w:val="00D5479A"/>
    <w:rsid w:val="00D55E00"/>
    <w:rsid w:val="00D5799A"/>
    <w:rsid w:val="00D579C7"/>
    <w:rsid w:val="00D57C6D"/>
    <w:rsid w:val="00D603AD"/>
    <w:rsid w:val="00D60D2A"/>
    <w:rsid w:val="00D613D5"/>
    <w:rsid w:val="00D6169A"/>
    <w:rsid w:val="00D61CE8"/>
    <w:rsid w:val="00D61FB1"/>
    <w:rsid w:val="00D6283A"/>
    <w:rsid w:val="00D62903"/>
    <w:rsid w:val="00D670ED"/>
    <w:rsid w:val="00D67378"/>
    <w:rsid w:val="00D677D9"/>
    <w:rsid w:val="00D67D82"/>
    <w:rsid w:val="00D7007E"/>
    <w:rsid w:val="00D713FD"/>
    <w:rsid w:val="00D71AB2"/>
    <w:rsid w:val="00D723E5"/>
    <w:rsid w:val="00D72F01"/>
    <w:rsid w:val="00D732F2"/>
    <w:rsid w:val="00D73322"/>
    <w:rsid w:val="00D733A2"/>
    <w:rsid w:val="00D73449"/>
    <w:rsid w:val="00D74C63"/>
    <w:rsid w:val="00D74E27"/>
    <w:rsid w:val="00D76274"/>
    <w:rsid w:val="00D77267"/>
    <w:rsid w:val="00D77B90"/>
    <w:rsid w:val="00D807AC"/>
    <w:rsid w:val="00D80D00"/>
    <w:rsid w:val="00D80DBC"/>
    <w:rsid w:val="00D812E4"/>
    <w:rsid w:val="00D812F4"/>
    <w:rsid w:val="00D81309"/>
    <w:rsid w:val="00D81A77"/>
    <w:rsid w:val="00D82DD3"/>
    <w:rsid w:val="00D82DE0"/>
    <w:rsid w:val="00D82E95"/>
    <w:rsid w:val="00D8341D"/>
    <w:rsid w:val="00D83513"/>
    <w:rsid w:val="00D8373D"/>
    <w:rsid w:val="00D83C9D"/>
    <w:rsid w:val="00D84727"/>
    <w:rsid w:val="00D85821"/>
    <w:rsid w:val="00D876E4"/>
    <w:rsid w:val="00D912C4"/>
    <w:rsid w:val="00D91F52"/>
    <w:rsid w:val="00D922BD"/>
    <w:rsid w:val="00D9588F"/>
    <w:rsid w:val="00D95B31"/>
    <w:rsid w:val="00D9628D"/>
    <w:rsid w:val="00D96DEB"/>
    <w:rsid w:val="00D96E5C"/>
    <w:rsid w:val="00D97A9D"/>
    <w:rsid w:val="00D97B37"/>
    <w:rsid w:val="00DA0D42"/>
    <w:rsid w:val="00DA15CD"/>
    <w:rsid w:val="00DA1AB7"/>
    <w:rsid w:val="00DA2604"/>
    <w:rsid w:val="00DA28F9"/>
    <w:rsid w:val="00DA3676"/>
    <w:rsid w:val="00DA4B97"/>
    <w:rsid w:val="00DA6229"/>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609"/>
    <w:rsid w:val="00DB4DBD"/>
    <w:rsid w:val="00DB4F6F"/>
    <w:rsid w:val="00DB58FA"/>
    <w:rsid w:val="00DB68B9"/>
    <w:rsid w:val="00DB7ECF"/>
    <w:rsid w:val="00DC02A6"/>
    <w:rsid w:val="00DC1D33"/>
    <w:rsid w:val="00DC30AD"/>
    <w:rsid w:val="00DC35C8"/>
    <w:rsid w:val="00DC39A3"/>
    <w:rsid w:val="00DC42B8"/>
    <w:rsid w:val="00DC5B5A"/>
    <w:rsid w:val="00DC6692"/>
    <w:rsid w:val="00DC678D"/>
    <w:rsid w:val="00DC684D"/>
    <w:rsid w:val="00DC7010"/>
    <w:rsid w:val="00DD069F"/>
    <w:rsid w:val="00DD0D2A"/>
    <w:rsid w:val="00DD105A"/>
    <w:rsid w:val="00DD23DF"/>
    <w:rsid w:val="00DD252C"/>
    <w:rsid w:val="00DD2960"/>
    <w:rsid w:val="00DD2C6B"/>
    <w:rsid w:val="00DD4CC3"/>
    <w:rsid w:val="00DD4E7B"/>
    <w:rsid w:val="00DD4FF3"/>
    <w:rsid w:val="00DD542E"/>
    <w:rsid w:val="00DD721F"/>
    <w:rsid w:val="00DD7223"/>
    <w:rsid w:val="00DE0F4A"/>
    <w:rsid w:val="00DE2145"/>
    <w:rsid w:val="00DE219E"/>
    <w:rsid w:val="00DE2A2C"/>
    <w:rsid w:val="00DE2CCD"/>
    <w:rsid w:val="00DE3D1D"/>
    <w:rsid w:val="00DE3F75"/>
    <w:rsid w:val="00DE4AB9"/>
    <w:rsid w:val="00DE54D2"/>
    <w:rsid w:val="00DE609B"/>
    <w:rsid w:val="00DE6FF7"/>
    <w:rsid w:val="00DE76F7"/>
    <w:rsid w:val="00DF16C9"/>
    <w:rsid w:val="00DF2199"/>
    <w:rsid w:val="00DF30E4"/>
    <w:rsid w:val="00DF3FBB"/>
    <w:rsid w:val="00DF49FB"/>
    <w:rsid w:val="00DF4BBD"/>
    <w:rsid w:val="00DF65A1"/>
    <w:rsid w:val="00DF6CD5"/>
    <w:rsid w:val="00DF7B44"/>
    <w:rsid w:val="00E000F5"/>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B0F"/>
    <w:rsid w:val="00E07D00"/>
    <w:rsid w:val="00E10145"/>
    <w:rsid w:val="00E11294"/>
    <w:rsid w:val="00E12629"/>
    <w:rsid w:val="00E1500C"/>
    <w:rsid w:val="00E15E29"/>
    <w:rsid w:val="00E16647"/>
    <w:rsid w:val="00E17963"/>
    <w:rsid w:val="00E17E4E"/>
    <w:rsid w:val="00E20E4B"/>
    <w:rsid w:val="00E21DD1"/>
    <w:rsid w:val="00E21E04"/>
    <w:rsid w:val="00E23934"/>
    <w:rsid w:val="00E24A27"/>
    <w:rsid w:val="00E26D80"/>
    <w:rsid w:val="00E26EE8"/>
    <w:rsid w:val="00E27585"/>
    <w:rsid w:val="00E314A5"/>
    <w:rsid w:val="00E314E5"/>
    <w:rsid w:val="00E33723"/>
    <w:rsid w:val="00E33781"/>
    <w:rsid w:val="00E33B2E"/>
    <w:rsid w:val="00E343E2"/>
    <w:rsid w:val="00E34467"/>
    <w:rsid w:val="00E34FB5"/>
    <w:rsid w:val="00E35764"/>
    <w:rsid w:val="00E357CF"/>
    <w:rsid w:val="00E35BEC"/>
    <w:rsid w:val="00E36261"/>
    <w:rsid w:val="00E36276"/>
    <w:rsid w:val="00E36E63"/>
    <w:rsid w:val="00E3702A"/>
    <w:rsid w:val="00E370C8"/>
    <w:rsid w:val="00E3743E"/>
    <w:rsid w:val="00E4047D"/>
    <w:rsid w:val="00E41603"/>
    <w:rsid w:val="00E42944"/>
    <w:rsid w:val="00E429E8"/>
    <w:rsid w:val="00E4324C"/>
    <w:rsid w:val="00E448DF"/>
    <w:rsid w:val="00E44B56"/>
    <w:rsid w:val="00E44CF0"/>
    <w:rsid w:val="00E44EC1"/>
    <w:rsid w:val="00E45B0F"/>
    <w:rsid w:val="00E46180"/>
    <w:rsid w:val="00E4665D"/>
    <w:rsid w:val="00E4720B"/>
    <w:rsid w:val="00E47640"/>
    <w:rsid w:val="00E50706"/>
    <w:rsid w:val="00E5083F"/>
    <w:rsid w:val="00E518C8"/>
    <w:rsid w:val="00E52681"/>
    <w:rsid w:val="00E534CE"/>
    <w:rsid w:val="00E53AAE"/>
    <w:rsid w:val="00E53B68"/>
    <w:rsid w:val="00E544DC"/>
    <w:rsid w:val="00E54AB5"/>
    <w:rsid w:val="00E54D66"/>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3B41"/>
    <w:rsid w:val="00E948A7"/>
    <w:rsid w:val="00E94A40"/>
    <w:rsid w:val="00E94F59"/>
    <w:rsid w:val="00E95628"/>
    <w:rsid w:val="00E95663"/>
    <w:rsid w:val="00E9571A"/>
    <w:rsid w:val="00E95C19"/>
    <w:rsid w:val="00E95C47"/>
    <w:rsid w:val="00E96129"/>
    <w:rsid w:val="00E96B57"/>
    <w:rsid w:val="00E97164"/>
    <w:rsid w:val="00E97464"/>
    <w:rsid w:val="00E97B9A"/>
    <w:rsid w:val="00EA062D"/>
    <w:rsid w:val="00EA0A58"/>
    <w:rsid w:val="00EA0C98"/>
    <w:rsid w:val="00EA38D1"/>
    <w:rsid w:val="00EA3F9D"/>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40C7"/>
    <w:rsid w:val="00EB4535"/>
    <w:rsid w:val="00EB46C8"/>
    <w:rsid w:val="00EB4BEB"/>
    <w:rsid w:val="00EB4FF9"/>
    <w:rsid w:val="00EB4FFE"/>
    <w:rsid w:val="00EB64B1"/>
    <w:rsid w:val="00EB6638"/>
    <w:rsid w:val="00EB6ECC"/>
    <w:rsid w:val="00EB7952"/>
    <w:rsid w:val="00EC0263"/>
    <w:rsid w:val="00EC2277"/>
    <w:rsid w:val="00EC23BC"/>
    <w:rsid w:val="00EC320E"/>
    <w:rsid w:val="00EC37AC"/>
    <w:rsid w:val="00EC4D03"/>
    <w:rsid w:val="00EC5278"/>
    <w:rsid w:val="00EC547F"/>
    <w:rsid w:val="00EC5777"/>
    <w:rsid w:val="00EC611C"/>
    <w:rsid w:val="00EC65F1"/>
    <w:rsid w:val="00EC6D1A"/>
    <w:rsid w:val="00EC74DC"/>
    <w:rsid w:val="00EC75AD"/>
    <w:rsid w:val="00EC76BF"/>
    <w:rsid w:val="00EC7823"/>
    <w:rsid w:val="00EC7BC2"/>
    <w:rsid w:val="00ED11AD"/>
    <w:rsid w:val="00ED12CC"/>
    <w:rsid w:val="00ED1719"/>
    <w:rsid w:val="00ED1A61"/>
    <w:rsid w:val="00ED1AEB"/>
    <w:rsid w:val="00ED1DAE"/>
    <w:rsid w:val="00ED1EB7"/>
    <w:rsid w:val="00ED21EA"/>
    <w:rsid w:val="00ED2241"/>
    <w:rsid w:val="00ED2CEB"/>
    <w:rsid w:val="00ED49F2"/>
    <w:rsid w:val="00ED586A"/>
    <w:rsid w:val="00ED5B79"/>
    <w:rsid w:val="00ED6037"/>
    <w:rsid w:val="00ED6538"/>
    <w:rsid w:val="00ED6D11"/>
    <w:rsid w:val="00EE117D"/>
    <w:rsid w:val="00EE14C8"/>
    <w:rsid w:val="00EE19A6"/>
    <w:rsid w:val="00EE19DC"/>
    <w:rsid w:val="00EE1D62"/>
    <w:rsid w:val="00EE3367"/>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C4"/>
    <w:rsid w:val="00F00AD7"/>
    <w:rsid w:val="00F00C88"/>
    <w:rsid w:val="00F00C9F"/>
    <w:rsid w:val="00F016A4"/>
    <w:rsid w:val="00F01929"/>
    <w:rsid w:val="00F01967"/>
    <w:rsid w:val="00F01D09"/>
    <w:rsid w:val="00F01EA5"/>
    <w:rsid w:val="00F02136"/>
    <w:rsid w:val="00F026B6"/>
    <w:rsid w:val="00F02E70"/>
    <w:rsid w:val="00F03129"/>
    <w:rsid w:val="00F04665"/>
    <w:rsid w:val="00F04A01"/>
    <w:rsid w:val="00F04D9E"/>
    <w:rsid w:val="00F0503A"/>
    <w:rsid w:val="00F05EA7"/>
    <w:rsid w:val="00F062FD"/>
    <w:rsid w:val="00F06D9A"/>
    <w:rsid w:val="00F07026"/>
    <w:rsid w:val="00F071E7"/>
    <w:rsid w:val="00F07958"/>
    <w:rsid w:val="00F07F77"/>
    <w:rsid w:val="00F10C0F"/>
    <w:rsid w:val="00F11393"/>
    <w:rsid w:val="00F11C40"/>
    <w:rsid w:val="00F120DF"/>
    <w:rsid w:val="00F12512"/>
    <w:rsid w:val="00F126E7"/>
    <w:rsid w:val="00F12779"/>
    <w:rsid w:val="00F12A04"/>
    <w:rsid w:val="00F12E8C"/>
    <w:rsid w:val="00F12F48"/>
    <w:rsid w:val="00F131F6"/>
    <w:rsid w:val="00F138E0"/>
    <w:rsid w:val="00F14033"/>
    <w:rsid w:val="00F16816"/>
    <w:rsid w:val="00F16C1C"/>
    <w:rsid w:val="00F16EA8"/>
    <w:rsid w:val="00F17BA6"/>
    <w:rsid w:val="00F2101F"/>
    <w:rsid w:val="00F21570"/>
    <w:rsid w:val="00F215CD"/>
    <w:rsid w:val="00F21B80"/>
    <w:rsid w:val="00F21FEF"/>
    <w:rsid w:val="00F22C82"/>
    <w:rsid w:val="00F2334E"/>
    <w:rsid w:val="00F2456F"/>
    <w:rsid w:val="00F25C8A"/>
    <w:rsid w:val="00F27314"/>
    <w:rsid w:val="00F27574"/>
    <w:rsid w:val="00F27D32"/>
    <w:rsid w:val="00F27DE7"/>
    <w:rsid w:val="00F30384"/>
    <w:rsid w:val="00F31618"/>
    <w:rsid w:val="00F320E4"/>
    <w:rsid w:val="00F325B5"/>
    <w:rsid w:val="00F3284D"/>
    <w:rsid w:val="00F32E61"/>
    <w:rsid w:val="00F33797"/>
    <w:rsid w:val="00F33858"/>
    <w:rsid w:val="00F33DAB"/>
    <w:rsid w:val="00F33DC2"/>
    <w:rsid w:val="00F33F12"/>
    <w:rsid w:val="00F36409"/>
    <w:rsid w:val="00F36CD1"/>
    <w:rsid w:val="00F375CE"/>
    <w:rsid w:val="00F3796F"/>
    <w:rsid w:val="00F4227B"/>
    <w:rsid w:val="00F42909"/>
    <w:rsid w:val="00F42AB4"/>
    <w:rsid w:val="00F431E1"/>
    <w:rsid w:val="00F43633"/>
    <w:rsid w:val="00F43CB1"/>
    <w:rsid w:val="00F43DE3"/>
    <w:rsid w:val="00F43FC7"/>
    <w:rsid w:val="00F44609"/>
    <w:rsid w:val="00F45BFE"/>
    <w:rsid w:val="00F46721"/>
    <w:rsid w:val="00F4682B"/>
    <w:rsid w:val="00F46ADA"/>
    <w:rsid w:val="00F46D35"/>
    <w:rsid w:val="00F470CA"/>
    <w:rsid w:val="00F50086"/>
    <w:rsid w:val="00F5012F"/>
    <w:rsid w:val="00F50621"/>
    <w:rsid w:val="00F506B5"/>
    <w:rsid w:val="00F50954"/>
    <w:rsid w:val="00F53A98"/>
    <w:rsid w:val="00F540F7"/>
    <w:rsid w:val="00F546F9"/>
    <w:rsid w:val="00F548F7"/>
    <w:rsid w:val="00F54DB0"/>
    <w:rsid w:val="00F54DD2"/>
    <w:rsid w:val="00F55031"/>
    <w:rsid w:val="00F5503C"/>
    <w:rsid w:val="00F55B36"/>
    <w:rsid w:val="00F55F99"/>
    <w:rsid w:val="00F5614B"/>
    <w:rsid w:val="00F564D2"/>
    <w:rsid w:val="00F56D1C"/>
    <w:rsid w:val="00F579E4"/>
    <w:rsid w:val="00F60601"/>
    <w:rsid w:val="00F61044"/>
    <w:rsid w:val="00F61677"/>
    <w:rsid w:val="00F61700"/>
    <w:rsid w:val="00F61956"/>
    <w:rsid w:val="00F61C52"/>
    <w:rsid w:val="00F6237C"/>
    <w:rsid w:val="00F627A8"/>
    <w:rsid w:val="00F62CFB"/>
    <w:rsid w:val="00F63124"/>
    <w:rsid w:val="00F6354F"/>
    <w:rsid w:val="00F63672"/>
    <w:rsid w:val="00F63940"/>
    <w:rsid w:val="00F63AE2"/>
    <w:rsid w:val="00F63B7C"/>
    <w:rsid w:val="00F641A8"/>
    <w:rsid w:val="00F645DA"/>
    <w:rsid w:val="00F648A1"/>
    <w:rsid w:val="00F65828"/>
    <w:rsid w:val="00F66945"/>
    <w:rsid w:val="00F670F6"/>
    <w:rsid w:val="00F67641"/>
    <w:rsid w:val="00F677AD"/>
    <w:rsid w:val="00F67B2D"/>
    <w:rsid w:val="00F70001"/>
    <w:rsid w:val="00F705E0"/>
    <w:rsid w:val="00F71900"/>
    <w:rsid w:val="00F719EB"/>
    <w:rsid w:val="00F71D1D"/>
    <w:rsid w:val="00F726EB"/>
    <w:rsid w:val="00F72996"/>
    <w:rsid w:val="00F7302E"/>
    <w:rsid w:val="00F73215"/>
    <w:rsid w:val="00F7324F"/>
    <w:rsid w:val="00F7372A"/>
    <w:rsid w:val="00F73EB5"/>
    <w:rsid w:val="00F74A0D"/>
    <w:rsid w:val="00F74B1A"/>
    <w:rsid w:val="00F7512C"/>
    <w:rsid w:val="00F7563F"/>
    <w:rsid w:val="00F75878"/>
    <w:rsid w:val="00F759A4"/>
    <w:rsid w:val="00F759EE"/>
    <w:rsid w:val="00F75B21"/>
    <w:rsid w:val="00F75BD8"/>
    <w:rsid w:val="00F75BD9"/>
    <w:rsid w:val="00F76A60"/>
    <w:rsid w:val="00F76EEA"/>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72B7"/>
    <w:rsid w:val="00F87684"/>
    <w:rsid w:val="00F90265"/>
    <w:rsid w:val="00F90CF0"/>
    <w:rsid w:val="00F90D24"/>
    <w:rsid w:val="00F918A4"/>
    <w:rsid w:val="00F92094"/>
    <w:rsid w:val="00F939F2"/>
    <w:rsid w:val="00F949A2"/>
    <w:rsid w:val="00F95E05"/>
    <w:rsid w:val="00F960EF"/>
    <w:rsid w:val="00F964F9"/>
    <w:rsid w:val="00F97564"/>
    <w:rsid w:val="00F9762B"/>
    <w:rsid w:val="00FA0624"/>
    <w:rsid w:val="00FA17B7"/>
    <w:rsid w:val="00FA1AD1"/>
    <w:rsid w:val="00FA1CBA"/>
    <w:rsid w:val="00FA1F06"/>
    <w:rsid w:val="00FA3530"/>
    <w:rsid w:val="00FA3682"/>
    <w:rsid w:val="00FA46AF"/>
    <w:rsid w:val="00FA4921"/>
    <w:rsid w:val="00FA4C9C"/>
    <w:rsid w:val="00FA4EC4"/>
    <w:rsid w:val="00FA5B0F"/>
    <w:rsid w:val="00FA5DB6"/>
    <w:rsid w:val="00FA6483"/>
    <w:rsid w:val="00FA6CBA"/>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B7C25"/>
    <w:rsid w:val="00FC0385"/>
    <w:rsid w:val="00FC081E"/>
    <w:rsid w:val="00FC084A"/>
    <w:rsid w:val="00FC09BC"/>
    <w:rsid w:val="00FC0F51"/>
    <w:rsid w:val="00FC1021"/>
    <w:rsid w:val="00FC110E"/>
    <w:rsid w:val="00FC146D"/>
    <w:rsid w:val="00FC150B"/>
    <w:rsid w:val="00FC21AB"/>
    <w:rsid w:val="00FC2543"/>
    <w:rsid w:val="00FC2649"/>
    <w:rsid w:val="00FC3036"/>
    <w:rsid w:val="00FC316A"/>
    <w:rsid w:val="00FC31A1"/>
    <w:rsid w:val="00FC33D2"/>
    <w:rsid w:val="00FC4A19"/>
    <w:rsid w:val="00FC6153"/>
    <w:rsid w:val="00FC72CF"/>
    <w:rsid w:val="00FC7888"/>
    <w:rsid w:val="00FC79B6"/>
    <w:rsid w:val="00FD0D8D"/>
    <w:rsid w:val="00FD1A64"/>
    <w:rsid w:val="00FD21D1"/>
    <w:rsid w:val="00FD277B"/>
    <w:rsid w:val="00FD27C0"/>
    <w:rsid w:val="00FD284C"/>
    <w:rsid w:val="00FD2B86"/>
    <w:rsid w:val="00FD2DE8"/>
    <w:rsid w:val="00FD32DF"/>
    <w:rsid w:val="00FD51F4"/>
    <w:rsid w:val="00FD63C4"/>
    <w:rsid w:val="00FD75E5"/>
    <w:rsid w:val="00FD7C74"/>
    <w:rsid w:val="00FE0225"/>
    <w:rsid w:val="00FE09DE"/>
    <w:rsid w:val="00FE0CB4"/>
    <w:rsid w:val="00FE0D0D"/>
    <w:rsid w:val="00FE1078"/>
    <w:rsid w:val="00FE10AA"/>
    <w:rsid w:val="00FE166C"/>
    <w:rsid w:val="00FE1C80"/>
    <w:rsid w:val="00FE2532"/>
    <w:rsid w:val="00FE26C2"/>
    <w:rsid w:val="00FE290B"/>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31FF"/>
    <w:rsid w:val="00FF431B"/>
    <w:rsid w:val="00FF51AB"/>
    <w:rsid w:val="00FF5200"/>
    <w:rsid w:val="00FF534E"/>
    <w:rsid w:val="00FF5CFC"/>
    <w:rsid w:val="00FF5E44"/>
    <w:rsid w:val="00FF6194"/>
    <w:rsid w:val="00FF620A"/>
    <w:rsid w:val="00FF6266"/>
    <w:rsid w:val="00FF6FD3"/>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972D8DB"/>
  <w15:docId w15:val="{11516CD6-F81E-414D-8918-7AE6E098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uiPriority w:val="99"/>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16"/>
      </w:numPr>
    </w:pPr>
  </w:style>
  <w:style w:type="paragraph" w:styleId="ListParagraph">
    <w:name w:val="List Paragraph"/>
    <w:basedOn w:val="Normal"/>
    <w:uiPriority w:val="34"/>
    <w:qFormat/>
    <w:rsid w:val="007C305D"/>
    <w:pPr>
      <w:ind w:left="720"/>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0"/>
      </w:numPr>
    </w:pPr>
  </w:style>
  <w:style w:type="paragraph" w:customStyle="1" w:styleId="Body">
    <w:name w:val="Body"/>
    <w:basedOn w:val="Normal"/>
    <w:rsid w:val="00374A60"/>
    <w:pPr>
      <w:suppressAutoHyphens/>
      <w:spacing w:line="100" w:lineRule="atLeast"/>
      <w:ind w:left="567"/>
    </w:pPr>
    <w:rPr>
      <w:rFonts w:eastAsia="Times New Roman"/>
      <w:color w:val="000000"/>
      <w:sz w:val="22"/>
      <w:lang w:val="en-CA" w:eastAsia="ar-SA"/>
    </w:rPr>
  </w:style>
  <w:style w:type="paragraph" w:customStyle="1" w:styleId="TableStyle1">
    <w:name w:val="Table Style 1"/>
    <w:rsid w:val="00374A60"/>
    <w:pPr>
      <w:spacing w:after="0" w:line="240" w:lineRule="auto"/>
    </w:pPr>
    <w:rPr>
      <w:rFonts w:ascii="Helvetica" w:eastAsia="Helvetica" w:hAnsi="Helvetica" w:cs="Helvetica"/>
      <w:b/>
      <w:bCs/>
      <w:color w:val="000000"/>
      <w:lang w:val="en-US" w:eastAsia="en-US"/>
    </w:rPr>
  </w:style>
  <w:style w:type="paragraph" w:customStyle="1" w:styleId="TableStyle2">
    <w:name w:val="Table Style 2"/>
    <w:rsid w:val="00374A60"/>
    <w:pPr>
      <w:spacing w:after="0" w:line="240" w:lineRule="auto"/>
    </w:pPr>
    <w:rPr>
      <w:rFonts w:ascii="Helvetica" w:eastAsia="Helvetica" w:hAnsi="Helvetica" w:cs="Helvetica"/>
      <w:color w:val="000000"/>
      <w:lang w:val="en-US" w:eastAsia="en-US"/>
    </w:rPr>
  </w:style>
  <w:style w:type="character" w:styleId="UnresolvedMention">
    <w:name w:val="Unresolved Mention"/>
    <w:basedOn w:val="DefaultParagraphFont"/>
    <w:uiPriority w:val="99"/>
    <w:semiHidden/>
    <w:unhideWhenUsed/>
    <w:rsid w:val="00DE6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registry.iho.int/" TargetMode="External"/><Relationship Id="rId55" Type="http://schemas.openxmlformats.org/officeDocument/2006/relationships/header" Target="header3.xml"/><Relationship Id="rId84"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header" Target="header5.xml"/><Relationship Id="rId5" Type="http://schemas.openxmlformats.org/officeDocument/2006/relationships/customXml" Target="../customXml/item5.xml"/><Relationship Id="rId61" Type="http://schemas.microsoft.com/office/2011/relationships/people" Target="people.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epsg-registry.org" TargetMode="External"/><Relationship Id="rId56"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4.xml"/><Relationship Id="rId20" Type="http://schemas.openxmlformats.org/officeDocument/2006/relationships/header" Target="header2.xm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iho.in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epsg-registry.org/" TargetMode="External"/><Relationship Id="rId57"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5.xml><?xml version="1.0" encoding="utf-8"?>
<ds:datastoreItem xmlns:ds="http://schemas.openxmlformats.org/officeDocument/2006/customXml" ds:itemID="{4E0D468A-0D7F-4F60-B959-7AE431E8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85</Pages>
  <Words>24414</Words>
  <Characters>140873</Characters>
  <Application>Microsoft Office Word</Application>
  <DocSecurity>0</DocSecurity>
  <Lines>5031</Lines>
  <Paragraphs>3935</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Jens Søe Christiansen</cp:lastModifiedBy>
  <cp:revision>203</cp:revision>
  <cp:lastPrinted>2022-11-04T23:24:00Z</cp:lastPrinted>
  <dcterms:created xsi:type="dcterms:W3CDTF">2022-07-10T07:05:00Z</dcterms:created>
  <dcterms:modified xsi:type="dcterms:W3CDTF">2025-06-27T10:51:00Z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y fmtid="{D5CDD505-2E9C-101B-9397-08002B2CF9AE}" pid="23" name="sdDocumentDate">
    <vt:lpwstr>45835</vt:lpwstr>
  </property>
  <property fmtid="{D5CDD505-2E9C-101B-9397-08002B2CF9AE}" pid="24" name="SD_IntegrationInfoAdded">
    <vt:bool>true</vt:bool>
  </property>
</Properties>
</file>